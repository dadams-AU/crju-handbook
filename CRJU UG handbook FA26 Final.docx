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365DF" w:rsidP="00C365DF" w:rsidRDefault="0061702F" w14:paraId="672A6659" w14:textId="54A3305F">
      <w:pPr>
        <w:spacing w:before="252"/>
        <w:ind w:left="2321" w:firstLine="608"/>
        <w:rPr>
          <w:rFonts w:ascii="Book Antiqua"/>
          <w:b/>
          <w:sz w:val="60"/>
        </w:rPr>
      </w:pPr>
      <w:r>
        <w:rPr>
          <w:rFonts w:ascii="Lucida Calligraphy"/>
          <w:noProof/>
          <w:sz w:val="43"/>
        </w:rPr>
        <mc:AlternateContent>
          <mc:Choice Requires="wpg">
            <w:drawing>
              <wp:anchor distT="0" distB="0" distL="114300" distR="114300" simplePos="0" relativeHeight="251653632" behindDoc="1" locked="0" layoutInCell="1" allowOverlap="1" wp14:anchorId="747F8373" wp14:editId="37A37DEB">
                <wp:simplePos x="0" y="0"/>
                <wp:positionH relativeFrom="page">
                  <wp:posOffset>-62865</wp:posOffset>
                </wp:positionH>
                <wp:positionV relativeFrom="page">
                  <wp:posOffset>-53975</wp:posOffset>
                </wp:positionV>
                <wp:extent cx="7856855" cy="10101580"/>
                <wp:effectExtent l="0" t="0" r="4445"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56855" cy="10101580"/>
                          <a:chOff x="-112" y="-68"/>
                          <a:chExt cx="12373" cy="15908"/>
                        </a:xfrm>
                      </wpg:grpSpPr>
                      <pic:pic xmlns:pic="http://schemas.openxmlformats.org/drawingml/2006/picture">
                        <pic:nvPicPr>
                          <pic:cNvPr id="6"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2" y="3042"/>
                            <a:ext cx="12373" cy="127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12384"/>
                            <a:ext cx="12240" cy="2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2" y="-68"/>
                            <a:ext cx="12352" cy="4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Freeform 7"/>
                        <wps:cNvSpPr>
                          <a:spLocks/>
                        </wps:cNvSpPr>
                        <wps:spPr bwMode="auto">
                          <a:xfrm>
                            <a:off x="0" y="732"/>
                            <a:ext cx="12240" cy="4400"/>
                          </a:xfrm>
                          <a:custGeom>
                            <a:avLst/>
                            <a:gdLst>
                              <a:gd name="T0" fmla="*/ 12154 w 12240"/>
                              <a:gd name="T1" fmla="+- 0 4592 732"/>
                              <a:gd name="T2" fmla="*/ 4592 h 4400"/>
                              <a:gd name="T3" fmla="*/ 11928 w 12240"/>
                              <a:gd name="T4" fmla="+- 0 4492 732"/>
                              <a:gd name="T5" fmla="*/ 4492 h 4400"/>
                              <a:gd name="T6" fmla="*/ 11622 w 12240"/>
                              <a:gd name="T7" fmla="+- 0 4372 732"/>
                              <a:gd name="T8" fmla="*/ 4372 h 4400"/>
                              <a:gd name="T9" fmla="*/ 11389 w 12240"/>
                              <a:gd name="T10" fmla="+- 0 4272 732"/>
                              <a:gd name="T11" fmla="*/ 4272 h 4400"/>
                              <a:gd name="T12" fmla="*/ 11161 w 12240"/>
                              <a:gd name="T13" fmla="+- 0 4192 732"/>
                              <a:gd name="T14" fmla="*/ 4192 h 4400"/>
                              <a:gd name="T15" fmla="*/ 10948 w 12240"/>
                              <a:gd name="T16" fmla="+- 0 4092 732"/>
                              <a:gd name="T17" fmla="*/ 4092 h 4400"/>
                              <a:gd name="T18" fmla="*/ 10732 w 12240"/>
                              <a:gd name="T19" fmla="+- 0 4012 732"/>
                              <a:gd name="T20" fmla="*/ 4012 h 4400"/>
                              <a:gd name="T21" fmla="*/ 10440 w 12240"/>
                              <a:gd name="T22" fmla="+- 0 3892 732"/>
                              <a:gd name="T23" fmla="*/ 3892 h 4400"/>
                              <a:gd name="T24" fmla="*/ 10219 w 12240"/>
                              <a:gd name="T25" fmla="+- 0 3812 732"/>
                              <a:gd name="T26" fmla="*/ 3812 h 4400"/>
                              <a:gd name="T27" fmla="*/ 9921 w 12240"/>
                              <a:gd name="T28" fmla="+- 0 3692 732"/>
                              <a:gd name="T29" fmla="*/ 3692 h 4400"/>
                              <a:gd name="T30" fmla="*/ 9695 w 12240"/>
                              <a:gd name="T31" fmla="+- 0 3612 732"/>
                              <a:gd name="T32" fmla="*/ 3612 h 4400"/>
                              <a:gd name="T33" fmla="*/ 9390 w 12240"/>
                              <a:gd name="T34" fmla="+- 0 3492 732"/>
                              <a:gd name="T35" fmla="*/ 3492 h 4400"/>
                              <a:gd name="T36" fmla="*/ 9083 w 12240"/>
                              <a:gd name="T37" fmla="+- 0 3392 732"/>
                              <a:gd name="T38" fmla="*/ 3392 h 4400"/>
                              <a:gd name="T39" fmla="*/ 8850 w 12240"/>
                              <a:gd name="T40" fmla="+- 0 3292 732"/>
                              <a:gd name="T41" fmla="*/ 3292 h 4400"/>
                              <a:gd name="T42" fmla="*/ 8537 w 12240"/>
                              <a:gd name="T43" fmla="+- 0 3192 732"/>
                              <a:gd name="T44" fmla="*/ 3192 h 4400"/>
                              <a:gd name="T45" fmla="*/ 8300 w 12240"/>
                              <a:gd name="T46" fmla="+- 0 3092 732"/>
                              <a:gd name="T47" fmla="*/ 3092 h 4400"/>
                              <a:gd name="T48" fmla="*/ 7992 w 12240"/>
                              <a:gd name="T49" fmla="+- 0 2992 732"/>
                              <a:gd name="T50" fmla="*/ 2992 h 4400"/>
                              <a:gd name="T51" fmla="*/ 7615 w 12240"/>
                              <a:gd name="T52" fmla="+- 0 2852 732"/>
                              <a:gd name="T53" fmla="*/ 2852 h 4400"/>
                              <a:gd name="T54" fmla="*/ 7234 w 12240"/>
                              <a:gd name="T55" fmla="+- 0 2732 732"/>
                              <a:gd name="T56" fmla="*/ 2732 h 4400"/>
                              <a:gd name="T57" fmla="*/ 6464 w 12240"/>
                              <a:gd name="T58" fmla="+- 0 2472 732"/>
                              <a:gd name="T59" fmla="*/ 2472 h 4400"/>
                              <a:gd name="T60" fmla="*/ 6015 w 12240"/>
                              <a:gd name="T61" fmla="+- 0 2332 732"/>
                              <a:gd name="T62" fmla="*/ 2332 h 4400"/>
                              <a:gd name="T63" fmla="*/ 5563 w 12240"/>
                              <a:gd name="T64" fmla="+- 0 2172 732"/>
                              <a:gd name="T65" fmla="*/ 2172 h 4400"/>
                              <a:gd name="T66" fmla="*/ 4718 w 12240"/>
                              <a:gd name="T67" fmla="+- 0 1932 732"/>
                              <a:gd name="T68" fmla="*/ 1932 h 4400"/>
                              <a:gd name="T69" fmla="*/ 4097 w 12240"/>
                              <a:gd name="T70" fmla="+- 0 1732 732"/>
                              <a:gd name="T71" fmla="*/ 1732 h 4400"/>
                              <a:gd name="T72" fmla="*/ 2910 w 12240"/>
                              <a:gd name="T73" fmla="+- 0 1412 732"/>
                              <a:gd name="T74" fmla="*/ 1412 h 4400"/>
                              <a:gd name="T75" fmla="*/ 748 w 12240"/>
                              <a:gd name="T76" fmla="+- 0 872 732"/>
                              <a:gd name="T77" fmla="*/ 872 h 4400"/>
                              <a:gd name="T78" fmla="*/ 119 w 12240"/>
                              <a:gd name="T79" fmla="+- 0 752 732"/>
                              <a:gd name="T80" fmla="*/ 752 h 4400"/>
                              <a:gd name="T81" fmla="*/ 0 w 12240"/>
                              <a:gd name="T82" fmla="+- 0 992 732"/>
                              <a:gd name="T83" fmla="*/ 992 h 4400"/>
                              <a:gd name="T84" fmla="*/ 919 w 12240"/>
                              <a:gd name="T85" fmla="+- 0 1212 732"/>
                              <a:gd name="T86" fmla="*/ 1212 h 4400"/>
                              <a:gd name="T87" fmla="*/ 3367 w 12240"/>
                              <a:gd name="T88" fmla="+- 0 1852 732"/>
                              <a:gd name="T89" fmla="*/ 1852 h 4400"/>
                              <a:gd name="T90" fmla="*/ 3905 w 12240"/>
                              <a:gd name="T91" fmla="+- 0 2032 732"/>
                              <a:gd name="T92" fmla="*/ 2032 h 4400"/>
                              <a:gd name="T93" fmla="*/ 4742 w 12240"/>
                              <a:gd name="T94" fmla="+- 0 2272 732"/>
                              <a:gd name="T95" fmla="*/ 2272 h 4400"/>
                              <a:gd name="T96" fmla="*/ 5118 w 12240"/>
                              <a:gd name="T97" fmla="+- 0 2412 732"/>
                              <a:gd name="T98" fmla="*/ 2412 h 4400"/>
                              <a:gd name="T99" fmla="*/ 5564 w 12240"/>
                              <a:gd name="T100" fmla="+- 0 2552 732"/>
                              <a:gd name="T101" fmla="*/ 2552 h 4400"/>
                              <a:gd name="T102" fmla="*/ 6080 w 12240"/>
                              <a:gd name="T103" fmla="+- 0 2732 732"/>
                              <a:gd name="T104" fmla="*/ 2732 h 4400"/>
                              <a:gd name="T105" fmla="*/ 6906 w 12240"/>
                              <a:gd name="T106" fmla="+- 0 3012 732"/>
                              <a:gd name="T107" fmla="*/ 3012 h 4400"/>
                              <a:gd name="T108" fmla="*/ 7204 w 12240"/>
                              <a:gd name="T109" fmla="+- 0 3112 732"/>
                              <a:gd name="T110" fmla="*/ 3112 h 4400"/>
                              <a:gd name="T111" fmla="*/ 7500 w 12240"/>
                              <a:gd name="T112" fmla="+- 0 3232 732"/>
                              <a:gd name="T113" fmla="*/ 3232 h 4400"/>
                              <a:gd name="T114" fmla="*/ 7867 w 12240"/>
                              <a:gd name="T115" fmla="+- 0 3352 732"/>
                              <a:gd name="T116" fmla="*/ 3352 h 4400"/>
                              <a:gd name="T117" fmla="*/ 8101 w 12240"/>
                              <a:gd name="T118" fmla="+- 0 3452 732"/>
                              <a:gd name="T119" fmla="*/ 3452 h 4400"/>
                              <a:gd name="T120" fmla="*/ 8333 w 12240"/>
                              <a:gd name="T121" fmla="+- 0 3532 732"/>
                              <a:gd name="T122" fmla="*/ 3532 h 4400"/>
                              <a:gd name="T123" fmla="*/ 8563 w 12240"/>
                              <a:gd name="T124" fmla="+- 0 3632 732"/>
                              <a:gd name="T125" fmla="*/ 3632 h 4400"/>
                              <a:gd name="T126" fmla="*/ 8868 w 12240"/>
                              <a:gd name="T127" fmla="+- 0 3732 732"/>
                              <a:gd name="T128" fmla="*/ 3732 h 4400"/>
                              <a:gd name="T129" fmla="*/ 9094 w 12240"/>
                              <a:gd name="T130" fmla="+- 0 3832 732"/>
                              <a:gd name="T131" fmla="*/ 3832 h 4400"/>
                              <a:gd name="T132" fmla="*/ 9318 w 12240"/>
                              <a:gd name="T133" fmla="+- 0 3912 732"/>
                              <a:gd name="T134" fmla="*/ 3912 h 4400"/>
                              <a:gd name="T135" fmla="*/ 9540 w 12240"/>
                              <a:gd name="T136" fmla="+- 0 4012 732"/>
                              <a:gd name="T137" fmla="*/ 4012 h 4400"/>
                              <a:gd name="T138" fmla="*/ 9760 w 12240"/>
                              <a:gd name="T139" fmla="+- 0 4092 732"/>
                              <a:gd name="T140" fmla="*/ 4092 h 4400"/>
                              <a:gd name="T141" fmla="*/ 10051 w 12240"/>
                              <a:gd name="T142" fmla="+- 0 4212 732"/>
                              <a:gd name="T143" fmla="*/ 4212 h 4400"/>
                              <a:gd name="T144" fmla="*/ 10266 w 12240"/>
                              <a:gd name="T145" fmla="+- 0 4292 732"/>
                              <a:gd name="T146" fmla="*/ 4292 h 4400"/>
                              <a:gd name="T147" fmla="*/ 10480 w 12240"/>
                              <a:gd name="T148" fmla="+- 0 4392 732"/>
                              <a:gd name="T149" fmla="*/ 4392 h 4400"/>
                              <a:gd name="T150" fmla="*/ 10691 w 12240"/>
                              <a:gd name="T151" fmla="+- 0 4472 732"/>
                              <a:gd name="T152" fmla="*/ 4472 h 4400"/>
                              <a:gd name="T153" fmla="*/ 10900 w 12240"/>
                              <a:gd name="T154" fmla="+- 0 4572 732"/>
                              <a:gd name="T155" fmla="*/ 4572 h 4400"/>
                              <a:gd name="T156" fmla="*/ 11214 w 12240"/>
                              <a:gd name="T157" fmla="+- 0 4692 732"/>
                              <a:gd name="T158" fmla="*/ 4692 h 4400"/>
                              <a:gd name="T159" fmla="*/ 11523 w 12240"/>
                              <a:gd name="T160" fmla="+- 0 4832 732"/>
                              <a:gd name="T161" fmla="*/ 4832 h 4400"/>
                              <a:gd name="T162" fmla="*/ 11826 w 12240"/>
                              <a:gd name="T163" fmla="+- 0 4952 732"/>
                              <a:gd name="T164" fmla="*/ 4952 h 4400"/>
                              <a:gd name="T165" fmla="*/ 12124 w 12240"/>
                              <a:gd name="T166" fmla="+- 0 5092 732"/>
                              <a:gd name="T167" fmla="*/ 5092 h 440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Lst>
                            <a:rect l="0" t="0" r="r" b="b"/>
                            <a:pathLst>
                              <a:path w="12240" h="4400">
                                <a:moveTo>
                                  <a:pt x="12240" y="4400"/>
                                </a:moveTo>
                                <a:lnTo>
                                  <a:pt x="12240" y="3900"/>
                                </a:lnTo>
                                <a:lnTo>
                                  <a:pt x="12154" y="3860"/>
                                </a:lnTo>
                                <a:lnTo>
                                  <a:pt x="12079" y="3820"/>
                                </a:lnTo>
                                <a:lnTo>
                                  <a:pt x="12003" y="3800"/>
                                </a:lnTo>
                                <a:lnTo>
                                  <a:pt x="11928" y="3760"/>
                                </a:lnTo>
                                <a:lnTo>
                                  <a:pt x="11852" y="3740"/>
                                </a:lnTo>
                                <a:lnTo>
                                  <a:pt x="11699" y="3660"/>
                                </a:lnTo>
                                <a:lnTo>
                                  <a:pt x="11622" y="3640"/>
                                </a:lnTo>
                                <a:lnTo>
                                  <a:pt x="11544" y="3600"/>
                                </a:lnTo>
                                <a:lnTo>
                                  <a:pt x="11467" y="3580"/>
                                </a:lnTo>
                                <a:lnTo>
                                  <a:pt x="11389" y="3540"/>
                                </a:lnTo>
                                <a:lnTo>
                                  <a:pt x="11311" y="3520"/>
                                </a:lnTo>
                                <a:lnTo>
                                  <a:pt x="11232" y="3480"/>
                                </a:lnTo>
                                <a:lnTo>
                                  <a:pt x="11161" y="3460"/>
                                </a:lnTo>
                                <a:lnTo>
                                  <a:pt x="11090" y="3420"/>
                                </a:lnTo>
                                <a:lnTo>
                                  <a:pt x="11019" y="3400"/>
                                </a:lnTo>
                                <a:lnTo>
                                  <a:pt x="10948" y="3360"/>
                                </a:lnTo>
                                <a:lnTo>
                                  <a:pt x="10876" y="3340"/>
                                </a:lnTo>
                                <a:lnTo>
                                  <a:pt x="10804" y="3300"/>
                                </a:lnTo>
                                <a:lnTo>
                                  <a:pt x="10732" y="3280"/>
                                </a:lnTo>
                                <a:lnTo>
                                  <a:pt x="10659" y="3240"/>
                                </a:lnTo>
                                <a:lnTo>
                                  <a:pt x="10513" y="3200"/>
                                </a:lnTo>
                                <a:lnTo>
                                  <a:pt x="10440" y="3160"/>
                                </a:lnTo>
                                <a:lnTo>
                                  <a:pt x="10367" y="3140"/>
                                </a:lnTo>
                                <a:lnTo>
                                  <a:pt x="10293" y="3100"/>
                                </a:lnTo>
                                <a:lnTo>
                                  <a:pt x="10219" y="3080"/>
                                </a:lnTo>
                                <a:lnTo>
                                  <a:pt x="10145" y="3040"/>
                                </a:lnTo>
                                <a:lnTo>
                                  <a:pt x="9996" y="3000"/>
                                </a:lnTo>
                                <a:lnTo>
                                  <a:pt x="9921" y="2960"/>
                                </a:lnTo>
                                <a:lnTo>
                                  <a:pt x="9846" y="2940"/>
                                </a:lnTo>
                                <a:lnTo>
                                  <a:pt x="9770" y="2900"/>
                                </a:lnTo>
                                <a:lnTo>
                                  <a:pt x="9695" y="2880"/>
                                </a:lnTo>
                                <a:lnTo>
                                  <a:pt x="9619" y="2840"/>
                                </a:lnTo>
                                <a:lnTo>
                                  <a:pt x="9467" y="2800"/>
                                </a:lnTo>
                                <a:lnTo>
                                  <a:pt x="9390" y="2760"/>
                                </a:lnTo>
                                <a:lnTo>
                                  <a:pt x="9314" y="2740"/>
                                </a:lnTo>
                                <a:lnTo>
                                  <a:pt x="9237" y="2700"/>
                                </a:lnTo>
                                <a:lnTo>
                                  <a:pt x="9083" y="2660"/>
                                </a:lnTo>
                                <a:lnTo>
                                  <a:pt x="9005" y="2620"/>
                                </a:lnTo>
                                <a:lnTo>
                                  <a:pt x="8927" y="2600"/>
                                </a:lnTo>
                                <a:lnTo>
                                  <a:pt x="8850" y="2560"/>
                                </a:lnTo>
                                <a:lnTo>
                                  <a:pt x="8772" y="2540"/>
                                </a:lnTo>
                                <a:lnTo>
                                  <a:pt x="8694" y="2500"/>
                                </a:lnTo>
                                <a:lnTo>
                                  <a:pt x="8537" y="2460"/>
                                </a:lnTo>
                                <a:lnTo>
                                  <a:pt x="8458" y="2420"/>
                                </a:lnTo>
                                <a:lnTo>
                                  <a:pt x="8379" y="2400"/>
                                </a:lnTo>
                                <a:lnTo>
                                  <a:pt x="8300" y="2360"/>
                                </a:lnTo>
                                <a:lnTo>
                                  <a:pt x="8221" y="2340"/>
                                </a:lnTo>
                                <a:lnTo>
                                  <a:pt x="8141" y="2300"/>
                                </a:lnTo>
                                <a:lnTo>
                                  <a:pt x="7992" y="2260"/>
                                </a:lnTo>
                                <a:lnTo>
                                  <a:pt x="7917" y="2220"/>
                                </a:lnTo>
                                <a:lnTo>
                                  <a:pt x="7691" y="2160"/>
                                </a:lnTo>
                                <a:lnTo>
                                  <a:pt x="7615" y="2120"/>
                                </a:lnTo>
                                <a:lnTo>
                                  <a:pt x="7463" y="2080"/>
                                </a:lnTo>
                                <a:lnTo>
                                  <a:pt x="7387" y="2040"/>
                                </a:lnTo>
                                <a:lnTo>
                                  <a:pt x="7234" y="2000"/>
                                </a:lnTo>
                                <a:lnTo>
                                  <a:pt x="7158" y="1960"/>
                                </a:lnTo>
                                <a:lnTo>
                                  <a:pt x="7004" y="1920"/>
                                </a:lnTo>
                                <a:lnTo>
                                  <a:pt x="6464" y="1740"/>
                                </a:lnTo>
                                <a:lnTo>
                                  <a:pt x="6389" y="1720"/>
                                </a:lnTo>
                                <a:lnTo>
                                  <a:pt x="6315" y="1680"/>
                                </a:lnTo>
                                <a:lnTo>
                                  <a:pt x="6015" y="1600"/>
                                </a:lnTo>
                                <a:lnTo>
                                  <a:pt x="5714" y="1500"/>
                                </a:lnTo>
                                <a:lnTo>
                                  <a:pt x="5639" y="1480"/>
                                </a:lnTo>
                                <a:lnTo>
                                  <a:pt x="5563" y="1440"/>
                                </a:lnTo>
                                <a:lnTo>
                                  <a:pt x="5259" y="1360"/>
                                </a:lnTo>
                                <a:lnTo>
                                  <a:pt x="5182" y="1320"/>
                                </a:lnTo>
                                <a:lnTo>
                                  <a:pt x="4718" y="1200"/>
                                </a:lnTo>
                                <a:lnTo>
                                  <a:pt x="4641" y="1160"/>
                                </a:lnTo>
                                <a:lnTo>
                                  <a:pt x="4175" y="1040"/>
                                </a:lnTo>
                                <a:lnTo>
                                  <a:pt x="4097" y="1000"/>
                                </a:lnTo>
                                <a:lnTo>
                                  <a:pt x="3470" y="840"/>
                                </a:lnTo>
                                <a:lnTo>
                                  <a:pt x="3391" y="800"/>
                                </a:lnTo>
                                <a:lnTo>
                                  <a:pt x="2910" y="680"/>
                                </a:lnTo>
                                <a:lnTo>
                                  <a:pt x="1993" y="440"/>
                                </a:lnTo>
                                <a:lnTo>
                                  <a:pt x="1059" y="220"/>
                                </a:lnTo>
                                <a:lnTo>
                                  <a:pt x="748" y="140"/>
                                </a:lnTo>
                                <a:lnTo>
                                  <a:pt x="669" y="140"/>
                                </a:lnTo>
                                <a:lnTo>
                                  <a:pt x="197" y="20"/>
                                </a:lnTo>
                                <a:lnTo>
                                  <a:pt x="119" y="20"/>
                                </a:lnTo>
                                <a:lnTo>
                                  <a:pt x="40" y="0"/>
                                </a:lnTo>
                                <a:lnTo>
                                  <a:pt x="0" y="0"/>
                                </a:lnTo>
                                <a:lnTo>
                                  <a:pt x="0" y="260"/>
                                </a:lnTo>
                                <a:lnTo>
                                  <a:pt x="152" y="300"/>
                                </a:lnTo>
                                <a:lnTo>
                                  <a:pt x="230" y="300"/>
                                </a:lnTo>
                                <a:lnTo>
                                  <a:pt x="919" y="480"/>
                                </a:lnTo>
                                <a:lnTo>
                                  <a:pt x="1838" y="700"/>
                                </a:lnTo>
                                <a:lnTo>
                                  <a:pt x="2744" y="960"/>
                                </a:lnTo>
                                <a:lnTo>
                                  <a:pt x="3367" y="1120"/>
                                </a:lnTo>
                                <a:lnTo>
                                  <a:pt x="3444" y="1160"/>
                                </a:lnTo>
                                <a:lnTo>
                                  <a:pt x="3828" y="1260"/>
                                </a:lnTo>
                                <a:lnTo>
                                  <a:pt x="3905" y="1300"/>
                                </a:lnTo>
                                <a:lnTo>
                                  <a:pt x="4058" y="1340"/>
                                </a:lnTo>
                                <a:lnTo>
                                  <a:pt x="4362" y="1440"/>
                                </a:lnTo>
                                <a:lnTo>
                                  <a:pt x="4742" y="1540"/>
                                </a:lnTo>
                                <a:lnTo>
                                  <a:pt x="4818" y="1580"/>
                                </a:lnTo>
                                <a:lnTo>
                                  <a:pt x="5043" y="1640"/>
                                </a:lnTo>
                                <a:lnTo>
                                  <a:pt x="5118" y="1680"/>
                                </a:lnTo>
                                <a:lnTo>
                                  <a:pt x="5416" y="1760"/>
                                </a:lnTo>
                                <a:lnTo>
                                  <a:pt x="5490" y="1800"/>
                                </a:lnTo>
                                <a:lnTo>
                                  <a:pt x="5564" y="1820"/>
                                </a:lnTo>
                                <a:lnTo>
                                  <a:pt x="5859" y="1920"/>
                                </a:lnTo>
                                <a:lnTo>
                                  <a:pt x="6007" y="1960"/>
                                </a:lnTo>
                                <a:lnTo>
                                  <a:pt x="6080" y="2000"/>
                                </a:lnTo>
                                <a:lnTo>
                                  <a:pt x="6304" y="2060"/>
                                </a:lnTo>
                                <a:lnTo>
                                  <a:pt x="6756" y="2220"/>
                                </a:lnTo>
                                <a:lnTo>
                                  <a:pt x="6906" y="2280"/>
                                </a:lnTo>
                                <a:lnTo>
                                  <a:pt x="6981" y="2300"/>
                                </a:lnTo>
                                <a:lnTo>
                                  <a:pt x="7055" y="2340"/>
                                </a:lnTo>
                                <a:lnTo>
                                  <a:pt x="7204" y="2380"/>
                                </a:lnTo>
                                <a:lnTo>
                                  <a:pt x="7279" y="2420"/>
                                </a:lnTo>
                                <a:lnTo>
                                  <a:pt x="7427" y="2460"/>
                                </a:lnTo>
                                <a:lnTo>
                                  <a:pt x="7500" y="2500"/>
                                </a:lnTo>
                                <a:lnTo>
                                  <a:pt x="7648" y="2540"/>
                                </a:lnTo>
                                <a:lnTo>
                                  <a:pt x="7721" y="2580"/>
                                </a:lnTo>
                                <a:lnTo>
                                  <a:pt x="7867" y="2620"/>
                                </a:lnTo>
                                <a:lnTo>
                                  <a:pt x="7945" y="2660"/>
                                </a:lnTo>
                                <a:lnTo>
                                  <a:pt x="8023" y="2680"/>
                                </a:lnTo>
                                <a:lnTo>
                                  <a:pt x="8101" y="2720"/>
                                </a:lnTo>
                                <a:lnTo>
                                  <a:pt x="8179" y="2740"/>
                                </a:lnTo>
                                <a:lnTo>
                                  <a:pt x="8256" y="2780"/>
                                </a:lnTo>
                                <a:lnTo>
                                  <a:pt x="8333" y="2800"/>
                                </a:lnTo>
                                <a:lnTo>
                                  <a:pt x="8410" y="2840"/>
                                </a:lnTo>
                                <a:lnTo>
                                  <a:pt x="8487" y="2860"/>
                                </a:lnTo>
                                <a:lnTo>
                                  <a:pt x="8563" y="2900"/>
                                </a:lnTo>
                                <a:lnTo>
                                  <a:pt x="8640" y="2920"/>
                                </a:lnTo>
                                <a:lnTo>
                                  <a:pt x="8716" y="2960"/>
                                </a:lnTo>
                                <a:lnTo>
                                  <a:pt x="8868" y="3000"/>
                                </a:lnTo>
                                <a:lnTo>
                                  <a:pt x="8943" y="3040"/>
                                </a:lnTo>
                                <a:lnTo>
                                  <a:pt x="9019" y="3060"/>
                                </a:lnTo>
                                <a:lnTo>
                                  <a:pt x="9094" y="3100"/>
                                </a:lnTo>
                                <a:lnTo>
                                  <a:pt x="9169" y="3120"/>
                                </a:lnTo>
                                <a:lnTo>
                                  <a:pt x="9243" y="3160"/>
                                </a:lnTo>
                                <a:lnTo>
                                  <a:pt x="9318" y="3180"/>
                                </a:lnTo>
                                <a:lnTo>
                                  <a:pt x="9392" y="3220"/>
                                </a:lnTo>
                                <a:lnTo>
                                  <a:pt x="9466" y="3240"/>
                                </a:lnTo>
                                <a:lnTo>
                                  <a:pt x="9540" y="3280"/>
                                </a:lnTo>
                                <a:lnTo>
                                  <a:pt x="9614" y="3300"/>
                                </a:lnTo>
                                <a:lnTo>
                                  <a:pt x="9687" y="3340"/>
                                </a:lnTo>
                                <a:lnTo>
                                  <a:pt x="9760" y="3360"/>
                                </a:lnTo>
                                <a:lnTo>
                                  <a:pt x="9833" y="3400"/>
                                </a:lnTo>
                                <a:lnTo>
                                  <a:pt x="9979" y="3440"/>
                                </a:lnTo>
                                <a:lnTo>
                                  <a:pt x="10051" y="3480"/>
                                </a:lnTo>
                                <a:lnTo>
                                  <a:pt x="10123" y="3500"/>
                                </a:lnTo>
                                <a:lnTo>
                                  <a:pt x="10195" y="3540"/>
                                </a:lnTo>
                                <a:lnTo>
                                  <a:pt x="10266" y="3560"/>
                                </a:lnTo>
                                <a:lnTo>
                                  <a:pt x="10338" y="3600"/>
                                </a:lnTo>
                                <a:lnTo>
                                  <a:pt x="10409" y="3620"/>
                                </a:lnTo>
                                <a:lnTo>
                                  <a:pt x="10480" y="3660"/>
                                </a:lnTo>
                                <a:lnTo>
                                  <a:pt x="10550" y="3680"/>
                                </a:lnTo>
                                <a:lnTo>
                                  <a:pt x="10621" y="3720"/>
                                </a:lnTo>
                                <a:lnTo>
                                  <a:pt x="10691" y="3740"/>
                                </a:lnTo>
                                <a:lnTo>
                                  <a:pt x="10761" y="3780"/>
                                </a:lnTo>
                                <a:lnTo>
                                  <a:pt x="10831" y="3800"/>
                                </a:lnTo>
                                <a:lnTo>
                                  <a:pt x="10900" y="3840"/>
                                </a:lnTo>
                                <a:lnTo>
                                  <a:pt x="10979" y="3860"/>
                                </a:lnTo>
                                <a:lnTo>
                                  <a:pt x="11136" y="3940"/>
                                </a:lnTo>
                                <a:lnTo>
                                  <a:pt x="11214" y="3960"/>
                                </a:lnTo>
                                <a:lnTo>
                                  <a:pt x="11369" y="4040"/>
                                </a:lnTo>
                                <a:lnTo>
                                  <a:pt x="11446" y="4060"/>
                                </a:lnTo>
                                <a:lnTo>
                                  <a:pt x="11523" y="4100"/>
                                </a:lnTo>
                                <a:lnTo>
                                  <a:pt x="11599" y="4120"/>
                                </a:lnTo>
                                <a:lnTo>
                                  <a:pt x="11751" y="4200"/>
                                </a:lnTo>
                                <a:lnTo>
                                  <a:pt x="11826" y="4220"/>
                                </a:lnTo>
                                <a:lnTo>
                                  <a:pt x="11976" y="4300"/>
                                </a:lnTo>
                                <a:lnTo>
                                  <a:pt x="12050" y="4320"/>
                                </a:lnTo>
                                <a:lnTo>
                                  <a:pt x="12124" y="4360"/>
                                </a:lnTo>
                                <a:lnTo>
                                  <a:pt x="12198" y="4380"/>
                                </a:lnTo>
                                <a:lnTo>
                                  <a:pt x="12240" y="4400"/>
                                </a:lnTo>
                                <a:close/>
                              </a:path>
                            </a:pathLst>
                          </a:custGeom>
                          <a:solidFill>
                            <a:srgbClr val="F57E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8"/>
                        <wps:cNvSpPr>
                          <a:spLocks/>
                        </wps:cNvSpPr>
                        <wps:spPr bwMode="auto">
                          <a:xfrm>
                            <a:off x="0" y="1196"/>
                            <a:ext cx="12227" cy="3082"/>
                          </a:xfrm>
                          <a:custGeom>
                            <a:avLst/>
                            <a:gdLst>
                              <a:gd name="T0" fmla="*/ 12226 w 12227"/>
                              <a:gd name="T1" fmla="+- 0 4279 1197"/>
                              <a:gd name="T2" fmla="*/ 4279 h 3082"/>
                              <a:gd name="T3" fmla="*/ 12226 w 12227"/>
                              <a:gd name="T4" fmla="+- 0 4161 1197"/>
                              <a:gd name="T5" fmla="*/ 4161 h 3082"/>
                              <a:gd name="T6" fmla="*/ 11599 w 12227"/>
                              <a:gd name="T7" fmla="+- 0 3976 1197"/>
                              <a:gd name="T8" fmla="*/ 3976 h 3082"/>
                              <a:gd name="T9" fmla="*/ 8973 w 12227"/>
                              <a:gd name="T10" fmla="+- 0 3237 1197"/>
                              <a:gd name="T11" fmla="*/ 3237 h 3082"/>
                              <a:gd name="T12" fmla="*/ 6711 w 12227"/>
                              <a:gd name="T13" fmla="+- 0 2644 1197"/>
                              <a:gd name="T14" fmla="*/ 2644 h 3082"/>
                              <a:gd name="T15" fmla="*/ 4652 w 12227"/>
                              <a:gd name="T16" fmla="+- 0 2147 1197"/>
                              <a:gd name="T17" fmla="*/ 2147 h 3082"/>
                              <a:gd name="T18" fmla="*/ 2860 w 12227"/>
                              <a:gd name="T19" fmla="+- 0 1750 1197"/>
                              <a:gd name="T20" fmla="*/ 1750 h 3082"/>
                              <a:gd name="T21" fmla="*/ 1373 w 12227"/>
                              <a:gd name="T22" fmla="+- 0 1449 1197"/>
                              <a:gd name="T23" fmla="*/ 1449 h 3082"/>
                              <a:gd name="T24" fmla="*/ 0 w 12227"/>
                              <a:gd name="T25" fmla="+- 0 1197 1197"/>
                              <a:gd name="T26" fmla="*/ 1197 h 3082"/>
                              <a:gd name="T27" fmla="*/ 0 w 12227"/>
                              <a:gd name="T28" fmla="+- 0 1453 1197"/>
                              <a:gd name="T29" fmla="*/ 1453 h 3082"/>
                              <a:gd name="T30" fmla="*/ 1373 w 12227"/>
                              <a:gd name="T31" fmla="+- 0 1687 1197"/>
                              <a:gd name="T32" fmla="*/ 1687 h 3082"/>
                              <a:gd name="T33" fmla="*/ 2860 w 12227"/>
                              <a:gd name="T34" fmla="+- 0 1969 1197"/>
                              <a:gd name="T35" fmla="*/ 1969 h 3082"/>
                              <a:gd name="T36" fmla="*/ 4490 w 12227"/>
                              <a:gd name="T37" fmla="+- 0 2307 1197"/>
                              <a:gd name="T38" fmla="*/ 2307 h 3082"/>
                              <a:gd name="T39" fmla="*/ 6399 w 12227"/>
                              <a:gd name="T40" fmla="+- 0 2741 1197"/>
                              <a:gd name="T41" fmla="*/ 2741 h 3082"/>
                              <a:gd name="T42" fmla="*/ 8384 w 12227"/>
                              <a:gd name="T43" fmla="+- 0 3230 1197"/>
                              <a:gd name="T44" fmla="*/ 3230 h 3082"/>
                              <a:gd name="T45" fmla="*/ 10531 w 12227"/>
                              <a:gd name="T46" fmla="+- 0 3800 1197"/>
                              <a:gd name="T47" fmla="*/ 3800 h 3082"/>
                              <a:gd name="T48" fmla="*/ 12226 w 12227"/>
                              <a:gd name="T49" fmla="+- 0 4279 1197"/>
                              <a:gd name="T50" fmla="*/ 4279 h 308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Lst>
                            <a:rect l="0" t="0" r="r" b="b"/>
                            <a:pathLst>
                              <a:path w="12227" h="3082">
                                <a:moveTo>
                                  <a:pt x="12226" y="3082"/>
                                </a:moveTo>
                                <a:lnTo>
                                  <a:pt x="12226" y="2964"/>
                                </a:lnTo>
                                <a:lnTo>
                                  <a:pt x="11599" y="2779"/>
                                </a:lnTo>
                                <a:lnTo>
                                  <a:pt x="8973" y="2040"/>
                                </a:lnTo>
                                <a:lnTo>
                                  <a:pt x="6711" y="1447"/>
                                </a:lnTo>
                                <a:lnTo>
                                  <a:pt x="4652" y="950"/>
                                </a:lnTo>
                                <a:lnTo>
                                  <a:pt x="2860" y="553"/>
                                </a:lnTo>
                                <a:lnTo>
                                  <a:pt x="1373" y="252"/>
                                </a:lnTo>
                                <a:lnTo>
                                  <a:pt x="0" y="0"/>
                                </a:lnTo>
                                <a:lnTo>
                                  <a:pt x="0" y="256"/>
                                </a:lnTo>
                                <a:lnTo>
                                  <a:pt x="1373" y="490"/>
                                </a:lnTo>
                                <a:lnTo>
                                  <a:pt x="2860" y="772"/>
                                </a:lnTo>
                                <a:lnTo>
                                  <a:pt x="4490" y="1110"/>
                                </a:lnTo>
                                <a:lnTo>
                                  <a:pt x="6399" y="1544"/>
                                </a:lnTo>
                                <a:lnTo>
                                  <a:pt x="8384" y="2033"/>
                                </a:lnTo>
                                <a:lnTo>
                                  <a:pt x="10531" y="2603"/>
                                </a:lnTo>
                                <a:lnTo>
                                  <a:pt x="12226" y="3082"/>
                                </a:lnTo>
                                <a:close/>
                              </a:path>
                            </a:pathLst>
                          </a:custGeom>
                          <a:solidFill>
                            <a:srgbClr val="C05C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0C59DE">
              <v:group id="Group 3" style="position:absolute;margin-left:-4.95pt;margin-top:-4.25pt;width:618.65pt;height:795.4pt;z-index:-251661824;mso-position-horizontal-relative:page;mso-position-vertical-relative:page" coordsize="12373,15908" coordorigin="-112,-68" o:spid="_x0000_s1026" w14:anchorId="152B44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112;top:3042;width:12373;height:1279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">
                  <v:imagedata o:title="" r:id="rId11"/>
                </v:shape>
                <v:shape id="Picture 5" style="position:absolute;top:12384;width:12240;height:277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">
                  <v:imagedata o:title="" r:id="rId12"/>
                </v:shape>
                <v:shape id="Picture 6" style="position:absolute;left:-112;top:-68;width:12352;height:426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">
                  <v:imagedata o:title="" r:id="rId13"/>
                </v:shape>
                <v:shape id="Freeform 7" style="position:absolute;top:732;width:12240;height:4400;visibility:visible;mso-wrap-style:square;v-text-anchor:top" coordsize="12240,4400" o:spid="_x0000_s1030" fillcolor="#f57e20" stroked="f" path="m12240,4400r,-500l12154,3860r-75,-40l12003,3800r-75,-40l11852,3740r-153,-80l11622,3640r-78,-40l11467,3580r-78,-40l11311,3520r-79,-40l11161,3460r-71,-40l11019,3400r-71,-40l10876,3340r-72,-40l10732,3280r-73,-40l10513,3200r-73,-40l10367,3140r-74,-40l10219,3080r-74,-40l9996,3000r-75,-40l9846,2940r-76,-40l9695,2880r-76,-40l9467,2800r-77,-40l9314,2740r-77,-40l9083,2660r-78,-40l8927,2600r-77,-40l8772,2540r-78,-40l8537,2460r-79,-40l8379,2400r-79,-40l8221,2340r-80,-40l7992,2260r-75,-40l7691,2160r-76,-40l7463,2080r-76,-40l7234,2000r-76,-40l7004,1920,6464,1740r-75,-20l6315,1680r-300,-80l5714,1500r-75,-20l5563,1440r-304,-80l5182,1320,4718,1200r-77,-40l4175,1040r-78,-40l3470,840r-79,-40l2910,680,1993,440,1059,220,748,140r-79,l197,20r-78,l40,,,,,260r152,40l230,300,919,480r919,220l2744,960r623,160l3444,1160r384,100l3905,1300r153,40l4362,1440r380,100l4818,1580r225,60l5118,1680r298,80l5490,1800r74,20l5859,1920r148,40l6080,2000r224,60l6756,2220r150,60l6981,2300r74,40l7204,2380r75,40l7427,2460r73,40l7648,2540r73,40l7867,2620r78,40l8023,2680r78,40l8179,2740r77,40l8333,2800r77,40l8487,2860r76,40l8640,2920r76,40l8868,3000r75,40l9019,3060r75,40l9169,3120r74,40l9318,3180r74,40l9466,3240r74,40l9614,3300r73,40l9760,3360r73,40l9979,3440r72,40l10123,3500r72,40l10266,3560r72,40l10409,3620r71,40l10550,3680r71,40l10691,3740r70,40l10831,3800r69,40l10979,3860r157,80l11214,3960r155,80l11446,4060r77,40l11599,4120r152,80l11826,4220r150,80l12050,4320r74,40l12198,4380r42,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">
                  <v:path arrowok="t" o:connecttype="custom" o:connectlocs="12154,4592;11928,4492;11622,4372;11389,4272;11161,4192;10948,4092;10732,4012;10440,3892;10219,3812;9921,3692;9695,3612;9390,3492;9083,3392;8850,3292;8537,3192;8300,3092;7992,2992;7615,2852;7234,2732;6464,2472;6015,2332;5563,2172;4718,1932;4097,1732;2910,1412;748,872;119,752;0,992;919,1212;3367,1852;3905,2032;4742,2272;5118,2412;5564,2552;6080,2732;6906,3012;7204,3112;7500,3232;7867,3352;8101,3452;8333,3532;8563,3632;8868,3732;9094,3832;9318,3912;9540,4012;9760,4092;10051,4212;10266,4292;10480,4392;10691,4472;10900,4572;11214,4692;11523,4832;11826,4952;12124,5092" o:connectangles="0,0,0,0,0,0,0,0,0,0,0,0,0,0,0,0,0,0,0,0,0,0,0,0,0,0,0,0,0,0,0,0,0,0,0,0,0,0,0,0,0,0,0,0,0,0,0,0,0,0,0,0,0,0,0,0"/>
                </v:shape>
                <v:shape id="Freeform 8" style="position:absolute;top:1196;width:12227;height:3082;visibility:visible;mso-wrap-style:square;v-text-anchor:top" coordsize="12227,3082" o:spid="_x0000_s1031" fillcolor="#c05c28" stroked="f" path="m12226,3082r,-118l11599,2779,8973,2040,6711,1447,4652,950,2860,553,1373,252,,,,256,1373,490,2860,772r1630,338l6399,1544r1985,489l10531,2603r1695,4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">
                  <v:path arrowok="t" o:connecttype="custom" o:connectlocs="12226,4279;12226,4161;11599,3976;8973,3237;6711,2644;4652,2147;2860,1750;1373,1449;0,1197;0,1453;1373,1687;2860,1969;4490,2307;6399,2741;8384,3230;10531,3800;12226,4279" o:connectangles="0,0,0,0,0,0,0,0,0,0,0,0,0,0,0,0,0"/>
                </v:shape>
                <w10:wrap anchorx="page" anchory="page"/>
              </v:group>
            </w:pict>
          </mc:Fallback>
        </mc:AlternateContent>
      </w:r>
      <w:r w:rsidRPr="00143181" w:rsidR="008B7179">
        <w:rPr>
          <w:rFonts w:ascii="Lucida Calligraphy"/>
          <w:noProof/>
          <w:sz w:val="43"/>
        </w:rPr>
        <w:drawing>
          <wp:anchor distT="0" distB="0" distL="114300" distR="114300" simplePos="0" relativeHeight="251655680" behindDoc="0" locked="0" layoutInCell="1" allowOverlap="1" wp14:anchorId="42511FA8" wp14:editId="356347A2">
            <wp:simplePos x="0" y="0"/>
            <wp:positionH relativeFrom="column">
              <wp:posOffset>4303753</wp:posOffset>
            </wp:positionH>
            <wp:positionV relativeFrom="paragraph">
              <wp:posOffset>-566584</wp:posOffset>
            </wp:positionV>
            <wp:extent cx="2727015" cy="442940"/>
            <wp:effectExtent l="0" t="0" r="0" b="0"/>
            <wp:wrapNone/>
            <wp:docPr id="896532299"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2299" name="Picture 1" descr="A black and orange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7015" cy="442940"/>
                    </a:xfrm>
                    <a:prstGeom prst="rect">
                      <a:avLst/>
                    </a:prstGeom>
                  </pic:spPr>
                </pic:pic>
              </a:graphicData>
            </a:graphic>
            <wp14:sizeRelH relativeFrom="page">
              <wp14:pctWidth>0</wp14:pctWidth>
            </wp14:sizeRelH>
            <wp14:sizeRelV relativeFrom="page">
              <wp14:pctHeight>0</wp14:pctHeight>
            </wp14:sizeRelV>
          </wp:anchor>
        </w:drawing>
      </w:r>
    </w:p>
    <w:p w:rsidRPr="00C365DF" w:rsidR="00C365DF" w:rsidP="00C365DF" w:rsidRDefault="00C365DF" w14:paraId="2186DAFF" w14:textId="3C385FAA">
      <w:pPr>
        <w:spacing w:before="303"/>
        <w:rPr>
          <w:rFonts w:asciiTheme="minorHAnsi" w:hAnsiTheme="minorHAnsi" w:cstheme="minorHAnsi"/>
          <w:sz w:val="44"/>
        </w:rPr>
      </w:pPr>
      <w:r w:rsidRPr="00C365DF">
        <w:rPr>
          <w:rFonts w:asciiTheme="minorHAnsi" w:hAnsiTheme="minorHAnsi" w:cstheme="minorHAnsi"/>
          <w:sz w:val="44"/>
        </w:rPr>
        <w:t>DEPARTMENT OF</w:t>
      </w:r>
    </w:p>
    <w:p w:rsidR="00C365DF" w:rsidP="00C365DF" w:rsidRDefault="00C365DF" w14:paraId="43811371" w14:textId="17EFB577">
      <w:pPr>
        <w:spacing w:before="29" w:line="641" w:lineRule="exact"/>
        <w:rPr>
          <w:rFonts w:ascii="Arial"/>
          <w:b/>
          <w:sz w:val="56"/>
        </w:rPr>
      </w:pPr>
      <w:r>
        <w:rPr>
          <w:rFonts w:ascii="Arial"/>
          <w:b/>
          <w:sz w:val="56"/>
        </w:rPr>
        <w:t>CRIMINAL JUSTICE</w:t>
      </w:r>
    </w:p>
    <w:p w:rsidRPr="00C365DF" w:rsidR="00C365DF" w:rsidP="00C365DF" w:rsidRDefault="00C365DF" w14:paraId="30E65434" w14:textId="61A3246E">
      <w:pPr>
        <w:pStyle w:val="Heading6"/>
        <w:spacing w:line="335" w:lineRule="exact"/>
        <w:ind w:left="0"/>
        <w:rPr>
          <w:rFonts w:asciiTheme="minorHAnsi" w:hAnsiTheme="minorHAnsi" w:cstheme="minorHAnsi"/>
          <w:b w:val="0"/>
        </w:rPr>
      </w:pPr>
      <w:r w:rsidRPr="00C365DF">
        <w:rPr>
          <w:rFonts w:asciiTheme="minorHAnsi" w:hAnsiTheme="minorHAnsi" w:cstheme="minorHAnsi"/>
          <w:b w:val="0"/>
          <w:w w:val="105"/>
        </w:rPr>
        <w:t>Division</w:t>
      </w:r>
      <w:r w:rsidRPr="00C365DF">
        <w:rPr>
          <w:rFonts w:asciiTheme="minorHAnsi" w:hAnsiTheme="minorHAnsi" w:cstheme="minorHAnsi"/>
          <w:b w:val="0"/>
          <w:spacing w:val="-51"/>
          <w:w w:val="105"/>
        </w:rPr>
        <w:t xml:space="preserve"> </w:t>
      </w:r>
      <w:r w:rsidRPr="00C365DF">
        <w:rPr>
          <w:rFonts w:asciiTheme="minorHAnsi" w:hAnsiTheme="minorHAnsi" w:cstheme="minorHAnsi"/>
          <w:b w:val="0"/>
          <w:w w:val="105"/>
        </w:rPr>
        <w:t>of Politics, Administration &amp; Justice</w:t>
      </w:r>
    </w:p>
    <w:p w:rsidR="00C365DF" w:rsidP="00C365DF" w:rsidRDefault="00C365DF" w14:paraId="0A37501D" w14:textId="0C2D32DD">
      <w:pPr>
        <w:pStyle w:val="BodyText"/>
        <w:rPr>
          <w:rFonts w:ascii="Tahoma"/>
          <w:sz w:val="20"/>
        </w:rPr>
      </w:pPr>
    </w:p>
    <w:p w:rsidR="00C365DF" w:rsidP="00C365DF" w:rsidRDefault="00C365DF" w14:paraId="5DAB6C7B" w14:textId="77777777">
      <w:pPr>
        <w:spacing w:before="252"/>
        <w:ind w:left="2321" w:firstLine="608"/>
        <w:rPr>
          <w:rFonts w:ascii="Book Antiqua"/>
          <w:b/>
          <w:sz w:val="60"/>
        </w:rPr>
      </w:pPr>
    </w:p>
    <w:p w:rsidR="00C365DF" w:rsidP="00C365DF" w:rsidRDefault="00C365DF" w14:paraId="02EB378F" w14:textId="77777777">
      <w:pPr>
        <w:spacing w:before="252"/>
        <w:ind w:left="2321" w:firstLine="608"/>
        <w:rPr>
          <w:rFonts w:ascii="Book Antiqua"/>
          <w:b/>
          <w:sz w:val="60"/>
        </w:rPr>
      </w:pPr>
    </w:p>
    <w:p w:rsidR="00C365DF" w:rsidP="00C365DF" w:rsidRDefault="00C365DF" w14:paraId="6A05A809" w14:textId="77777777">
      <w:pPr>
        <w:spacing w:before="252"/>
        <w:ind w:left="2321" w:firstLine="608"/>
        <w:rPr>
          <w:rFonts w:ascii="Book Antiqua"/>
          <w:b/>
          <w:sz w:val="60"/>
        </w:rPr>
      </w:pPr>
    </w:p>
    <w:p w:rsidR="00C365DF" w:rsidP="00C365DF" w:rsidRDefault="00C365DF" w14:paraId="5A39BBE3" w14:textId="77777777">
      <w:pPr>
        <w:spacing w:before="252"/>
        <w:ind w:left="2321" w:firstLine="608"/>
        <w:rPr>
          <w:rFonts w:ascii="Book Antiqua"/>
          <w:b/>
          <w:sz w:val="60"/>
        </w:rPr>
      </w:pPr>
    </w:p>
    <w:p w:rsidR="00C365DF" w:rsidP="00C365DF" w:rsidRDefault="00C365DF" w14:paraId="41C8F396" w14:textId="77777777">
      <w:pPr>
        <w:spacing w:before="252"/>
        <w:ind w:left="2321" w:firstLine="608"/>
        <w:rPr>
          <w:rFonts w:ascii="Book Antiqua"/>
          <w:b/>
          <w:sz w:val="60"/>
        </w:rPr>
      </w:pPr>
    </w:p>
    <w:p w:rsidR="00C365DF" w:rsidP="00C365DF" w:rsidRDefault="00C365DF" w14:paraId="72A3D3EC" w14:textId="77777777">
      <w:pPr>
        <w:spacing w:before="252"/>
        <w:ind w:left="2321" w:firstLine="608"/>
        <w:rPr>
          <w:rFonts w:ascii="Book Antiqua"/>
          <w:b/>
          <w:sz w:val="60"/>
        </w:rPr>
      </w:pPr>
    </w:p>
    <w:p w:rsidR="00C365DF" w:rsidP="00C365DF" w:rsidRDefault="00C365DF" w14:paraId="0D0B940D" w14:textId="77777777">
      <w:pPr>
        <w:spacing w:before="252"/>
        <w:ind w:left="2321" w:firstLine="608"/>
        <w:rPr>
          <w:rFonts w:ascii="Book Antiqua"/>
          <w:b/>
          <w:sz w:val="60"/>
        </w:rPr>
      </w:pPr>
    </w:p>
    <w:p w:rsidR="00C365DF" w:rsidP="00C365DF" w:rsidRDefault="00C365DF" w14:paraId="0E27B00A" w14:textId="77777777">
      <w:pPr>
        <w:spacing w:before="252"/>
        <w:ind w:left="2321" w:firstLine="608"/>
        <w:rPr>
          <w:rFonts w:ascii="Book Antiqua"/>
          <w:b/>
          <w:sz w:val="60"/>
        </w:rPr>
      </w:pPr>
    </w:p>
    <w:p w:rsidRPr="00C365DF" w:rsidR="00C365DF" w:rsidP="00C365DF" w:rsidRDefault="00C365DF" w14:paraId="0707155C" w14:textId="3E3C1AC4">
      <w:pPr>
        <w:spacing w:before="360"/>
        <w:ind w:left="2318" w:firstLine="605"/>
        <w:rPr>
          <w:rFonts w:ascii="Book Antiqua"/>
          <w:b/>
          <w:sz w:val="60"/>
        </w:rPr>
      </w:pPr>
      <w:r w:rsidRPr="00C365DF">
        <w:rPr>
          <w:rFonts w:ascii="Book Antiqua"/>
          <w:b/>
          <w:sz w:val="60"/>
        </w:rPr>
        <w:t xml:space="preserve">UNDERGRADUATE </w:t>
      </w:r>
      <w:r w:rsidRPr="00C365DF">
        <w:rPr>
          <w:rFonts w:ascii="Book Antiqua"/>
          <w:b/>
          <w:w w:val="90"/>
          <w:sz w:val="60"/>
        </w:rPr>
        <w:t>ADVISING HANDBOOK</w:t>
      </w:r>
    </w:p>
    <w:p w:rsidRPr="00CF1FFC" w:rsidR="00136375" w:rsidP="00CF1FFC" w:rsidRDefault="004D7D09" w14:paraId="60061E4C" w14:textId="62BEE38E">
      <w:pPr>
        <w:spacing w:before="93"/>
        <w:ind w:left="632" w:right="658"/>
        <w:jc w:val="center"/>
        <w:rPr>
          <w:rFonts w:ascii="Arial"/>
          <w:sz w:val="44"/>
        </w:rPr>
        <w:sectPr w:rsidRPr="00CF1FFC" w:rsidR="00136375">
          <w:type w:val="continuous"/>
          <w:pgSz w:w="12240" w:h="15840" w:orient="portrait"/>
          <w:pgMar w:top="1380" w:right="500" w:bottom="280" w:left="780" w:header="720" w:footer="720" w:gutter="0"/>
          <w:cols w:space="720"/>
        </w:sectPr>
      </w:pPr>
      <w:r>
        <w:rPr>
          <w:rFonts w:ascii="Arial"/>
          <w:sz w:val="44"/>
        </w:rPr>
        <w:t>F</w:t>
      </w:r>
      <w:r w:rsidR="00AC3042">
        <w:rPr>
          <w:rFonts w:ascii="Arial"/>
          <w:sz w:val="44"/>
        </w:rPr>
        <w:t>ALL</w:t>
      </w:r>
      <w:r w:rsidRPr="00C365DF" w:rsidR="00C365DF">
        <w:rPr>
          <w:rFonts w:ascii="Arial"/>
          <w:sz w:val="44"/>
        </w:rPr>
        <w:t xml:space="preserve"> </w:t>
      </w:r>
      <w:commentRangeStart w:id="0"/>
      <w:r w:rsidRPr="00C365DF" w:rsidR="00C365DF">
        <w:rPr>
          <w:rFonts w:ascii="Arial"/>
          <w:sz w:val="44"/>
        </w:rPr>
        <w:t>2</w:t>
      </w:r>
      <w:r w:rsidRPr="00374637" w:rsidR="00C365DF">
        <w:rPr>
          <w:rFonts w:ascii="Arial"/>
          <w:sz w:val="44"/>
        </w:rPr>
        <w:t>0</w:t>
      </w:r>
      <w:r w:rsidR="00F52302">
        <w:rPr>
          <w:rFonts w:ascii="Arial"/>
          <w:sz w:val="44"/>
        </w:rPr>
        <w:t>26</w:t>
      </w:r>
      <w:commentRangeEnd w:id="0"/>
      <w:r w:rsidRPr="00CF1FFC" w:rsidR="00F52302">
        <w:rPr>
          <w:rStyle w:val="CommentReference"/>
          <w:rFonts w:ascii="Arial"/>
          <w:sz w:val="44"/>
          <w:szCs w:val="22"/>
        </w:rPr>
        <w:commentReference w:id="0"/>
      </w:r>
    </w:p>
    <w:p w:rsidR="00136375" w:rsidRDefault="00136375" w14:paraId="4B94D5A5" w14:textId="77777777">
      <w:pPr>
        <w:rPr>
          <w:sz w:val="17"/>
        </w:rPr>
        <w:sectPr w:rsidR="00136375">
          <w:pgSz w:w="12240" w:h="15840" w:orient="portrait"/>
          <w:pgMar w:top="1500" w:right="1720" w:bottom="280" w:left="1720" w:header="720" w:footer="720" w:gutter="0"/>
          <w:cols w:space="720"/>
        </w:sectPr>
      </w:pPr>
    </w:p>
    <w:p w:rsidR="0044761C" w:rsidRDefault="0044761C" w14:paraId="33F2ACC6" w14:textId="77777777">
      <w:pPr>
        <w:rPr>
          <w:rFonts w:ascii="Garamond"/>
          <w:sz w:val="14"/>
        </w:rPr>
      </w:pPr>
    </w:p>
    <w:p w:rsidRPr="00474EC5" w:rsidR="00653007" w:rsidP="00474EC5" w:rsidRDefault="00474EC5" w14:paraId="1173B96E" w14:textId="3EBC6A49">
      <w:r>
        <w:rPr>
          <w:rFonts w:ascii="Arial" w:hAnsi="Arial" w:cs="Arial"/>
          <w:noProof/>
          <w:color w:val="000000"/>
          <w:bdr w:val="none" w:color="auto" w:sz="0" w:space="0" w:frame="1"/>
        </w:rPr>
        <w:drawing>
          <wp:inline distT="0" distB="0" distL="0" distR="0" wp14:anchorId="78D96FAB" wp14:editId="47FBDCEB">
            <wp:extent cx="5943600" cy="952500"/>
            <wp:effectExtent l="0" t="0" r="0" b="0"/>
            <wp:docPr id="177510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rsidRPr="00653007" w:rsidR="00653007" w:rsidP="00653007" w:rsidRDefault="00653007" w14:paraId="1F9D5F6B" w14:textId="77777777">
      <w:pPr>
        <w:widowControl/>
        <w:autoSpaceDE/>
        <w:autoSpaceDN/>
        <w:spacing w:after="120"/>
        <w:rPr>
          <w:rFonts w:ascii="Calibri" w:hAnsi="Calibri" w:eastAsia="Calibri"/>
          <w:color w:val="404040"/>
          <w:sz w:val="18"/>
          <w:szCs w:val="18"/>
        </w:rPr>
      </w:pPr>
      <w:r w:rsidRPr="00653007">
        <w:rPr>
          <w:rFonts w:ascii="Calibri" w:hAnsi="Calibri" w:eastAsia="Calibri"/>
          <w:color w:val="404040"/>
          <w:sz w:val="18"/>
          <w:szCs w:val="18"/>
        </w:rPr>
        <w:t>657-278-3521  |  PAJDIV@fullerton.edu  |  https://hss.fullerton.edu/paj/</w:t>
      </w:r>
    </w:p>
    <w:p w:rsidR="0044761C" w:rsidP="0044761C" w:rsidRDefault="0044761C" w14:paraId="133308DF" w14:textId="77777777">
      <w:pPr>
        <w:rPr>
          <w:sz w:val="20"/>
          <w:szCs w:val="20"/>
        </w:rPr>
      </w:pPr>
    </w:p>
    <w:p w:rsidRPr="00DF0EF7" w:rsidR="00FD1ED8" w:rsidP="0044761C" w:rsidRDefault="00FD1ED8" w14:paraId="6F59B7C5" w14:textId="77777777">
      <w:pPr>
        <w:rPr>
          <w:sz w:val="20"/>
          <w:szCs w:val="20"/>
        </w:rPr>
      </w:pPr>
    </w:p>
    <w:p w:rsidRPr="002F3A51" w:rsidR="0044761C" w:rsidP="0044761C" w:rsidRDefault="0044761C" w14:paraId="27E80B96" w14:textId="77777777">
      <w:pPr>
        <w:pStyle w:val="Heading7"/>
        <w:ind w:left="867" w:firstLine="0"/>
        <w:rPr>
          <w:rFonts w:ascii="Calibri" w:hAnsi="Calibri" w:cs="Calibri"/>
          <w:sz w:val="20"/>
          <w:szCs w:val="20"/>
        </w:rPr>
      </w:pPr>
      <w:r w:rsidRPr="002F3A51">
        <w:rPr>
          <w:rFonts w:ascii="Calibri" w:hAnsi="Calibri" w:cs="Calibri"/>
          <w:sz w:val="20"/>
          <w:szCs w:val="20"/>
        </w:rPr>
        <w:t>Dear Criminal Justice Major,</w:t>
      </w:r>
    </w:p>
    <w:p w:rsidRPr="002F3A51" w:rsidR="0044761C" w:rsidP="0044761C" w:rsidRDefault="0044761C" w14:paraId="0C11324B" w14:textId="77777777">
      <w:pPr>
        <w:pStyle w:val="BodyText"/>
        <w:spacing w:before="4"/>
        <w:rPr>
          <w:rFonts w:ascii="Calibri" w:hAnsi="Calibri" w:cs="Calibri"/>
          <w:sz w:val="20"/>
          <w:szCs w:val="20"/>
        </w:rPr>
      </w:pPr>
    </w:p>
    <w:p w:rsidRPr="002F3A51" w:rsidR="0044761C" w:rsidP="0044761C" w:rsidRDefault="0044761C" w14:paraId="0AC30E96" w14:textId="77777777">
      <w:pPr>
        <w:ind w:left="867" w:right="320"/>
        <w:rPr>
          <w:rFonts w:ascii="Calibri" w:hAnsi="Calibri" w:cs="Calibri"/>
          <w:sz w:val="20"/>
          <w:szCs w:val="20"/>
        </w:rPr>
      </w:pPr>
      <w:r w:rsidRPr="002F3A51">
        <w:rPr>
          <w:rFonts w:ascii="Calibri" w:hAnsi="Calibri" w:cs="Calibri"/>
          <w:sz w:val="20"/>
          <w:szCs w:val="20"/>
        </w:rPr>
        <w:t>Welcome to the Division of Politics, Administration, and Justice at Cal State Fullerton! Many of you have chosen Criminal Justice as a major because of a strong interest in the causes, consequences, and control of crime and in pursuing a criminal justice-related career (e.g. law enforcement, corrections, law, victim services…) or in continuing to professional or graduate school. Your aspirations require you to set high expectations for yourself and to embrace the journey as you discover your passion and pursue your dreams! Make the effort to engage with department faculty when you have questions about course content or your path to graduation. Also, give yourself the best opportunity to graduate and to reach your career goals by making good choices about how you spend your time, engaging in meaningful internship/ research/volunteer opportunities related to your career, and taking advantage of the resources that are here for you at CSUF (e.g. the Career Center, the Academic Advising Center, the HSS Student Success Team, Supplemental Instruction, and Faculty Advisors – see the last few pages of this handbook).</w:t>
      </w:r>
    </w:p>
    <w:p w:rsidRPr="002F3A51" w:rsidR="0044761C" w:rsidP="0044761C" w:rsidRDefault="0044761C" w14:paraId="781351D4" w14:textId="77777777">
      <w:pPr>
        <w:pStyle w:val="BodyText"/>
        <w:spacing w:before="11"/>
        <w:rPr>
          <w:rFonts w:ascii="Calibri" w:hAnsi="Calibri" w:cs="Calibri"/>
          <w:sz w:val="20"/>
          <w:szCs w:val="20"/>
        </w:rPr>
      </w:pPr>
    </w:p>
    <w:p w:rsidRPr="00474EC5" w:rsidR="0044761C" w:rsidP="0044761C" w:rsidRDefault="0044761C" w14:paraId="18371AD8" w14:textId="01FBDCAA">
      <w:pPr>
        <w:spacing w:line="242" w:lineRule="auto"/>
        <w:ind w:left="867" w:right="509"/>
        <w:rPr>
          <w:rFonts w:ascii="Calibri" w:hAnsi="Calibri" w:cs="Calibri"/>
          <w:b/>
          <w:bCs/>
          <w:sz w:val="20"/>
          <w:szCs w:val="20"/>
        </w:rPr>
      </w:pPr>
      <w:r w:rsidRPr="002F3A51">
        <w:rPr>
          <w:rFonts w:ascii="Calibri" w:hAnsi="Calibri" w:cs="Calibri"/>
          <w:sz w:val="20"/>
          <w:szCs w:val="20"/>
        </w:rPr>
        <w:t xml:space="preserve">This handbook is intended to help you navigate the requirements for your bachelor’s degree in criminal justice.  </w:t>
      </w:r>
      <w:r w:rsidRPr="002F3A51">
        <w:rPr>
          <w:rFonts w:ascii="Calibri" w:hAnsi="Calibri" w:cs="Calibri"/>
          <w:b/>
          <w:sz w:val="20"/>
          <w:szCs w:val="20"/>
        </w:rPr>
        <w:t xml:space="preserve">Please review its contents and </w:t>
      </w:r>
      <w:r w:rsidR="00474EC5">
        <w:rPr>
          <w:rFonts w:ascii="Calibri" w:hAnsi="Calibri" w:cs="Calibri"/>
          <w:b/>
          <w:sz w:val="20"/>
          <w:szCs w:val="20"/>
        </w:rPr>
        <w:t xml:space="preserve">add it to your permanent records </w:t>
      </w:r>
      <w:r w:rsidRPr="00474EC5" w:rsidR="00474EC5">
        <w:rPr>
          <w:rFonts w:ascii="Calibri" w:hAnsi="Calibri" w:cs="Calibri"/>
          <w:bCs/>
          <w:sz w:val="20"/>
          <w:szCs w:val="20"/>
        </w:rPr>
        <w:t>(</w:t>
      </w:r>
      <w:r w:rsidRPr="002F3A51">
        <w:rPr>
          <w:rFonts w:ascii="Calibri" w:hAnsi="Calibri" w:cs="Calibri"/>
          <w:sz w:val="20"/>
          <w:szCs w:val="20"/>
        </w:rPr>
        <w:t>so you can reference it throughout your time at CSUF).</w:t>
      </w:r>
      <w:r w:rsidR="00474EC5">
        <w:rPr>
          <w:rFonts w:ascii="Calibri" w:hAnsi="Calibri" w:cs="Calibri"/>
          <w:sz w:val="20"/>
          <w:szCs w:val="20"/>
        </w:rPr>
        <w:t xml:space="preserve"> </w:t>
      </w:r>
      <w:r w:rsidR="00474EC5">
        <w:rPr>
          <w:rFonts w:ascii="Calibri" w:hAnsi="Calibri" w:cs="Calibri"/>
          <w:b/>
          <w:bCs/>
          <w:sz w:val="20"/>
          <w:szCs w:val="20"/>
        </w:rPr>
        <w:t xml:space="preserve">Please be advised that new requirements for the Criminal Justice major will take place this academic year. </w:t>
      </w:r>
    </w:p>
    <w:p w:rsidRPr="002F3A51" w:rsidR="0044761C" w:rsidP="0044761C" w:rsidRDefault="0044761C" w14:paraId="150D8871" w14:textId="77777777">
      <w:pPr>
        <w:pStyle w:val="BodyText"/>
        <w:spacing w:before="1"/>
        <w:rPr>
          <w:rFonts w:ascii="Calibri" w:hAnsi="Calibri" w:cs="Calibri"/>
          <w:sz w:val="20"/>
          <w:szCs w:val="20"/>
        </w:rPr>
      </w:pPr>
    </w:p>
    <w:p w:rsidRPr="002F3A51" w:rsidR="0044761C" w:rsidP="0044761C" w:rsidRDefault="0044761C" w14:paraId="433824D4" w14:textId="77777777">
      <w:pPr>
        <w:ind w:left="867" w:right="320"/>
        <w:rPr>
          <w:rFonts w:ascii="Calibri" w:hAnsi="Calibri" w:cs="Calibri"/>
          <w:sz w:val="20"/>
          <w:szCs w:val="20"/>
        </w:rPr>
      </w:pPr>
      <w:r w:rsidRPr="002F3A51">
        <w:rPr>
          <w:rFonts w:ascii="Calibri" w:hAnsi="Calibri" w:cs="Calibri"/>
          <w:color w:val="FF6600"/>
          <w:sz w:val="20"/>
          <w:szCs w:val="20"/>
        </w:rPr>
        <w:t xml:space="preserve">All students are </w:t>
      </w:r>
      <w:r w:rsidRPr="002F3A51">
        <w:rPr>
          <w:rFonts w:ascii="Calibri" w:hAnsi="Calibri" w:cs="Calibri"/>
          <w:b/>
          <w:i/>
          <w:color w:val="FF6600"/>
          <w:sz w:val="20"/>
          <w:szCs w:val="20"/>
        </w:rPr>
        <w:t>highly encouraged</w:t>
      </w:r>
      <w:r w:rsidRPr="002F3A51">
        <w:rPr>
          <w:rFonts w:ascii="Calibri" w:hAnsi="Calibri" w:cs="Calibri"/>
          <w:i/>
          <w:color w:val="FF6600"/>
          <w:sz w:val="20"/>
          <w:szCs w:val="20"/>
        </w:rPr>
        <w:t xml:space="preserve"> to meet with a major advisor </w:t>
      </w:r>
      <w:r w:rsidRPr="002F3A51">
        <w:rPr>
          <w:rFonts w:ascii="Calibri" w:hAnsi="Calibri" w:cs="Calibri"/>
          <w:i/>
          <w:color w:val="FF6600"/>
          <w:sz w:val="20"/>
          <w:szCs w:val="20"/>
          <w:u w:val="single"/>
        </w:rPr>
        <w:t>at least</w:t>
      </w:r>
      <w:r w:rsidRPr="002F3A51">
        <w:rPr>
          <w:rFonts w:ascii="Calibri" w:hAnsi="Calibri" w:cs="Calibri"/>
          <w:i/>
          <w:color w:val="FF6600"/>
          <w:sz w:val="20"/>
          <w:szCs w:val="20"/>
        </w:rPr>
        <w:t xml:space="preserve"> once per year every year</w:t>
      </w:r>
      <w:r w:rsidRPr="002F3A51">
        <w:rPr>
          <w:rFonts w:ascii="Calibri" w:hAnsi="Calibri" w:cs="Calibri"/>
          <w:color w:val="FF6600"/>
          <w:sz w:val="20"/>
          <w:szCs w:val="20"/>
        </w:rPr>
        <w:t>, and more often as you get closer to graduation or have any specific questions about your progress and/or which courses to take</w:t>
      </w:r>
      <w:r w:rsidRPr="002F3A51">
        <w:rPr>
          <w:rFonts w:ascii="Calibri" w:hAnsi="Calibri" w:cs="Calibri"/>
          <w:sz w:val="20"/>
          <w:szCs w:val="20"/>
        </w:rPr>
        <w:t>. Please bring a current copy of your Titan Degree Audit when attending academic advising sessions. In addition, we recommend that you establish a strong relationship with at least one of your professors so that you have someone whom you know well and who can write letters of recommendation for you when needed.</w:t>
      </w:r>
    </w:p>
    <w:p w:rsidRPr="002F3A51" w:rsidR="0044761C" w:rsidP="0044761C" w:rsidRDefault="0044761C" w14:paraId="5BE9A152" w14:textId="77777777">
      <w:pPr>
        <w:pStyle w:val="BodyText"/>
        <w:spacing w:before="10"/>
        <w:rPr>
          <w:rFonts w:ascii="Calibri" w:hAnsi="Calibri" w:cs="Calibri"/>
          <w:sz w:val="20"/>
          <w:szCs w:val="20"/>
        </w:rPr>
      </w:pPr>
    </w:p>
    <w:p w:rsidRPr="002F3A51" w:rsidR="0044761C" w:rsidP="0044761C" w:rsidRDefault="0044761C" w14:paraId="2CDEAB7F" w14:textId="77777777">
      <w:pPr>
        <w:spacing w:before="1" w:line="242" w:lineRule="auto"/>
        <w:ind w:left="867" w:right="809"/>
        <w:rPr>
          <w:rFonts w:ascii="Calibri" w:hAnsi="Calibri" w:cs="Calibri"/>
          <w:sz w:val="20"/>
          <w:szCs w:val="20"/>
        </w:rPr>
      </w:pPr>
      <w:r w:rsidRPr="002F3A51">
        <w:rPr>
          <w:rFonts w:ascii="Calibri" w:hAnsi="Calibri" w:cs="Calibri"/>
          <w:sz w:val="20"/>
          <w:szCs w:val="20"/>
        </w:rPr>
        <w:t xml:space="preserve">If you need additional assistance at any time, please stop by the Department office (GH 511) or email </w:t>
      </w:r>
      <w:hyperlink w:history="1" r:id="rId20">
        <w:r w:rsidRPr="002F3A51">
          <w:rPr>
            <w:rStyle w:val="Hyperlink"/>
            <w:rFonts w:ascii="Calibri" w:hAnsi="Calibri" w:cs="Calibri"/>
            <w:sz w:val="20"/>
            <w:szCs w:val="20"/>
            <w:u w:color="0000FF"/>
          </w:rPr>
          <w:t xml:space="preserve">pajdiv@fullerton.edu </w:t>
        </w:r>
      </w:hyperlink>
      <w:r w:rsidRPr="002F3A51">
        <w:rPr>
          <w:rFonts w:ascii="Calibri" w:hAnsi="Calibri" w:cs="Calibri"/>
          <w:sz w:val="20"/>
          <w:szCs w:val="20"/>
        </w:rPr>
        <w:t>to ask for help.  We look forward to meeting you and working with you.</w:t>
      </w:r>
    </w:p>
    <w:p w:rsidRPr="002F3A51" w:rsidR="0044761C" w:rsidP="0044761C" w:rsidRDefault="0044761C" w14:paraId="7565DF68" w14:textId="77777777">
      <w:pPr>
        <w:pStyle w:val="BodyText"/>
        <w:spacing w:before="3"/>
        <w:rPr>
          <w:rFonts w:ascii="Calibri" w:hAnsi="Calibri" w:cs="Calibri"/>
          <w:sz w:val="20"/>
          <w:szCs w:val="20"/>
        </w:rPr>
      </w:pPr>
    </w:p>
    <w:p w:rsidRPr="002F3A51" w:rsidR="0044761C" w:rsidP="0044761C" w:rsidRDefault="0044761C" w14:paraId="6038826E" w14:textId="77777777">
      <w:pPr>
        <w:spacing w:before="57" w:after="12"/>
        <w:ind w:left="867"/>
        <w:rPr>
          <w:rFonts w:ascii="Calibri" w:hAnsi="Calibri" w:cs="Calibri"/>
          <w:sz w:val="20"/>
          <w:szCs w:val="20"/>
        </w:rPr>
      </w:pPr>
      <w:r w:rsidRPr="002F3A51">
        <w:rPr>
          <w:rFonts w:ascii="Calibri" w:hAnsi="Calibri" w:cs="Calibri"/>
          <w:sz w:val="20"/>
          <w:szCs w:val="20"/>
        </w:rPr>
        <w:t>Sincerely,</w:t>
      </w:r>
    </w:p>
    <w:p w:rsidRPr="002F3A51" w:rsidR="0044761C" w:rsidP="0044761C" w:rsidRDefault="0044761C" w14:paraId="72F09425" w14:textId="77777777">
      <w:pPr>
        <w:spacing w:before="9" w:line="242" w:lineRule="auto"/>
        <w:ind w:left="867" w:right="860"/>
        <w:rPr>
          <w:rFonts w:ascii="Calibri" w:hAnsi="Calibri" w:cs="Calibri"/>
          <w:sz w:val="20"/>
          <w:szCs w:val="20"/>
        </w:rPr>
      </w:pPr>
    </w:p>
    <w:p w:rsidRPr="002203D7" w:rsidR="0044761C" w:rsidP="0044761C" w:rsidRDefault="0044761C" w14:paraId="127035A6" w14:textId="59A3359D">
      <w:pPr>
        <w:spacing w:before="9" w:line="242" w:lineRule="auto"/>
        <w:ind w:left="867" w:right="860"/>
        <w:rPr>
          <w:rFonts w:ascii="Pristina" w:hAnsi="Pristina"/>
          <w:sz w:val="24"/>
          <w:szCs w:val="24"/>
        </w:rPr>
      </w:pPr>
      <w:r w:rsidRPr="002203D7">
        <w:rPr>
          <w:rFonts w:ascii="Rage Italic" w:hAnsi="Rage Italic"/>
          <w:sz w:val="24"/>
          <w:szCs w:val="24"/>
        </w:rPr>
        <w:t xml:space="preserve">  </w:t>
      </w:r>
      <w:r w:rsidR="00F52302">
        <w:rPr>
          <w:rFonts w:ascii="Rage Italic" w:hAnsi="Rage Italic"/>
          <w:sz w:val="24"/>
          <w:szCs w:val="24"/>
        </w:rPr>
        <w:t xml:space="preserve">Sarah Hill </w:t>
      </w:r>
      <w:r w:rsidRPr="002203D7">
        <w:rPr>
          <w:rFonts w:ascii="Rage Italic" w:hAnsi="Rage Italic"/>
          <w:sz w:val="24"/>
          <w:szCs w:val="24"/>
        </w:rPr>
        <w:tab/>
      </w:r>
      <w:r w:rsidRPr="002203D7">
        <w:rPr>
          <w:rFonts w:ascii="Freestyle Script" w:hAnsi="Freestyle Script"/>
          <w:sz w:val="24"/>
          <w:szCs w:val="24"/>
        </w:rPr>
        <w:tab/>
      </w:r>
      <w:r w:rsidRPr="002203D7">
        <w:rPr>
          <w:rFonts w:ascii="Freestyle Script" w:hAnsi="Freestyle Script"/>
          <w:sz w:val="24"/>
          <w:szCs w:val="24"/>
        </w:rPr>
        <w:tab/>
      </w:r>
      <w:r w:rsidRPr="002203D7">
        <w:rPr>
          <w:rFonts w:ascii="Freestyle Script" w:hAnsi="Freestyle Script"/>
          <w:sz w:val="24"/>
          <w:szCs w:val="24"/>
        </w:rPr>
        <w:tab/>
      </w:r>
      <w:r w:rsidRPr="002203D7">
        <w:rPr>
          <w:rFonts w:ascii="Freestyle Script" w:hAnsi="Freestyle Script"/>
          <w:sz w:val="24"/>
          <w:szCs w:val="24"/>
        </w:rPr>
        <w:tab/>
      </w:r>
      <w:r w:rsidRPr="002203D7">
        <w:rPr>
          <w:rFonts w:ascii="Freestyle Script" w:hAnsi="Freestyle Script"/>
          <w:sz w:val="24"/>
          <w:szCs w:val="24"/>
        </w:rPr>
        <w:t xml:space="preserve">     </w:t>
      </w:r>
      <w:r w:rsidR="00F52302">
        <w:rPr>
          <w:rFonts w:ascii="Freestyle Script" w:hAnsi="Freestyle Script"/>
          <w:sz w:val="24"/>
          <w:szCs w:val="24"/>
        </w:rPr>
        <w:t xml:space="preserve"> </w:t>
      </w:r>
      <w:r w:rsidRPr="002203D7">
        <w:rPr>
          <w:rFonts w:ascii="Pristina" w:hAnsi="Pristina"/>
          <w:sz w:val="24"/>
          <w:szCs w:val="24"/>
        </w:rPr>
        <w:t>Alissa R. Ackerman</w:t>
      </w:r>
      <w:r w:rsidRPr="002203D7">
        <w:rPr>
          <w:sz w:val="24"/>
          <w:szCs w:val="24"/>
        </w:rPr>
        <w:tab/>
      </w:r>
    </w:p>
    <w:tbl>
      <w:tblPr>
        <w:tblStyle w:val="TableGrid"/>
        <w:tblW w:w="0" w:type="auto"/>
        <w:tblInd w:w="8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8"/>
        <w:gridCol w:w="4045"/>
      </w:tblGrid>
      <w:tr w:rsidR="0044761C" w:rsidTr="002F3A51" w14:paraId="5925FB76" w14:textId="77777777">
        <w:tc>
          <w:tcPr>
            <w:tcW w:w="4438" w:type="dxa"/>
          </w:tcPr>
          <w:p w:rsidRPr="00DF0EF7" w:rsidR="0044761C" w:rsidP="00DF0242" w:rsidRDefault="00F52302" w14:paraId="75C6CB7D" w14:textId="1E574F9F">
            <w:pPr>
              <w:tabs>
                <w:tab w:val="left" w:pos="6840"/>
              </w:tabs>
              <w:ind w:right="860"/>
              <w:rPr>
                <w:sz w:val="17"/>
                <w:szCs w:val="17"/>
              </w:rPr>
            </w:pPr>
            <w:r>
              <w:rPr>
                <w:sz w:val="17"/>
                <w:szCs w:val="17"/>
              </w:rPr>
              <w:t>Sarah Hill</w:t>
            </w:r>
            <w:r w:rsidRPr="00DF0EF7" w:rsidR="0044761C">
              <w:rPr>
                <w:sz w:val="17"/>
                <w:szCs w:val="17"/>
              </w:rPr>
              <w:t>, Ph.D.</w:t>
            </w:r>
          </w:p>
        </w:tc>
        <w:tc>
          <w:tcPr>
            <w:tcW w:w="4045" w:type="dxa"/>
          </w:tcPr>
          <w:p w:rsidRPr="00DF0EF7" w:rsidR="0044761C" w:rsidP="00DF0242" w:rsidRDefault="0044761C" w14:paraId="66795E5D" w14:textId="77777777">
            <w:pPr>
              <w:tabs>
                <w:tab w:val="left" w:pos="6840"/>
              </w:tabs>
              <w:ind w:right="860"/>
              <w:rPr>
                <w:sz w:val="17"/>
                <w:szCs w:val="17"/>
              </w:rPr>
            </w:pPr>
            <w:r w:rsidRPr="00DF0EF7">
              <w:rPr>
                <w:sz w:val="17"/>
                <w:szCs w:val="17"/>
              </w:rPr>
              <w:t>Alissa R. Ackerman, Ph.D.</w:t>
            </w:r>
          </w:p>
        </w:tc>
      </w:tr>
      <w:tr w:rsidR="0044761C" w:rsidTr="002F3A51" w14:paraId="411969C3" w14:textId="77777777">
        <w:tc>
          <w:tcPr>
            <w:tcW w:w="4438" w:type="dxa"/>
          </w:tcPr>
          <w:p w:rsidRPr="00DF0EF7" w:rsidR="0044761C" w:rsidP="00DF0242" w:rsidRDefault="0044761C" w14:paraId="212CCA5E" w14:textId="3EB7E102">
            <w:pPr>
              <w:tabs>
                <w:tab w:val="left" w:pos="6840"/>
              </w:tabs>
              <w:ind w:right="860"/>
              <w:rPr>
                <w:sz w:val="17"/>
                <w:szCs w:val="17"/>
              </w:rPr>
            </w:pPr>
            <w:r w:rsidRPr="00DF0EF7">
              <w:rPr>
                <w:sz w:val="17"/>
                <w:szCs w:val="17"/>
              </w:rPr>
              <w:t>Professor and Chair</w:t>
            </w:r>
          </w:p>
        </w:tc>
        <w:tc>
          <w:tcPr>
            <w:tcW w:w="4045" w:type="dxa"/>
          </w:tcPr>
          <w:p w:rsidRPr="00DF0EF7" w:rsidR="0044761C" w:rsidP="00DF0242" w:rsidRDefault="0044761C" w14:paraId="4E5C2C39" w14:textId="3C556E55">
            <w:pPr>
              <w:tabs>
                <w:tab w:val="left" w:pos="6840"/>
              </w:tabs>
              <w:ind w:right="860"/>
              <w:rPr>
                <w:sz w:val="17"/>
                <w:szCs w:val="17"/>
              </w:rPr>
            </w:pPr>
            <w:r w:rsidRPr="00DF0EF7">
              <w:rPr>
                <w:sz w:val="17"/>
                <w:szCs w:val="17"/>
              </w:rPr>
              <w:t xml:space="preserve">Professor and </w:t>
            </w:r>
            <w:r w:rsidR="00474EC5">
              <w:rPr>
                <w:sz w:val="17"/>
                <w:szCs w:val="17"/>
              </w:rPr>
              <w:t>Associate Chair</w:t>
            </w:r>
          </w:p>
        </w:tc>
      </w:tr>
      <w:tr w:rsidR="0044761C" w:rsidTr="002F3A51" w14:paraId="28280747" w14:textId="77777777">
        <w:tc>
          <w:tcPr>
            <w:tcW w:w="4438" w:type="dxa"/>
          </w:tcPr>
          <w:p w:rsidRPr="00DF0EF7" w:rsidR="0044761C" w:rsidP="00DF0242" w:rsidRDefault="0044761C" w14:paraId="06FB3CA1" w14:textId="77777777">
            <w:pPr>
              <w:tabs>
                <w:tab w:val="left" w:pos="6840"/>
              </w:tabs>
              <w:ind w:right="860"/>
              <w:rPr>
                <w:sz w:val="17"/>
                <w:szCs w:val="17"/>
              </w:rPr>
            </w:pPr>
            <w:r w:rsidRPr="00DF0EF7">
              <w:rPr>
                <w:sz w:val="17"/>
                <w:szCs w:val="17"/>
              </w:rPr>
              <w:t>Division of Politics, Administration, and Justice</w:t>
            </w:r>
          </w:p>
        </w:tc>
        <w:tc>
          <w:tcPr>
            <w:tcW w:w="4045" w:type="dxa"/>
          </w:tcPr>
          <w:p w:rsidRPr="00DF0EF7" w:rsidR="0044761C" w:rsidP="00DF0242" w:rsidRDefault="0044761C" w14:paraId="6F519758" w14:textId="77777777">
            <w:pPr>
              <w:tabs>
                <w:tab w:val="left" w:pos="6840"/>
              </w:tabs>
              <w:ind w:right="860"/>
              <w:rPr>
                <w:sz w:val="17"/>
                <w:szCs w:val="17"/>
              </w:rPr>
            </w:pPr>
            <w:r w:rsidRPr="00DF0EF7">
              <w:rPr>
                <w:sz w:val="17"/>
                <w:szCs w:val="17"/>
              </w:rPr>
              <w:t>Department of Criminal Justice</w:t>
            </w:r>
          </w:p>
        </w:tc>
      </w:tr>
    </w:tbl>
    <w:p w:rsidRPr="00F53101" w:rsidR="0044761C" w:rsidP="0044761C" w:rsidRDefault="0044761C" w14:paraId="6FB9F2CE" w14:textId="77777777">
      <w:pPr>
        <w:rPr>
          <w:sz w:val="24"/>
          <w:szCs w:val="24"/>
        </w:rPr>
      </w:pPr>
    </w:p>
    <w:p w:rsidR="0044761C" w:rsidP="0044761C" w:rsidRDefault="0044761C" w14:paraId="4BA4B2A2" w14:textId="77777777">
      <w:pPr>
        <w:jc w:val="center"/>
        <w:rPr>
          <w:color w:val="002060"/>
          <w:sz w:val="16"/>
          <w:szCs w:val="16"/>
        </w:rPr>
      </w:pPr>
      <w:r w:rsidRPr="00C20CE9">
        <w:rPr>
          <w:color w:val="002060"/>
          <w:sz w:val="16"/>
          <w:szCs w:val="16"/>
        </w:rPr>
        <w:t>800 N. State College Blvd., Fullerton, CA 92831</w:t>
      </w:r>
    </w:p>
    <w:p w:rsidRPr="00C20CE9" w:rsidR="008B7179" w:rsidP="0044761C" w:rsidRDefault="00D331FD" w14:paraId="3F7FEA59" w14:textId="08E2F17F">
      <w:pPr>
        <w:jc w:val="center"/>
        <w:rPr>
          <w:color w:val="002060"/>
          <w:sz w:val="16"/>
          <w:szCs w:val="16"/>
        </w:rPr>
      </w:pPr>
      <w:r w:rsidRPr="00D331FD">
        <w:rPr>
          <w:rFonts w:ascii="Verdana" w:hAnsi="Verdana" w:eastAsia="MS Mincho"/>
          <w:noProof/>
          <w:szCs w:val="24"/>
          <w:lang w:eastAsia="ja-JP"/>
        </w:rPr>
        <w:drawing>
          <wp:anchor distT="0" distB="0" distL="114300" distR="114300" simplePos="0" relativeHeight="251657728" behindDoc="0" locked="0" layoutInCell="1" allowOverlap="1" wp14:anchorId="71F6D4B5" wp14:editId="7072DC2C">
            <wp:simplePos x="0" y="0"/>
            <wp:positionH relativeFrom="column">
              <wp:posOffset>2136618</wp:posOffset>
            </wp:positionH>
            <wp:positionV relativeFrom="paragraph">
              <wp:posOffset>122555</wp:posOffset>
            </wp:positionV>
            <wp:extent cx="1572895" cy="170815"/>
            <wp:effectExtent l="0" t="0" r="1905" b="0"/>
            <wp:wrapNone/>
            <wp:docPr id="1445811310" name="Picture 144581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72895" cy="170815"/>
                    </a:xfrm>
                    <a:prstGeom prst="rect">
                      <a:avLst/>
                    </a:prstGeom>
                    <a:noFill/>
                  </pic:spPr>
                </pic:pic>
              </a:graphicData>
            </a:graphic>
            <wp14:sizeRelH relativeFrom="page">
              <wp14:pctWidth>0</wp14:pctWidth>
            </wp14:sizeRelH>
            <wp14:sizeRelV relativeFrom="page">
              <wp14:pctHeight>0</wp14:pctHeight>
            </wp14:sizeRelV>
          </wp:anchor>
        </w:drawing>
      </w:r>
    </w:p>
    <w:p w:rsidR="003B1933" w:rsidP="003B1933" w:rsidRDefault="003B1933" w14:paraId="0865DCFA" w14:textId="61BDA723">
      <w:pPr>
        <w:tabs>
          <w:tab w:val="left" w:pos="720"/>
          <w:tab w:val="left" w:pos="1440"/>
          <w:tab w:val="left" w:pos="2160"/>
          <w:tab w:val="left" w:pos="2880"/>
          <w:tab w:val="left" w:pos="3600"/>
          <w:tab w:val="left" w:pos="4320"/>
          <w:tab w:val="center" w:pos="4680"/>
          <w:tab w:val="left" w:pos="5040"/>
          <w:tab w:val="left" w:pos="6772"/>
        </w:tabs>
        <w:rPr>
          <w:noProof/>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44761C" w:rsidP="00F52302" w:rsidRDefault="003B1933" w14:paraId="5927AA50" w14:textId="4946B066">
      <w:pPr>
        <w:rPr>
          <w:noProof/>
          <w:sz w:val="24"/>
          <w:szCs w:val="24"/>
        </w:rPr>
      </w:pPr>
      <w:r>
        <w:rPr>
          <w:noProof/>
          <w:sz w:val="24"/>
          <w:szCs w:val="24"/>
        </w:rPr>
        <w:br w:type="page"/>
      </w:r>
    </w:p>
    <w:p w:rsidR="002E47DD" w:rsidP="003B1933" w:rsidRDefault="002E47DD" w14:paraId="7A6F3580" w14:textId="37EA1285">
      <w:pPr>
        <w:tabs>
          <w:tab w:val="center" w:pos="4680"/>
          <w:tab w:val="left" w:pos="6772"/>
        </w:tabs>
        <w:rPr>
          <w:rFonts w:ascii="Garamond"/>
          <w:sz w:val="14"/>
        </w:rPr>
        <w:sectPr w:rsidR="002E47DD" w:rsidSect="00CF1FFC">
          <w:pgSz w:w="12240" w:h="15840" w:orient="portrait"/>
          <w:pgMar w:top="1440" w:right="1440" w:bottom="1440" w:left="1440" w:header="720" w:footer="720" w:gutter="0"/>
          <w:cols w:space="720"/>
          <w:docGrid w:linePitch="299"/>
        </w:sectPr>
      </w:pPr>
    </w:p>
    <w:sdt>
      <w:sdtPr>
        <w:rPr>
          <w:rFonts w:ascii="Times New Roman" w:hAnsi="Times New Roman" w:eastAsia="Times New Roman" w:cs="Times New Roman"/>
          <w:b w:val="0"/>
          <w:bCs w:val="0"/>
          <w:color w:val="auto"/>
          <w:sz w:val="22"/>
          <w:szCs w:val="22"/>
        </w:rPr>
        <w:id w:val="-2002497479"/>
        <w:docPartObj>
          <w:docPartGallery w:val="Table of Contents"/>
          <w:docPartUnique/>
        </w:docPartObj>
      </w:sdtPr>
      <w:sdtEndPr>
        <w:rPr>
          <w:rFonts w:ascii="Times New Roman" w:hAnsi="Times New Roman" w:eastAsia="Times New Roman" w:cs="Times New Roman"/>
          <w:b w:val="0"/>
          <w:bCs w:val="0"/>
          <w:noProof/>
          <w:color w:val="auto"/>
          <w:sz w:val="22"/>
          <w:szCs w:val="22"/>
        </w:rPr>
      </w:sdtEndPr>
      <w:sdtContent>
        <w:p w:rsidRPr="00357C2F" w:rsidR="008B7179" w:rsidP="008B7179" w:rsidRDefault="008B7179" w14:paraId="57329098" w14:textId="55C6BD20">
          <w:pPr>
            <w:pStyle w:val="TOCHeading"/>
            <w:jc w:val="center"/>
            <w:rPr>
              <w:rFonts w:ascii="Calibri" w:hAnsi="Calibri" w:cs="Calibri"/>
              <w:color w:val="auto"/>
              <w:sz w:val="36"/>
              <w:szCs w:val="36"/>
            </w:rPr>
          </w:pPr>
          <w:r w:rsidRPr="00357C2F">
            <w:rPr>
              <w:rFonts w:ascii="Calibri" w:hAnsi="Calibri" w:cs="Calibri"/>
              <w:color w:val="auto"/>
              <w:sz w:val="36"/>
              <w:szCs w:val="36"/>
            </w:rPr>
            <w:t>Table of Contents</w:t>
          </w:r>
        </w:p>
        <w:p w:rsidRPr="00B838AB" w:rsidR="00B838AB" w:rsidP="00B838AB" w:rsidRDefault="00B838AB" w14:paraId="6070153C" w14:textId="77777777"/>
        <w:p w:rsidRPr="00B838AB" w:rsidR="003D5198" w:rsidRDefault="008B7179" w14:paraId="57F33F32" w14:textId="3EFFF83A">
          <w:pPr>
            <w:pStyle w:val="TOC1"/>
            <w:tabs>
              <w:tab w:val="right" w:leader="dot" w:pos="9570"/>
            </w:tabs>
            <w:rPr>
              <w:rFonts w:ascii="Calibri" w:hAnsi="Calibri" w:cs="Calibri" w:eastAsiaTheme="minorEastAsia"/>
              <w:b w:val="0"/>
              <w:bCs w:val="0"/>
              <w:noProof/>
              <w:kern w:val="2"/>
              <w:sz w:val="28"/>
              <w:szCs w:val="28"/>
              <w14:ligatures w14:val="standardContextual"/>
            </w:rPr>
          </w:pPr>
          <w:r w:rsidRPr="003D5198">
            <w:rPr>
              <w:b w:val="0"/>
              <w:bCs w:val="0"/>
            </w:rPr>
            <w:fldChar w:fldCharType="begin"/>
          </w:r>
          <w:r w:rsidRPr="003D5198">
            <w:rPr>
              <w:b w:val="0"/>
              <w:bCs w:val="0"/>
            </w:rPr>
            <w:instrText xml:space="preserve"> TOC \o "1-3" \h \z \u </w:instrText>
          </w:r>
          <w:r w:rsidRPr="003D5198">
            <w:rPr>
              <w:b w:val="0"/>
              <w:bCs w:val="0"/>
            </w:rPr>
            <w:fldChar w:fldCharType="separate"/>
          </w:r>
          <w:hyperlink w:history="1" w:anchor="_Toc141194988">
            <w:r w:rsidRPr="00B838AB" w:rsidR="003D5198">
              <w:rPr>
                <w:rStyle w:val="Hyperlink"/>
                <w:rFonts w:ascii="Calibri" w:hAnsi="Calibri" w:cs="Calibri"/>
                <w:b w:val="0"/>
                <w:bCs w:val="0"/>
                <w:noProof/>
                <w:sz w:val="28"/>
                <w:szCs w:val="28"/>
              </w:rPr>
              <w:t>A SNAPSHOT OF SELECT CAREERS IN CRIMINAL JUSTICE</w:t>
            </w:r>
            <w:r w:rsidRPr="00B838AB" w:rsidR="003D5198">
              <w:rPr>
                <w:rFonts w:ascii="Calibri" w:hAnsi="Calibri" w:cs="Calibri"/>
                <w:b w:val="0"/>
                <w:bCs w:val="0"/>
                <w:noProof/>
                <w:webHidden/>
                <w:sz w:val="28"/>
                <w:szCs w:val="28"/>
              </w:rPr>
              <w:tab/>
            </w:r>
            <w:r w:rsidRPr="00B838AB" w:rsidR="003D5198">
              <w:rPr>
                <w:rFonts w:ascii="Calibri" w:hAnsi="Calibri" w:cs="Calibri"/>
                <w:b w:val="0"/>
                <w:bCs w:val="0"/>
                <w:noProof/>
                <w:webHidden/>
                <w:sz w:val="28"/>
                <w:szCs w:val="28"/>
              </w:rPr>
              <w:fldChar w:fldCharType="begin"/>
            </w:r>
            <w:r w:rsidRPr="00B838AB" w:rsidR="003D5198">
              <w:rPr>
                <w:rFonts w:ascii="Calibri" w:hAnsi="Calibri" w:cs="Calibri"/>
                <w:b w:val="0"/>
                <w:bCs w:val="0"/>
                <w:noProof/>
                <w:webHidden/>
                <w:sz w:val="28"/>
                <w:szCs w:val="28"/>
              </w:rPr>
              <w:instrText xml:space="preserve"> PAGEREF _Toc141194988 \h </w:instrText>
            </w:r>
            <w:r w:rsidRPr="00B838AB" w:rsidR="003D5198">
              <w:rPr>
                <w:rFonts w:ascii="Calibri" w:hAnsi="Calibri" w:cs="Calibri"/>
                <w:b w:val="0"/>
                <w:bCs w:val="0"/>
                <w:noProof/>
                <w:webHidden/>
                <w:sz w:val="28"/>
                <w:szCs w:val="28"/>
              </w:rPr>
            </w:r>
            <w:r w:rsidRPr="00B838AB" w:rsidR="003D5198">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2</w:t>
            </w:r>
            <w:r w:rsidRPr="00B838AB" w:rsidR="003D5198">
              <w:rPr>
                <w:rFonts w:ascii="Calibri" w:hAnsi="Calibri" w:cs="Calibri"/>
                <w:b w:val="0"/>
                <w:bCs w:val="0"/>
                <w:noProof/>
                <w:webHidden/>
                <w:sz w:val="28"/>
                <w:szCs w:val="28"/>
              </w:rPr>
              <w:fldChar w:fldCharType="end"/>
            </w:r>
          </w:hyperlink>
        </w:p>
        <w:p w:rsidRPr="00B838AB" w:rsidR="003D5198" w:rsidRDefault="003D5198" w14:paraId="29CC55E7" w14:textId="47D8B5B1">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89">
            <w:r w:rsidRPr="00B838AB">
              <w:rPr>
                <w:rStyle w:val="Hyperlink"/>
                <w:rFonts w:ascii="Calibri" w:hAnsi="Calibri" w:cs="Calibri"/>
                <w:b w:val="0"/>
                <w:bCs w:val="0"/>
                <w:noProof/>
                <w:w w:val="105"/>
                <w:sz w:val="28"/>
                <w:szCs w:val="28"/>
              </w:rPr>
              <w:t>BACHELOR OF ARTS DEGREE IN CRIMINAL JUSTICE</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_Toc141194989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3</w:t>
            </w:r>
            <w:r w:rsidRPr="00B838AB">
              <w:rPr>
                <w:rFonts w:ascii="Calibri" w:hAnsi="Calibri" w:cs="Calibri"/>
                <w:b w:val="0"/>
                <w:bCs w:val="0"/>
                <w:noProof/>
                <w:webHidden/>
                <w:sz w:val="28"/>
                <w:szCs w:val="28"/>
              </w:rPr>
              <w:fldChar w:fldCharType="end"/>
            </w:r>
          </w:hyperlink>
        </w:p>
        <w:p w:rsidRPr="00B838AB" w:rsidR="003D5198" w:rsidRDefault="003D5198" w14:paraId="1F08589C" w14:textId="07A439F8">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0">
            <w:r w:rsidRPr="00B838AB">
              <w:rPr>
                <w:rStyle w:val="Hyperlink"/>
                <w:rFonts w:ascii="Calibri" w:hAnsi="Calibri" w:cs="Calibri"/>
                <w:b w:val="0"/>
                <w:bCs w:val="0"/>
                <w:noProof/>
                <w:sz w:val="28"/>
                <w:szCs w:val="28"/>
              </w:rPr>
              <w:t>BACHELOR’S DEGREE REQUIREMENTS</w:t>
            </w:r>
            <w:r w:rsidRPr="00B838AB" w:rsidR="00B838AB">
              <w:rPr>
                <w:rStyle w:val="Hyperlink"/>
                <w:rFonts w:ascii="Calibri" w:hAnsi="Calibri" w:cs="Calibri"/>
                <w:b w:val="0"/>
                <w:bCs w:val="0"/>
                <w:noProof/>
                <w:sz w:val="28"/>
                <w:szCs w:val="28"/>
              </w:rPr>
              <w:t xml:space="preserve"> &amp; GRAD CHECK PROCESS</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_Toc141194990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4</w:t>
            </w:r>
            <w:r w:rsidRPr="00B838AB">
              <w:rPr>
                <w:rFonts w:ascii="Calibri" w:hAnsi="Calibri" w:cs="Calibri"/>
                <w:b w:val="0"/>
                <w:bCs w:val="0"/>
                <w:noProof/>
                <w:webHidden/>
                <w:sz w:val="28"/>
                <w:szCs w:val="28"/>
              </w:rPr>
              <w:fldChar w:fldCharType="end"/>
            </w:r>
          </w:hyperlink>
        </w:p>
        <w:p w:rsidRPr="00B838AB" w:rsidR="003D5198" w:rsidRDefault="003D5198" w14:paraId="1E3C1C69" w14:textId="23F6F647">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1">
            <w:r w:rsidRPr="00B838AB">
              <w:rPr>
                <w:rStyle w:val="Hyperlink"/>
                <w:rFonts w:ascii="Calibri" w:hAnsi="Calibri" w:cs="Calibri"/>
                <w:b w:val="0"/>
                <w:bCs w:val="0"/>
                <w:noProof/>
                <w:sz w:val="28"/>
                <w:szCs w:val="28"/>
              </w:rPr>
              <w:t>CSUF UNDERGRADUATE REPEAT POLICY AND WITHDRAWAL POLICY</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_Toc141194991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5</w:t>
            </w:r>
            <w:r w:rsidRPr="00B838AB">
              <w:rPr>
                <w:rFonts w:ascii="Calibri" w:hAnsi="Calibri" w:cs="Calibri"/>
                <w:b w:val="0"/>
                <w:bCs w:val="0"/>
                <w:noProof/>
                <w:webHidden/>
                <w:sz w:val="28"/>
                <w:szCs w:val="28"/>
              </w:rPr>
              <w:fldChar w:fldCharType="end"/>
            </w:r>
          </w:hyperlink>
        </w:p>
        <w:p w:rsidRPr="00B838AB" w:rsidR="003D5198" w:rsidRDefault="003D5198" w14:paraId="031AA36B" w14:textId="169DEA02">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2">
            <w:r w:rsidRPr="00B838AB">
              <w:rPr>
                <w:rStyle w:val="Hyperlink"/>
                <w:rFonts w:ascii="Calibri" w:hAnsi="Calibri" w:cs="Calibri"/>
                <w:b w:val="0"/>
                <w:bCs w:val="0"/>
                <w:noProof/>
                <w:sz w:val="28"/>
                <w:szCs w:val="28"/>
              </w:rPr>
              <w:t>ACADEMIC NOTICE AND DISQUALIFICATION</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_Toc141194992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7</w:t>
            </w:r>
            <w:r w:rsidRPr="00B838AB">
              <w:rPr>
                <w:rFonts w:ascii="Calibri" w:hAnsi="Calibri" w:cs="Calibri"/>
                <w:b w:val="0"/>
                <w:bCs w:val="0"/>
                <w:noProof/>
                <w:webHidden/>
                <w:sz w:val="28"/>
                <w:szCs w:val="28"/>
              </w:rPr>
              <w:fldChar w:fldCharType="end"/>
            </w:r>
          </w:hyperlink>
        </w:p>
        <w:p w:rsidRPr="00B838AB" w:rsidR="003D5198" w:rsidRDefault="003D5198" w14:paraId="2FFBE6FC" w14:textId="17F60228">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3">
            <w:r w:rsidRPr="00B838AB">
              <w:rPr>
                <w:rStyle w:val="Hyperlink"/>
                <w:rFonts w:ascii="Calibri" w:hAnsi="Calibri" w:cs="Calibri"/>
                <w:b w:val="0"/>
                <w:bCs w:val="0"/>
                <w:noProof/>
                <w:sz w:val="28"/>
                <w:szCs w:val="28"/>
              </w:rPr>
              <w:t>THE CRIMINAL JUSTICE MAJOR</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_Toc141194993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8</w:t>
            </w:r>
            <w:r w:rsidRPr="00B838AB">
              <w:rPr>
                <w:rFonts w:ascii="Calibri" w:hAnsi="Calibri" w:cs="Calibri"/>
                <w:b w:val="0"/>
                <w:bCs w:val="0"/>
                <w:noProof/>
                <w:webHidden/>
                <w:sz w:val="28"/>
                <w:szCs w:val="28"/>
              </w:rPr>
              <w:fldChar w:fldCharType="end"/>
            </w:r>
          </w:hyperlink>
        </w:p>
        <w:p w:rsidRPr="00B838AB" w:rsidR="003D5198" w:rsidRDefault="003D5198" w14:paraId="6DD92458" w14:textId="60788B5D">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4">
            <w:r w:rsidRPr="00B838AB">
              <w:rPr>
                <w:rStyle w:val="Hyperlink"/>
                <w:rFonts w:ascii="Calibri" w:hAnsi="Calibri" w:cs="Calibri"/>
                <w:b w:val="0"/>
                <w:bCs w:val="0"/>
                <w:noProof/>
                <w:sz w:val="28"/>
                <w:szCs w:val="28"/>
              </w:rPr>
              <w:t>LIST OF CRIMINAL JUSTICE COURSES</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_Toc141194994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9</w:t>
            </w:r>
            <w:r w:rsidRPr="00B838AB">
              <w:rPr>
                <w:rFonts w:ascii="Calibri" w:hAnsi="Calibri" w:cs="Calibri"/>
                <w:b w:val="0"/>
                <w:bCs w:val="0"/>
                <w:noProof/>
                <w:webHidden/>
                <w:sz w:val="28"/>
                <w:szCs w:val="28"/>
              </w:rPr>
              <w:fldChar w:fldCharType="end"/>
            </w:r>
          </w:hyperlink>
        </w:p>
        <w:p w:rsidRPr="00B838AB" w:rsidR="003D5198" w:rsidRDefault="003D5198" w14:paraId="3E5429CC" w14:textId="6E4243E2">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5">
            <w:r w:rsidRPr="00B838AB">
              <w:rPr>
                <w:rStyle w:val="Hyperlink"/>
                <w:rFonts w:ascii="Calibri" w:hAnsi="Calibri" w:cs="Calibri"/>
                <w:b w:val="0"/>
                <w:bCs w:val="0"/>
                <w:noProof/>
                <w:sz w:val="28"/>
                <w:szCs w:val="28"/>
              </w:rPr>
              <w:t>PLANNING YOUR</w:t>
            </w:r>
            <w:r w:rsidRPr="00B838AB">
              <w:rPr>
                <w:rStyle w:val="Hyperlink"/>
                <w:rFonts w:ascii="Calibri" w:hAnsi="Calibri" w:cs="Calibri"/>
                <w:b w:val="0"/>
                <w:bCs w:val="0"/>
                <w:noProof/>
                <w:spacing w:val="73"/>
                <w:sz w:val="28"/>
                <w:szCs w:val="28"/>
              </w:rPr>
              <w:t xml:space="preserve"> </w:t>
            </w:r>
            <w:r w:rsidRPr="00B838AB">
              <w:rPr>
                <w:rStyle w:val="Hyperlink"/>
                <w:rFonts w:ascii="Calibri" w:hAnsi="Calibri" w:cs="Calibri"/>
                <w:b w:val="0"/>
                <w:bCs w:val="0"/>
                <w:noProof/>
                <w:sz w:val="28"/>
                <w:szCs w:val="28"/>
              </w:rPr>
              <w:t>COURSEWORK</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_Toc141194995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10</w:t>
            </w:r>
            <w:r w:rsidRPr="00B838AB">
              <w:rPr>
                <w:rFonts w:ascii="Calibri" w:hAnsi="Calibri" w:cs="Calibri"/>
                <w:b w:val="0"/>
                <w:bCs w:val="0"/>
                <w:noProof/>
                <w:webHidden/>
                <w:sz w:val="28"/>
                <w:szCs w:val="28"/>
              </w:rPr>
              <w:fldChar w:fldCharType="end"/>
            </w:r>
          </w:hyperlink>
        </w:p>
        <w:p w:rsidRPr="00B838AB" w:rsidR="003D5198" w:rsidRDefault="00B838AB" w14:paraId="3DD44B41" w14:textId="4EE0575E">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6">
            <w:r w:rsidRPr="00B838AB">
              <w:rPr>
                <w:rStyle w:val="Hyperlink"/>
                <w:rFonts w:ascii="Calibri" w:hAnsi="Calibri" w:cs="Calibri"/>
                <w:b w:val="0"/>
                <w:bCs w:val="0"/>
                <w:noProof/>
                <w:sz w:val="28"/>
                <w:szCs w:val="28"/>
              </w:rPr>
              <w:t xml:space="preserve">ACADEMIC ROAD MAP - </w:t>
            </w:r>
            <w:r w:rsidRPr="00B838AB" w:rsidR="003D5198">
              <w:rPr>
                <w:rStyle w:val="Hyperlink"/>
                <w:rFonts w:ascii="Calibri" w:hAnsi="Calibri" w:cs="Calibri"/>
                <w:b w:val="0"/>
                <w:bCs w:val="0"/>
                <w:noProof/>
                <w:sz w:val="28"/>
                <w:szCs w:val="28"/>
              </w:rPr>
              <w:t>4</w:t>
            </w:r>
            <w:r w:rsidRPr="00B838AB" w:rsidR="003D5198">
              <w:rPr>
                <w:rStyle w:val="Hyperlink"/>
                <w:rFonts w:ascii="Calibri" w:hAnsi="Calibri" w:cs="Calibri"/>
                <w:b w:val="0"/>
                <w:bCs w:val="0"/>
                <w:noProof/>
                <w:spacing w:val="-15"/>
                <w:sz w:val="28"/>
                <w:szCs w:val="28"/>
              </w:rPr>
              <w:t xml:space="preserve"> </w:t>
            </w:r>
            <w:r w:rsidRPr="00B838AB" w:rsidR="003D5198">
              <w:rPr>
                <w:rStyle w:val="Hyperlink"/>
                <w:rFonts w:ascii="Calibri" w:hAnsi="Calibri" w:cs="Calibri"/>
                <w:b w:val="0"/>
                <w:bCs w:val="0"/>
                <w:noProof/>
                <w:sz w:val="28"/>
                <w:szCs w:val="28"/>
              </w:rPr>
              <w:t>YEAR</w:t>
            </w:r>
            <w:r w:rsidRPr="00B838AB">
              <w:rPr>
                <w:rStyle w:val="Hyperlink"/>
                <w:rFonts w:ascii="Calibri" w:hAnsi="Calibri" w:cs="Calibri"/>
                <w:b w:val="0"/>
                <w:bCs w:val="0"/>
                <w:noProof/>
                <w:sz w:val="28"/>
                <w:szCs w:val="28"/>
              </w:rPr>
              <w:t xml:space="preserve"> PROGRAM (ENTERED CSUF AS FRESHMAN)</w:t>
            </w:r>
            <w:r w:rsidRPr="00B838AB" w:rsidR="003D5198">
              <w:rPr>
                <w:rFonts w:ascii="Calibri" w:hAnsi="Calibri" w:cs="Calibri"/>
                <w:b w:val="0"/>
                <w:bCs w:val="0"/>
                <w:noProof/>
                <w:webHidden/>
                <w:sz w:val="28"/>
                <w:szCs w:val="28"/>
              </w:rPr>
              <w:tab/>
            </w:r>
            <w:r w:rsidRPr="00B838AB" w:rsidR="003D5198">
              <w:rPr>
                <w:rFonts w:ascii="Calibri" w:hAnsi="Calibri" w:cs="Calibri"/>
                <w:b w:val="0"/>
                <w:bCs w:val="0"/>
                <w:noProof/>
                <w:webHidden/>
                <w:sz w:val="28"/>
                <w:szCs w:val="28"/>
              </w:rPr>
              <w:fldChar w:fldCharType="begin"/>
            </w:r>
            <w:r w:rsidRPr="00B838AB" w:rsidR="003D5198">
              <w:rPr>
                <w:rFonts w:ascii="Calibri" w:hAnsi="Calibri" w:cs="Calibri"/>
                <w:b w:val="0"/>
                <w:bCs w:val="0"/>
                <w:noProof/>
                <w:webHidden/>
                <w:sz w:val="28"/>
                <w:szCs w:val="28"/>
              </w:rPr>
              <w:instrText xml:space="preserve"> PAGEREF _Toc141194996 \h </w:instrText>
            </w:r>
            <w:r w:rsidRPr="00B838AB" w:rsidR="003D5198">
              <w:rPr>
                <w:rFonts w:ascii="Calibri" w:hAnsi="Calibri" w:cs="Calibri"/>
                <w:b w:val="0"/>
                <w:bCs w:val="0"/>
                <w:noProof/>
                <w:webHidden/>
                <w:sz w:val="28"/>
                <w:szCs w:val="28"/>
              </w:rPr>
            </w:r>
            <w:r w:rsidRPr="00B838AB" w:rsidR="003D5198">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11</w:t>
            </w:r>
            <w:r w:rsidRPr="00B838AB" w:rsidR="003D5198">
              <w:rPr>
                <w:rFonts w:ascii="Calibri" w:hAnsi="Calibri" w:cs="Calibri"/>
                <w:b w:val="0"/>
                <w:bCs w:val="0"/>
                <w:noProof/>
                <w:webHidden/>
                <w:sz w:val="28"/>
                <w:szCs w:val="28"/>
              </w:rPr>
              <w:fldChar w:fldCharType="end"/>
            </w:r>
          </w:hyperlink>
        </w:p>
        <w:p w:rsidRPr="00B838AB" w:rsidR="003D5198" w:rsidRDefault="00B838AB" w14:paraId="1457D5C8" w14:textId="2E7F432C">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7">
            <w:r w:rsidRPr="00B838AB">
              <w:rPr>
                <w:rStyle w:val="Hyperlink"/>
                <w:rFonts w:ascii="Calibri" w:hAnsi="Calibri" w:cs="Calibri"/>
                <w:b w:val="0"/>
                <w:bCs w:val="0"/>
                <w:noProof/>
                <w:sz w:val="28"/>
                <w:szCs w:val="28"/>
              </w:rPr>
              <w:t>ACADEMIC ROAD MAP -</w:t>
            </w:r>
            <w:r w:rsidRPr="00B838AB" w:rsidR="003D5198">
              <w:rPr>
                <w:rStyle w:val="Hyperlink"/>
                <w:rFonts w:ascii="Calibri" w:hAnsi="Calibri" w:cs="Calibri"/>
                <w:b w:val="0"/>
                <w:bCs w:val="0"/>
                <w:noProof/>
                <w:sz w:val="28"/>
                <w:szCs w:val="28"/>
              </w:rPr>
              <w:t xml:space="preserve"> 5 YEAR</w:t>
            </w:r>
            <w:r w:rsidRPr="00B838AB">
              <w:rPr>
                <w:rStyle w:val="Hyperlink"/>
                <w:rFonts w:ascii="Calibri" w:hAnsi="Calibri" w:cs="Calibri"/>
                <w:b w:val="0"/>
                <w:bCs w:val="0"/>
                <w:noProof/>
                <w:sz w:val="28"/>
                <w:szCs w:val="28"/>
              </w:rPr>
              <w:t xml:space="preserve"> PROGRAM (ENTERED CSUF AS FRESHMAN)</w:t>
            </w:r>
            <w:r w:rsidRPr="00B838AB" w:rsidR="003D5198">
              <w:rPr>
                <w:rFonts w:ascii="Calibri" w:hAnsi="Calibri" w:cs="Calibri"/>
                <w:b w:val="0"/>
                <w:bCs w:val="0"/>
                <w:noProof/>
                <w:webHidden/>
                <w:sz w:val="28"/>
                <w:szCs w:val="28"/>
              </w:rPr>
              <w:tab/>
            </w:r>
            <w:r w:rsidRPr="00B838AB" w:rsidR="003D5198">
              <w:rPr>
                <w:rFonts w:ascii="Calibri" w:hAnsi="Calibri" w:cs="Calibri"/>
                <w:b w:val="0"/>
                <w:bCs w:val="0"/>
                <w:noProof/>
                <w:webHidden/>
                <w:sz w:val="28"/>
                <w:szCs w:val="28"/>
              </w:rPr>
              <w:fldChar w:fldCharType="begin"/>
            </w:r>
            <w:r w:rsidRPr="00B838AB" w:rsidR="003D5198">
              <w:rPr>
                <w:rFonts w:ascii="Calibri" w:hAnsi="Calibri" w:cs="Calibri"/>
                <w:b w:val="0"/>
                <w:bCs w:val="0"/>
                <w:noProof/>
                <w:webHidden/>
                <w:sz w:val="28"/>
                <w:szCs w:val="28"/>
              </w:rPr>
              <w:instrText xml:space="preserve"> PAGEREF _Toc141194997 \h </w:instrText>
            </w:r>
            <w:r w:rsidRPr="00B838AB" w:rsidR="003D5198">
              <w:rPr>
                <w:rFonts w:ascii="Calibri" w:hAnsi="Calibri" w:cs="Calibri"/>
                <w:b w:val="0"/>
                <w:bCs w:val="0"/>
                <w:noProof/>
                <w:webHidden/>
                <w:sz w:val="28"/>
                <w:szCs w:val="28"/>
              </w:rPr>
            </w:r>
            <w:r w:rsidRPr="00B838AB" w:rsidR="003D5198">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12</w:t>
            </w:r>
            <w:r w:rsidRPr="00B838AB" w:rsidR="003D5198">
              <w:rPr>
                <w:rFonts w:ascii="Calibri" w:hAnsi="Calibri" w:cs="Calibri"/>
                <w:b w:val="0"/>
                <w:bCs w:val="0"/>
                <w:noProof/>
                <w:webHidden/>
                <w:sz w:val="28"/>
                <w:szCs w:val="28"/>
              </w:rPr>
              <w:fldChar w:fldCharType="end"/>
            </w:r>
          </w:hyperlink>
        </w:p>
        <w:p w:rsidRPr="00B838AB" w:rsidR="003D5198" w:rsidRDefault="00B838AB" w14:paraId="08B112FB" w14:textId="35139727">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8">
            <w:r w:rsidRPr="00B838AB">
              <w:rPr>
                <w:rStyle w:val="Hyperlink"/>
                <w:rFonts w:ascii="Calibri" w:hAnsi="Calibri" w:cs="Calibri"/>
                <w:b w:val="0"/>
                <w:bCs w:val="0"/>
                <w:noProof/>
                <w:sz w:val="28"/>
                <w:szCs w:val="28"/>
              </w:rPr>
              <w:t xml:space="preserve">ACADEMIC ROAD MAP - </w:t>
            </w:r>
            <w:r w:rsidRPr="00B838AB" w:rsidR="003D5198">
              <w:rPr>
                <w:rStyle w:val="Hyperlink"/>
                <w:rFonts w:ascii="Calibri" w:hAnsi="Calibri" w:cs="Calibri"/>
                <w:b w:val="0"/>
                <w:bCs w:val="0"/>
                <w:noProof/>
                <w:spacing w:val="-15"/>
                <w:sz w:val="28"/>
                <w:szCs w:val="28"/>
              </w:rPr>
              <w:t xml:space="preserve">2 </w:t>
            </w:r>
            <w:r w:rsidRPr="00B838AB" w:rsidR="003D5198">
              <w:rPr>
                <w:rStyle w:val="Hyperlink"/>
                <w:rFonts w:ascii="Calibri" w:hAnsi="Calibri" w:cs="Calibri"/>
                <w:b w:val="0"/>
                <w:bCs w:val="0"/>
                <w:noProof/>
                <w:sz w:val="28"/>
                <w:szCs w:val="28"/>
              </w:rPr>
              <w:t>YEAR</w:t>
            </w:r>
            <w:r w:rsidRPr="00B838AB">
              <w:rPr>
                <w:rStyle w:val="Hyperlink"/>
                <w:rFonts w:ascii="Calibri" w:hAnsi="Calibri" w:cs="Calibri"/>
                <w:b w:val="0"/>
                <w:bCs w:val="0"/>
                <w:noProof/>
                <w:sz w:val="28"/>
                <w:szCs w:val="28"/>
              </w:rPr>
              <w:t xml:space="preserve"> PROGRAM (TRANSFERRED FROM CC)</w:t>
            </w:r>
            <w:r w:rsidRPr="00B838AB" w:rsidR="003D5198">
              <w:rPr>
                <w:rFonts w:ascii="Calibri" w:hAnsi="Calibri" w:cs="Calibri"/>
                <w:b w:val="0"/>
                <w:bCs w:val="0"/>
                <w:noProof/>
                <w:webHidden/>
                <w:sz w:val="28"/>
                <w:szCs w:val="28"/>
              </w:rPr>
              <w:tab/>
            </w:r>
            <w:r w:rsidRPr="00B838AB" w:rsidR="003D5198">
              <w:rPr>
                <w:rFonts w:ascii="Calibri" w:hAnsi="Calibri" w:cs="Calibri"/>
                <w:b w:val="0"/>
                <w:bCs w:val="0"/>
                <w:noProof/>
                <w:webHidden/>
                <w:sz w:val="28"/>
                <w:szCs w:val="28"/>
              </w:rPr>
              <w:fldChar w:fldCharType="begin"/>
            </w:r>
            <w:r w:rsidRPr="00B838AB" w:rsidR="003D5198">
              <w:rPr>
                <w:rFonts w:ascii="Calibri" w:hAnsi="Calibri" w:cs="Calibri"/>
                <w:b w:val="0"/>
                <w:bCs w:val="0"/>
                <w:noProof/>
                <w:webHidden/>
                <w:sz w:val="28"/>
                <w:szCs w:val="28"/>
              </w:rPr>
              <w:instrText xml:space="preserve"> PAGEREF _Toc141194998 \h </w:instrText>
            </w:r>
            <w:r w:rsidRPr="00B838AB" w:rsidR="003D5198">
              <w:rPr>
                <w:rFonts w:ascii="Calibri" w:hAnsi="Calibri" w:cs="Calibri"/>
                <w:b w:val="0"/>
                <w:bCs w:val="0"/>
                <w:noProof/>
                <w:webHidden/>
                <w:sz w:val="28"/>
                <w:szCs w:val="28"/>
              </w:rPr>
            </w:r>
            <w:r w:rsidRPr="00B838AB" w:rsidR="003D5198">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13</w:t>
            </w:r>
            <w:r w:rsidRPr="00B838AB" w:rsidR="003D5198">
              <w:rPr>
                <w:rFonts w:ascii="Calibri" w:hAnsi="Calibri" w:cs="Calibri"/>
                <w:b w:val="0"/>
                <w:bCs w:val="0"/>
                <w:noProof/>
                <w:webHidden/>
                <w:sz w:val="28"/>
                <w:szCs w:val="28"/>
              </w:rPr>
              <w:fldChar w:fldCharType="end"/>
            </w:r>
          </w:hyperlink>
        </w:p>
        <w:p w:rsidRPr="00B838AB" w:rsidR="003D5198" w:rsidRDefault="00B838AB" w14:paraId="0C31D8F1" w14:textId="62A44E2B">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4999">
            <w:r w:rsidRPr="00B838AB">
              <w:rPr>
                <w:rStyle w:val="Hyperlink"/>
                <w:rFonts w:ascii="Calibri" w:hAnsi="Calibri" w:cs="Calibri"/>
                <w:b w:val="0"/>
                <w:bCs w:val="0"/>
                <w:noProof/>
                <w:sz w:val="28"/>
                <w:szCs w:val="28"/>
              </w:rPr>
              <w:t xml:space="preserve">ACADEMIC ROAD MAP - </w:t>
            </w:r>
            <w:r w:rsidRPr="00B838AB" w:rsidR="003D5198">
              <w:rPr>
                <w:rStyle w:val="Hyperlink"/>
                <w:rFonts w:ascii="Calibri" w:hAnsi="Calibri" w:cs="Calibri"/>
                <w:b w:val="0"/>
                <w:bCs w:val="0"/>
                <w:noProof/>
                <w:sz w:val="28"/>
                <w:szCs w:val="28"/>
              </w:rPr>
              <w:t>3 YEAR</w:t>
            </w:r>
            <w:r w:rsidRPr="00B838AB">
              <w:rPr>
                <w:rStyle w:val="Hyperlink"/>
                <w:rFonts w:ascii="Calibri" w:hAnsi="Calibri" w:cs="Calibri"/>
                <w:b w:val="0"/>
                <w:bCs w:val="0"/>
                <w:noProof/>
                <w:sz w:val="28"/>
                <w:szCs w:val="28"/>
              </w:rPr>
              <w:t xml:space="preserve"> PROGRAM (TRANSFERRED FROM CC)</w:t>
            </w:r>
            <w:r w:rsidRPr="00B838AB" w:rsidR="003D5198">
              <w:rPr>
                <w:rFonts w:ascii="Calibri" w:hAnsi="Calibri" w:cs="Calibri"/>
                <w:b w:val="0"/>
                <w:bCs w:val="0"/>
                <w:noProof/>
                <w:webHidden/>
                <w:sz w:val="28"/>
                <w:szCs w:val="28"/>
              </w:rPr>
              <w:tab/>
            </w:r>
            <w:r w:rsidRPr="00B838AB" w:rsidR="003D5198">
              <w:rPr>
                <w:rFonts w:ascii="Calibri" w:hAnsi="Calibri" w:cs="Calibri"/>
                <w:b w:val="0"/>
                <w:bCs w:val="0"/>
                <w:noProof/>
                <w:webHidden/>
                <w:sz w:val="28"/>
                <w:szCs w:val="28"/>
              </w:rPr>
              <w:fldChar w:fldCharType="begin"/>
            </w:r>
            <w:r w:rsidRPr="00B838AB" w:rsidR="003D5198">
              <w:rPr>
                <w:rFonts w:ascii="Calibri" w:hAnsi="Calibri" w:cs="Calibri"/>
                <w:b w:val="0"/>
                <w:bCs w:val="0"/>
                <w:noProof/>
                <w:webHidden/>
                <w:sz w:val="28"/>
                <w:szCs w:val="28"/>
              </w:rPr>
              <w:instrText xml:space="preserve"> PAGEREF _Toc141194999 \h </w:instrText>
            </w:r>
            <w:r w:rsidRPr="00B838AB" w:rsidR="003D5198">
              <w:rPr>
                <w:rFonts w:ascii="Calibri" w:hAnsi="Calibri" w:cs="Calibri"/>
                <w:b w:val="0"/>
                <w:bCs w:val="0"/>
                <w:noProof/>
                <w:webHidden/>
                <w:sz w:val="28"/>
                <w:szCs w:val="28"/>
              </w:rPr>
            </w:r>
            <w:r w:rsidRPr="00B838AB" w:rsidR="003D5198">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14</w:t>
            </w:r>
            <w:r w:rsidRPr="00B838AB" w:rsidR="003D5198">
              <w:rPr>
                <w:rFonts w:ascii="Calibri" w:hAnsi="Calibri" w:cs="Calibri"/>
                <w:b w:val="0"/>
                <w:bCs w:val="0"/>
                <w:noProof/>
                <w:webHidden/>
                <w:sz w:val="28"/>
                <w:szCs w:val="28"/>
              </w:rPr>
              <w:fldChar w:fldCharType="end"/>
            </w:r>
          </w:hyperlink>
        </w:p>
        <w:p w:rsidRPr="00B838AB" w:rsidR="003D5198" w:rsidRDefault="003D5198" w14:paraId="6F5C3A0A" w14:textId="196EF355">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0">
            <w:r w:rsidRPr="00B838AB">
              <w:rPr>
                <w:rStyle w:val="Hyperlink"/>
                <w:rFonts w:ascii="Calibri" w:hAnsi="Calibri" w:cs="Calibri"/>
                <w:b w:val="0"/>
                <w:bCs w:val="0"/>
                <w:noProof/>
                <w:sz w:val="28"/>
                <w:szCs w:val="28"/>
              </w:rPr>
              <w:t>MINOR</w:t>
            </w:r>
            <w:r w:rsidRPr="00B838AB" w:rsidR="00B838AB">
              <w:rPr>
                <w:rStyle w:val="Hyperlink"/>
                <w:rFonts w:ascii="Calibri" w:hAnsi="Calibri" w:cs="Calibri"/>
                <w:b w:val="0"/>
                <w:bCs w:val="0"/>
                <w:noProof/>
                <w:sz w:val="28"/>
                <w:szCs w:val="28"/>
              </w:rPr>
              <w:t xml:space="preserve"> IN CRIMINAL JUSTICE</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_Toc141195000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15</w:t>
            </w:r>
            <w:r w:rsidRPr="00B838AB">
              <w:rPr>
                <w:rFonts w:ascii="Calibri" w:hAnsi="Calibri" w:cs="Calibri"/>
                <w:b w:val="0"/>
                <w:bCs w:val="0"/>
                <w:noProof/>
                <w:webHidden/>
                <w:sz w:val="28"/>
                <w:szCs w:val="28"/>
              </w:rPr>
              <w:fldChar w:fldCharType="end"/>
            </w:r>
          </w:hyperlink>
        </w:p>
        <w:p w:rsidRPr="00B838AB" w:rsidR="003D5198" w:rsidRDefault="003D5198" w14:paraId="402B7D15" w14:textId="30E98CDC">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1">
            <w:r w:rsidRPr="00B838AB">
              <w:rPr>
                <w:rStyle w:val="Hyperlink"/>
                <w:rFonts w:ascii="Calibri" w:hAnsi="Calibri" w:cs="Calibri"/>
                <w:b w:val="0"/>
                <w:bCs w:val="0"/>
                <w:noProof/>
                <w:sz w:val="28"/>
                <w:szCs w:val="28"/>
              </w:rPr>
              <w:t>MINORS ASSOCIATED WITH CRIMINAL JUSTICE</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_Toc141195001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15</w:t>
            </w:r>
            <w:r w:rsidRPr="00B838AB">
              <w:rPr>
                <w:rFonts w:ascii="Calibri" w:hAnsi="Calibri" w:cs="Calibri"/>
                <w:b w:val="0"/>
                <w:bCs w:val="0"/>
                <w:noProof/>
                <w:webHidden/>
                <w:sz w:val="28"/>
                <w:szCs w:val="28"/>
              </w:rPr>
              <w:fldChar w:fldCharType="end"/>
            </w:r>
          </w:hyperlink>
        </w:p>
        <w:p w:rsidRPr="00B838AB" w:rsidR="003D5198" w:rsidRDefault="003D5198" w14:paraId="5F6A543C" w14:textId="647CD64E">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2">
            <w:r w:rsidRPr="00B838AB">
              <w:rPr>
                <w:rStyle w:val="Hyperlink"/>
                <w:rFonts w:ascii="Calibri" w:hAnsi="Calibri" w:cs="Calibri"/>
                <w:b w:val="0"/>
                <w:bCs w:val="0"/>
                <w:noProof/>
                <w:sz w:val="28"/>
                <w:szCs w:val="28"/>
              </w:rPr>
              <w:t>MINORS FOR SPECIFIC CRIMINAL JUSTICE CAREERS</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_Toc141195002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16</w:t>
            </w:r>
            <w:r w:rsidRPr="00B838AB">
              <w:rPr>
                <w:rFonts w:ascii="Calibri" w:hAnsi="Calibri" w:cs="Calibri"/>
                <w:b w:val="0"/>
                <w:bCs w:val="0"/>
                <w:noProof/>
                <w:webHidden/>
                <w:sz w:val="28"/>
                <w:szCs w:val="28"/>
              </w:rPr>
              <w:fldChar w:fldCharType="end"/>
            </w:r>
          </w:hyperlink>
        </w:p>
        <w:p w:rsidRPr="00B838AB" w:rsidR="003D5198" w:rsidRDefault="003D5198" w14:paraId="0D2E7830" w14:textId="3BF86679">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3">
            <w:r w:rsidRPr="00B838AB">
              <w:rPr>
                <w:rStyle w:val="Hyperlink"/>
                <w:rFonts w:ascii="Calibri" w:hAnsi="Calibri" w:cs="Calibri"/>
                <w:b w:val="0"/>
                <w:bCs w:val="0"/>
                <w:noProof/>
                <w:sz w:val="28"/>
                <w:szCs w:val="28"/>
              </w:rPr>
              <w:t>RESEARCH AND OTHER OPPORTUNITIES</w:t>
            </w:r>
            <w:r w:rsidRPr="00B838AB" w:rsidR="00B838AB">
              <w:rPr>
                <w:rStyle w:val="Hyperlink"/>
                <w:rFonts w:ascii="Calibri" w:hAnsi="Calibri" w:cs="Calibri"/>
                <w:b w:val="0"/>
                <w:bCs w:val="0"/>
                <w:noProof/>
                <w:sz w:val="28"/>
                <w:szCs w:val="28"/>
              </w:rPr>
              <w:t xml:space="preserve"> FOR CRIMINAL JUSTICE MAJORS</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_Toc141195003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20</w:t>
            </w:r>
            <w:r w:rsidRPr="00B838AB">
              <w:rPr>
                <w:rFonts w:ascii="Calibri" w:hAnsi="Calibri" w:cs="Calibri"/>
                <w:b w:val="0"/>
                <w:bCs w:val="0"/>
                <w:noProof/>
                <w:webHidden/>
                <w:sz w:val="28"/>
                <w:szCs w:val="28"/>
              </w:rPr>
              <w:fldChar w:fldCharType="end"/>
            </w:r>
          </w:hyperlink>
        </w:p>
        <w:p w:rsidRPr="00B838AB" w:rsidR="003D5198" w:rsidRDefault="003D5198" w14:paraId="4AC57C9D" w14:textId="39AD2C1B">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4">
            <w:r w:rsidRPr="00B838AB">
              <w:rPr>
                <w:rStyle w:val="Hyperlink"/>
                <w:rFonts w:ascii="Calibri" w:hAnsi="Calibri" w:cs="Calibri"/>
                <w:b w:val="0"/>
                <w:bCs w:val="0"/>
                <w:noProof/>
                <w:sz w:val="28"/>
                <w:szCs w:val="28"/>
              </w:rPr>
              <w:t>DEPARTMENT OF CRIMINAL JUSTICE FACULTY ROSTER</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_Toc141195004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25</w:t>
            </w:r>
            <w:r w:rsidRPr="00B838AB">
              <w:rPr>
                <w:rFonts w:ascii="Calibri" w:hAnsi="Calibri" w:cs="Calibri"/>
                <w:b w:val="0"/>
                <w:bCs w:val="0"/>
                <w:noProof/>
                <w:webHidden/>
                <w:sz w:val="28"/>
                <w:szCs w:val="28"/>
              </w:rPr>
              <w:fldChar w:fldCharType="end"/>
            </w:r>
          </w:hyperlink>
        </w:p>
        <w:p w:rsidRPr="00B838AB" w:rsidR="003D5198" w:rsidRDefault="003D5198" w14:paraId="154A6F33" w14:textId="3AFE2198">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5">
            <w:r w:rsidRPr="00B838AB">
              <w:rPr>
                <w:rStyle w:val="Hyperlink"/>
                <w:rFonts w:ascii="Calibri" w:hAnsi="Calibri" w:cs="Calibri"/>
                <w:b w:val="0"/>
                <w:bCs w:val="0"/>
                <w:noProof/>
                <w:sz w:val="28"/>
                <w:szCs w:val="28"/>
              </w:rPr>
              <w:t>ADMINISTRATIVE OFFICES</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_Toc141195005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28</w:t>
            </w:r>
            <w:r w:rsidRPr="00B838AB">
              <w:rPr>
                <w:rFonts w:ascii="Calibri" w:hAnsi="Calibri" w:cs="Calibri"/>
                <w:b w:val="0"/>
                <w:bCs w:val="0"/>
                <w:noProof/>
                <w:webHidden/>
                <w:sz w:val="28"/>
                <w:szCs w:val="28"/>
              </w:rPr>
              <w:fldChar w:fldCharType="end"/>
            </w:r>
          </w:hyperlink>
        </w:p>
        <w:p w:rsidRPr="00B838AB" w:rsidR="003D5198" w:rsidRDefault="003D5198" w14:paraId="754C3B5B" w14:textId="7DB71EF1">
          <w:pPr>
            <w:pStyle w:val="TOC1"/>
            <w:tabs>
              <w:tab w:val="right" w:leader="dot" w:pos="9570"/>
            </w:tabs>
            <w:rPr>
              <w:rFonts w:ascii="Calibri" w:hAnsi="Calibri" w:cs="Calibri" w:eastAsiaTheme="minorEastAsia"/>
              <w:b w:val="0"/>
              <w:bCs w:val="0"/>
              <w:noProof/>
              <w:kern w:val="2"/>
              <w:sz w:val="28"/>
              <w:szCs w:val="28"/>
              <w14:ligatures w14:val="standardContextual"/>
            </w:rPr>
          </w:pPr>
          <w:hyperlink w:history="1" w:anchor="_Toc141195006">
            <w:r w:rsidRPr="00B838AB">
              <w:rPr>
                <w:rStyle w:val="Hyperlink"/>
                <w:rFonts w:ascii="Calibri" w:hAnsi="Calibri" w:cs="Calibri"/>
                <w:b w:val="0"/>
                <w:bCs w:val="0"/>
                <w:noProof/>
                <w:sz w:val="28"/>
                <w:szCs w:val="28"/>
              </w:rPr>
              <w:t>ON-CAMPUS RESOURCES FOR CRIMINAL JUSTICE MAJORS</w:t>
            </w:r>
            <w:r w:rsidRPr="00B838AB">
              <w:rPr>
                <w:rFonts w:ascii="Calibri" w:hAnsi="Calibri" w:cs="Calibri"/>
                <w:b w:val="0"/>
                <w:bCs w:val="0"/>
                <w:noProof/>
                <w:webHidden/>
                <w:sz w:val="28"/>
                <w:szCs w:val="28"/>
              </w:rPr>
              <w:tab/>
            </w:r>
            <w:r w:rsidRPr="00B838AB">
              <w:rPr>
                <w:rFonts w:ascii="Calibri" w:hAnsi="Calibri" w:cs="Calibri"/>
                <w:b w:val="0"/>
                <w:bCs w:val="0"/>
                <w:noProof/>
                <w:webHidden/>
                <w:sz w:val="28"/>
                <w:szCs w:val="28"/>
              </w:rPr>
              <w:fldChar w:fldCharType="begin"/>
            </w:r>
            <w:r w:rsidRPr="00B838AB">
              <w:rPr>
                <w:rFonts w:ascii="Calibri" w:hAnsi="Calibri" w:cs="Calibri"/>
                <w:b w:val="0"/>
                <w:bCs w:val="0"/>
                <w:noProof/>
                <w:webHidden/>
                <w:sz w:val="28"/>
                <w:szCs w:val="28"/>
              </w:rPr>
              <w:instrText xml:space="preserve"> PAGEREF _Toc141195006 \h </w:instrText>
            </w:r>
            <w:r w:rsidRPr="00B838AB">
              <w:rPr>
                <w:rFonts w:ascii="Calibri" w:hAnsi="Calibri" w:cs="Calibri"/>
                <w:b w:val="0"/>
                <w:bCs w:val="0"/>
                <w:noProof/>
                <w:webHidden/>
                <w:sz w:val="28"/>
                <w:szCs w:val="28"/>
              </w:rPr>
            </w:r>
            <w:r w:rsidRPr="00B838AB">
              <w:rPr>
                <w:rFonts w:ascii="Calibri" w:hAnsi="Calibri" w:cs="Calibri"/>
                <w:b w:val="0"/>
                <w:bCs w:val="0"/>
                <w:noProof/>
                <w:webHidden/>
                <w:sz w:val="28"/>
                <w:szCs w:val="28"/>
              </w:rPr>
              <w:fldChar w:fldCharType="separate"/>
            </w:r>
            <w:r w:rsidR="00776793">
              <w:rPr>
                <w:rFonts w:ascii="Calibri" w:hAnsi="Calibri" w:cs="Calibri"/>
                <w:b w:val="0"/>
                <w:bCs w:val="0"/>
                <w:noProof/>
                <w:webHidden/>
                <w:sz w:val="28"/>
                <w:szCs w:val="28"/>
              </w:rPr>
              <w:t>29</w:t>
            </w:r>
            <w:r w:rsidRPr="00B838AB">
              <w:rPr>
                <w:rFonts w:ascii="Calibri" w:hAnsi="Calibri" w:cs="Calibri"/>
                <w:b w:val="0"/>
                <w:bCs w:val="0"/>
                <w:noProof/>
                <w:webHidden/>
                <w:sz w:val="28"/>
                <w:szCs w:val="28"/>
              </w:rPr>
              <w:fldChar w:fldCharType="end"/>
            </w:r>
          </w:hyperlink>
        </w:p>
        <w:p w:rsidR="008B7179" w:rsidRDefault="008B7179" w14:paraId="49E20237" w14:textId="088E1244">
          <w:r w:rsidRPr="003D5198">
            <w:rPr>
              <w:noProof/>
            </w:rPr>
            <w:fldChar w:fldCharType="end"/>
          </w:r>
        </w:p>
      </w:sdtContent>
    </w:sdt>
    <w:p w:rsidR="008B7179" w:rsidP="00AF5091" w:rsidRDefault="008B7179" w14:paraId="2B1DBB87" w14:textId="19FCBAFB">
      <w:pPr>
        <w:pStyle w:val="Heading1"/>
        <w:ind w:left="0"/>
        <w:rPr>
          <w:b w:val="0"/>
          <w:sz w:val="32"/>
          <w:szCs w:val="32"/>
        </w:rPr>
      </w:pPr>
    </w:p>
    <w:p w:rsidR="00AF5091" w:rsidRDefault="00AF5091" w14:paraId="2F581E83" w14:textId="77777777">
      <w:pPr>
        <w:rPr>
          <w:b/>
          <w:bCs/>
          <w:sz w:val="28"/>
          <w:szCs w:val="28"/>
        </w:rPr>
      </w:pPr>
      <w:r>
        <w:rPr>
          <w:sz w:val="28"/>
          <w:szCs w:val="28"/>
        </w:rPr>
        <w:br w:type="page"/>
      </w:r>
    </w:p>
    <w:p w:rsidRPr="00357C2F" w:rsidR="00657D18" w:rsidP="008B7179" w:rsidRDefault="00AF5091" w14:paraId="6313C392" w14:textId="43F529F9">
      <w:pPr>
        <w:pStyle w:val="Heading1"/>
        <w:jc w:val="center"/>
        <w:rPr>
          <w:rFonts w:ascii="Calibri" w:hAnsi="Calibri" w:cs="Calibri"/>
          <w:sz w:val="28"/>
          <w:szCs w:val="28"/>
        </w:rPr>
      </w:pPr>
      <w:bookmarkStart w:name="_Toc141194988" w:id="1"/>
      <w:r w:rsidRPr="00357C2F">
        <w:rPr>
          <w:rFonts w:ascii="Calibri" w:hAnsi="Calibri" w:cs="Calibri"/>
          <w:sz w:val="28"/>
          <w:szCs w:val="28"/>
        </w:rPr>
        <w:t>A SNAPSHOT OF SELECT CAREERS IN CRIMINAL JUSTICE</w:t>
      </w:r>
      <w:bookmarkEnd w:id="1"/>
    </w:p>
    <w:p w:rsidRPr="00357C2F" w:rsidR="00657D18" w:rsidP="00657D18" w:rsidRDefault="00657D18" w14:paraId="0842AA62" w14:textId="77777777">
      <w:pPr>
        <w:rPr>
          <w:rFonts w:ascii="Calibri" w:hAnsi="Calibri" w:cs="Calibri"/>
          <w:sz w:val="24"/>
          <w:szCs w:val="24"/>
        </w:rPr>
      </w:pPr>
    </w:p>
    <w:p w:rsidRPr="00357C2F" w:rsidR="00657D18" w:rsidP="00657D18" w:rsidRDefault="00657D18" w14:paraId="008F2C20" w14:textId="0BE919ED">
      <w:pPr>
        <w:rPr>
          <w:rFonts w:ascii="Calibri" w:hAnsi="Calibri" w:cs="Calibri"/>
          <w:sz w:val="24"/>
          <w:szCs w:val="24"/>
        </w:rPr>
      </w:pPr>
      <w:r w:rsidRPr="00357C2F">
        <w:rPr>
          <w:rFonts w:ascii="Calibri" w:hAnsi="Calibri" w:cs="Calibri"/>
          <w:sz w:val="24"/>
          <w:szCs w:val="24"/>
        </w:rPr>
        <w:t xml:space="preserve">The purpose of an undergraduate degree is to teach students how to read, write, and think critically about their chosen major. While many students choose to pursue </w:t>
      </w:r>
      <w:r w:rsidR="00474EC5">
        <w:rPr>
          <w:rFonts w:ascii="Calibri" w:hAnsi="Calibri" w:cs="Calibri"/>
          <w:sz w:val="24"/>
          <w:szCs w:val="24"/>
        </w:rPr>
        <w:t>careers in their majors</w:t>
      </w:r>
      <w:r w:rsidR="00FD0731">
        <w:rPr>
          <w:rFonts w:ascii="Calibri" w:hAnsi="Calibri" w:cs="Calibri"/>
          <w:sz w:val="24"/>
          <w:szCs w:val="24"/>
        </w:rPr>
        <w:t xml:space="preserve">, others apply their acquired skills to professions related to or outside </w:t>
      </w:r>
      <w:r w:rsidRPr="00357C2F">
        <w:rPr>
          <w:rFonts w:ascii="Calibri" w:hAnsi="Calibri" w:cs="Calibri"/>
          <w:sz w:val="24"/>
          <w:szCs w:val="24"/>
        </w:rPr>
        <w:t>the field of crime and justice. </w:t>
      </w:r>
    </w:p>
    <w:p w:rsidRPr="00357C2F" w:rsidR="00657D18" w:rsidP="00657D18" w:rsidRDefault="00657D18" w14:paraId="0F9C75C9" w14:textId="77777777">
      <w:pPr>
        <w:rPr>
          <w:rFonts w:ascii="Calibri" w:hAnsi="Calibri" w:cs="Calibri"/>
          <w:sz w:val="24"/>
          <w:szCs w:val="24"/>
        </w:rPr>
      </w:pPr>
    </w:p>
    <w:p w:rsidRPr="00357C2F" w:rsidR="00657D18" w:rsidP="00657D18" w:rsidRDefault="00657D18" w14:paraId="005F4F4E" w14:textId="2FFD42AA">
      <w:pPr>
        <w:rPr>
          <w:rFonts w:ascii="Calibri" w:hAnsi="Calibri" w:cs="Calibri"/>
          <w:sz w:val="24"/>
          <w:szCs w:val="24"/>
        </w:rPr>
      </w:pPr>
      <w:r w:rsidRPr="00357C2F">
        <w:rPr>
          <w:rFonts w:ascii="Calibri" w:hAnsi="Calibri" w:cs="Calibri"/>
          <w:sz w:val="24"/>
          <w:szCs w:val="24"/>
        </w:rPr>
        <w:t xml:space="preserve">There are </w:t>
      </w:r>
      <w:r w:rsidR="00FD0731">
        <w:rPr>
          <w:rFonts w:ascii="Calibri" w:hAnsi="Calibri" w:cs="Calibri"/>
          <w:sz w:val="24"/>
          <w:szCs w:val="24"/>
        </w:rPr>
        <w:t>specific recommended skills for individuals working in the criminal justice profession</w:t>
      </w:r>
      <w:r w:rsidRPr="00357C2F">
        <w:rPr>
          <w:rFonts w:ascii="Calibri" w:hAnsi="Calibri" w:cs="Calibri"/>
          <w:sz w:val="24"/>
          <w:szCs w:val="24"/>
        </w:rPr>
        <w:t xml:space="preserve"> and beyond. Many of those skills are taught within the Criminal Justice major, including:</w:t>
      </w:r>
    </w:p>
    <w:p w:rsidRPr="00357C2F" w:rsidR="00657D18" w:rsidP="00657D18" w:rsidRDefault="00657D18" w14:paraId="6372138D" w14:textId="77777777">
      <w:pPr>
        <w:widowControl/>
        <w:numPr>
          <w:ilvl w:val="0"/>
          <w:numId w:val="15"/>
        </w:numPr>
        <w:autoSpaceDE/>
        <w:autoSpaceDN/>
        <w:spacing w:before="100" w:beforeAutospacing="1" w:after="100" w:afterAutospacing="1"/>
        <w:rPr>
          <w:rFonts w:ascii="Calibri" w:hAnsi="Calibri" w:cs="Calibri"/>
          <w:sz w:val="24"/>
          <w:szCs w:val="24"/>
        </w:rPr>
      </w:pPr>
      <w:r w:rsidRPr="00357C2F">
        <w:rPr>
          <w:rFonts w:ascii="Calibri" w:hAnsi="Calibri" w:cs="Calibri"/>
          <w:sz w:val="24"/>
          <w:szCs w:val="24"/>
        </w:rPr>
        <w:t xml:space="preserve">Written &amp; oral communication skills </w:t>
      </w:r>
    </w:p>
    <w:p w:rsidRPr="00357C2F" w:rsidR="00657D18" w:rsidP="00657D18" w:rsidRDefault="00657D18" w14:paraId="2A64F0DD" w14:textId="77777777">
      <w:pPr>
        <w:widowControl/>
        <w:numPr>
          <w:ilvl w:val="0"/>
          <w:numId w:val="15"/>
        </w:numPr>
        <w:autoSpaceDE/>
        <w:autoSpaceDN/>
        <w:spacing w:before="100" w:beforeAutospacing="1" w:after="100" w:afterAutospacing="1"/>
        <w:rPr>
          <w:rFonts w:ascii="Calibri" w:hAnsi="Calibri" w:cs="Calibri"/>
          <w:sz w:val="24"/>
          <w:szCs w:val="24"/>
        </w:rPr>
      </w:pPr>
      <w:r w:rsidRPr="00357C2F">
        <w:rPr>
          <w:rFonts w:ascii="Calibri" w:hAnsi="Calibri" w:cs="Calibri"/>
          <w:sz w:val="24"/>
          <w:szCs w:val="24"/>
        </w:rPr>
        <w:t>Critical thinking skills</w:t>
      </w:r>
    </w:p>
    <w:p w:rsidRPr="00357C2F" w:rsidR="00657D18" w:rsidP="00657D18" w:rsidRDefault="00657D18" w14:paraId="7D79164A" w14:textId="416526CF">
      <w:pPr>
        <w:widowControl/>
        <w:numPr>
          <w:ilvl w:val="0"/>
          <w:numId w:val="15"/>
        </w:numPr>
        <w:autoSpaceDE/>
        <w:autoSpaceDN/>
        <w:spacing w:before="100" w:beforeAutospacing="1" w:after="100" w:afterAutospacing="1"/>
        <w:rPr>
          <w:rFonts w:ascii="Calibri" w:hAnsi="Calibri" w:cs="Calibri"/>
          <w:sz w:val="24"/>
          <w:szCs w:val="24"/>
        </w:rPr>
      </w:pPr>
      <w:r w:rsidRPr="00357C2F">
        <w:rPr>
          <w:rFonts w:ascii="Calibri" w:hAnsi="Calibri" w:cs="Calibri"/>
          <w:sz w:val="24"/>
          <w:szCs w:val="24"/>
        </w:rPr>
        <w:t>Problem-solving skills</w:t>
      </w:r>
    </w:p>
    <w:p w:rsidRPr="00357C2F" w:rsidR="00657D18" w:rsidP="00657D18" w:rsidRDefault="00657D18" w14:paraId="29590414" w14:textId="77777777">
      <w:pPr>
        <w:widowControl/>
        <w:numPr>
          <w:ilvl w:val="0"/>
          <w:numId w:val="15"/>
        </w:numPr>
        <w:autoSpaceDE/>
        <w:autoSpaceDN/>
        <w:spacing w:before="100" w:beforeAutospacing="1" w:after="100" w:afterAutospacing="1"/>
        <w:rPr>
          <w:rFonts w:ascii="Calibri" w:hAnsi="Calibri" w:cs="Calibri"/>
          <w:sz w:val="24"/>
          <w:szCs w:val="24"/>
        </w:rPr>
      </w:pPr>
      <w:r w:rsidRPr="00357C2F">
        <w:rPr>
          <w:rFonts w:ascii="Calibri" w:hAnsi="Calibri" w:cs="Calibri"/>
          <w:sz w:val="24"/>
          <w:szCs w:val="24"/>
        </w:rPr>
        <w:t>Skills in research and scientific methodology</w:t>
      </w:r>
    </w:p>
    <w:p w:rsidRPr="00357C2F" w:rsidR="00657D18" w:rsidP="00657D18" w:rsidRDefault="00657D18" w14:paraId="56FE3C05" w14:textId="77777777">
      <w:pPr>
        <w:widowControl/>
        <w:numPr>
          <w:ilvl w:val="0"/>
          <w:numId w:val="15"/>
        </w:numPr>
        <w:autoSpaceDE/>
        <w:autoSpaceDN/>
        <w:spacing w:before="100" w:beforeAutospacing="1" w:after="100" w:afterAutospacing="1"/>
        <w:rPr>
          <w:rFonts w:ascii="Calibri" w:hAnsi="Calibri" w:cs="Calibri"/>
          <w:sz w:val="24"/>
          <w:szCs w:val="24"/>
        </w:rPr>
      </w:pPr>
      <w:r w:rsidRPr="00357C2F">
        <w:rPr>
          <w:rFonts w:ascii="Calibri" w:hAnsi="Calibri" w:cs="Calibri"/>
          <w:sz w:val="24"/>
          <w:szCs w:val="24"/>
        </w:rPr>
        <w:t>Ability to stay open-minded &amp; consider diversity in perceptions and perspectives</w:t>
      </w:r>
    </w:p>
    <w:p w:rsidRPr="00357C2F" w:rsidR="00657D18" w:rsidP="00657D18" w:rsidRDefault="00657D18" w14:paraId="39DAB701" w14:textId="20FDA82D">
      <w:pPr>
        <w:widowControl/>
        <w:numPr>
          <w:ilvl w:val="0"/>
          <w:numId w:val="15"/>
        </w:numPr>
        <w:autoSpaceDE/>
        <w:autoSpaceDN/>
        <w:spacing w:before="100" w:beforeAutospacing="1" w:after="100" w:afterAutospacing="1"/>
        <w:rPr>
          <w:rFonts w:ascii="Calibri" w:hAnsi="Calibri" w:cs="Calibri"/>
          <w:sz w:val="24"/>
          <w:szCs w:val="24"/>
        </w:rPr>
      </w:pPr>
      <w:r w:rsidRPr="00357C2F">
        <w:rPr>
          <w:rFonts w:ascii="Calibri" w:hAnsi="Calibri" w:cs="Calibri"/>
          <w:sz w:val="24"/>
          <w:szCs w:val="24"/>
        </w:rPr>
        <w:t>Ability to work cooperatively</w:t>
      </w:r>
    </w:p>
    <w:p w:rsidRPr="00357C2F" w:rsidR="00657D18" w:rsidP="00657D18" w:rsidRDefault="00657D18" w14:paraId="154BF134" w14:textId="03915082">
      <w:pPr>
        <w:widowControl/>
        <w:autoSpaceDE/>
        <w:autoSpaceDN/>
        <w:rPr>
          <w:rFonts w:ascii="Calibri" w:hAnsi="Calibri" w:cs="Calibri"/>
          <w:sz w:val="24"/>
          <w:szCs w:val="24"/>
        </w:rPr>
      </w:pPr>
      <w:r w:rsidRPr="00357C2F">
        <w:rPr>
          <w:rFonts w:ascii="Calibri" w:hAnsi="Calibri" w:cs="Calibri"/>
          <w:sz w:val="24"/>
          <w:szCs w:val="24"/>
        </w:rPr>
        <w:t>Below is a sample of many of the career choices those with a bachelor’s degree in criminal justice choose to pursue. Those with an asterisk* require a graduate degree.</w:t>
      </w:r>
    </w:p>
    <w:p w:rsidRPr="00357C2F" w:rsidR="00657D18" w:rsidP="00657D18" w:rsidRDefault="00657D18" w14:paraId="16159814" w14:textId="77777777">
      <w:pPr>
        <w:widowControl/>
        <w:autoSpaceDE/>
        <w:autoSpaceDN/>
        <w:rPr>
          <w:rFonts w:ascii="Calibri" w:hAnsi="Calibri" w:cs="Calibri"/>
          <w:sz w:val="24"/>
          <w:szCs w:val="24"/>
        </w:rPr>
      </w:pPr>
    </w:p>
    <w:p w:rsidRPr="00357C2F" w:rsidR="00657D18" w:rsidP="00657D18" w:rsidRDefault="00657D18" w14:paraId="3C9D663A" w14:textId="77777777">
      <w:pPr>
        <w:widowControl/>
        <w:autoSpaceDE/>
        <w:autoSpaceDN/>
        <w:rPr>
          <w:rFonts w:ascii="Calibri" w:hAnsi="Calibri" w:cs="Calibri"/>
          <w:sz w:val="24"/>
          <w:szCs w:val="24"/>
        </w:rPr>
      </w:pPr>
    </w:p>
    <w:p w:rsidRPr="00357C2F" w:rsidR="00657D18" w:rsidP="00657D18" w:rsidRDefault="00657D18" w14:paraId="5DF5FE39" w14:textId="77777777">
      <w:pPr>
        <w:rPr>
          <w:rFonts w:ascii="Calibri" w:hAnsi="Calibri" w:cs="Calibri"/>
          <w:sz w:val="24"/>
          <w:szCs w:val="24"/>
        </w:rPr>
      </w:pPr>
      <w:r w:rsidRPr="00357C2F">
        <w:rPr>
          <w:rFonts w:ascii="Calibri" w:hAnsi="Calibri" w:cs="Calibri"/>
          <w:sz w:val="24"/>
          <w:szCs w:val="24"/>
        </w:rPr>
        <w:t>Air Safety Investigator – ATF Agent – Border Patrol Agent – Campus Police Officer – CIA Agent – City Police Officer – Crime Scene Investigator – Customs Inspector – Deputy Sheriff – Detective – DEA Agent – Dispatcher – Environmental Conservation Officer – Federal Air Marshall – FBI Agent – Fish and Game Warden – Highway Patrol Officer – ICE Agent – Inspector General – IRS Criminal Investigator – Labor and Pension Compliance Investigator – Military Officer – National Parks Police Officer  – Postal Inspector – Secret Service Agent – U.S. Marshall</w:t>
      </w:r>
    </w:p>
    <w:p w:rsidRPr="00357C2F" w:rsidR="00657D18" w:rsidP="00657D18" w:rsidRDefault="00657D18" w14:paraId="4126ACDE" w14:textId="590C1AE2">
      <w:pPr>
        <w:rPr>
          <w:rFonts w:ascii="Calibri" w:hAnsi="Calibri" w:cs="Calibri"/>
          <w:sz w:val="24"/>
          <w:szCs w:val="24"/>
        </w:rPr>
      </w:pPr>
    </w:p>
    <w:p w:rsidRPr="00357C2F" w:rsidR="00657D18" w:rsidP="00657D18" w:rsidRDefault="00657D18" w14:paraId="03C2AA87" w14:textId="6002CB9B">
      <w:pPr>
        <w:rPr>
          <w:rFonts w:ascii="Calibri" w:hAnsi="Calibri" w:cs="Calibri"/>
          <w:sz w:val="24"/>
          <w:szCs w:val="24"/>
        </w:rPr>
      </w:pPr>
      <w:r w:rsidRPr="00357C2F">
        <w:rPr>
          <w:rFonts w:ascii="Calibri" w:hAnsi="Calibri" w:cs="Calibri"/>
          <w:sz w:val="24"/>
          <w:szCs w:val="24"/>
        </w:rPr>
        <w:t xml:space="preserve">Attorney – Bailiff – Child and Youth Court Counselor – Crisis Counselor – Court Administrator – Court Clerk – Court Reporter – Judge* – Law Librarian – Mediator – Paralegal – Victim Advocate – Lawyer* </w:t>
      </w:r>
    </w:p>
    <w:p w:rsidRPr="00357C2F" w:rsidR="00657D18" w:rsidP="00657D18" w:rsidRDefault="00000000" w14:paraId="5E14A368" w14:textId="40702333">
      <w:pPr>
        <w:rPr>
          <w:rFonts w:ascii="Calibri" w:hAnsi="Calibri" w:cs="Calibri"/>
          <w:sz w:val="24"/>
          <w:szCs w:val="24"/>
        </w:rPr>
      </w:pPr>
      <w:r>
        <w:rPr>
          <w:noProof/>
        </w:rPr>
        <w:object w:dxaOrig="1440" w:dyaOrig="1440" w14:anchorId="1F3DDE0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0" style="position:absolute;margin-left:403.75pt;margin-top:4.8pt;width:148.3pt;height:255.6pt;z-index:-251652608;visibility:visible;mso-wrap-edited:f;mso-width-percent:0;mso-height-percent:0;mso-position-horizontal-relative:text;mso-position-vertical-relative:text;mso-width-percent:0;mso-height-percent:0" alt="" wrapcoords="-43 0 -43 21577 21600 21577 21600 0 -43 0" type="#_x0000_t75">
            <v:imagedata gain="19661f" blacklevel="20972f" o:title="" r:id="rId22"/>
          </v:shape>
          <o:OLEObject Type="Embed" ProgID="Word.Picture.8" ShapeID="_x0000_s2050" DrawAspect="Content" ObjectID="_1843208899" r:id="rId23"/>
        </w:object>
      </w:r>
    </w:p>
    <w:p w:rsidRPr="00357C2F" w:rsidR="00657D18" w:rsidP="00657D18" w:rsidRDefault="00657D18" w14:paraId="58CDA69E" w14:textId="410C8247">
      <w:pPr>
        <w:rPr>
          <w:rFonts w:ascii="Calibri" w:hAnsi="Calibri" w:cs="Calibri"/>
          <w:sz w:val="24"/>
          <w:szCs w:val="24"/>
        </w:rPr>
      </w:pPr>
      <w:r w:rsidRPr="00357C2F">
        <w:rPr>
          <w:rFonts w:ascii="Calibri" w:hAnsi="Calibri" w:cs="Calibri"/>
          <w:sz w:val="24"/>
          <w:szCs w:val="24"/>
        </w:rPr>
        <w:t xml:space="preserve">Classification and Treatment Director – Clinical Psychologist – Community Service Coordinator – Corrections Facilities Manager – Correctional Treatment Specialist – Corrections Officer – Detention Deputy – Halfway House Manager – Juvenile Justice Counselor – Juvenile Probation Officer – Parole Officer – Probation Officer – </w:t>
      </w:r>
      <w:r w:rsidRPr="00357C2F" w:rsidR="009D485B">
        <w:rPr>
          <w:rFonts w:ascii="Calibri" w:hAnsi="Calibri" w:cs="Calibri"/>
          <w:sz w:val="24"/>
          <w:szCs w:val="24"/>
        </w:rPr>
        <w:t>Pre-release</w:t>
      </w:r>
      <w:r w:rsidRPr="00357C2F">
        <w:rPr>
          <w:rFonts w:ascii="Calibri" w:hAnsi="Calibri" w:cs="Calibri"/>
          <w:sz w:val="24"/>
          <w:szCs w:val="24"/>
        </w:rPr>
        <w:t xml:space="preserve"> Employment Counselor – Substance Abuse Specialist – Teacher – Vocational Counselor – Warden</w:t>
      </w:r>
    </w:p>
    <w:p w:rsidRPr="00357C2F" w:rsidR="00657D18" w:rsidP="00657D18" w:rsidRDefault="00657D18" w14:paraId="647DF36F" w14:textId="5A3AFBDC">
      <w:pPr>
        <w:rPr>
          <w:rFonts w:ascii="Calibri" w:hAnsi="Calibri" w:cs="Calibri"/>
          <w:sz w:val="24"/>
          <w:szCs w:val="24"/>
        </w:rPr>
      </w:pPr>
    </w:p>
    <w:p w:rsidRPr="00357C2F" w:rsidR="00941AAD" w:rsidP="00657D18" w:rsidRDefault="00657D18" w14:paraId="43B268C5" w14:textId="7D44B794">
      <w:pPr>
        <w:rPr>
          <w:rFonts w:ascii="Calibri" w:hAnsi="Calibri" w:cs="Calibri"/>
          <w:sz w:val="24"/>
          <w:szCs w:val="24"/>
        </w:rPr>
      </w:pPr>
      <w:r w:rsidRPr="00357C2F">
        <w:rPr>
          <w:rFonts w:ascii="Calibri" w:hAnsi="Calibri" w:cs="Calibri"/>
          <w:sz w:val="24"/>
          <w:szCs w:val="24"/>
        </w:rPr>
        <w:t xml:space="preserve">Arson Specialist – Ballistics Specialist – Document Specialist – Child Support Agency Worker – Crime Analyst* – Criminologist* – Non-profit Organization Advocate – Polygraph Specialist – Private Investigator – Private Security Firm Director or Worker – Professor *– Security Intelligence Analyst – Social Worker* </w:t>
      </w:r>
    </w:p>
    <w:p w:rsidRPr="00357C2F" w:rsidR="00941AAD" w:rsidRDefault="00941AAD" w14:paraId="23DE523C" w14:textId="77777777">
      <w:pPr>
        <w:rPr>
          <w:rFonts w:ascii="Calibri" w:hAnsi="Calibri" w:cs="Calibri"/>
          <w:b/>
          <w:bCs/>
          <w:w w:val="105"/>
          <w:sz w:val="29"/>
          <w:szCs w:val="29"/>
        </w:rPr>
      </w:pPr>
    </w:p>
    <w:p w:rsidR="00941AAD" w:rsidRDefault="00941AAD" w14:paraId="52E56223" w14:textId="77777777">
      <w:pPr>
        <w:rPr>
          <w:b/>
          <w:bCs/>
          <w:w w:val="105"/>
          <w:sz w:val="29"/>
          <w:szCs w:val="29"/>
        </w:rPr>
      </w:pPr>
      <w:r>
        <w:rPr>
          <w:w w:val="105"/>
        </w:rPr>
        <w:br w:type="page"/>
      </w:r>
    </w:p>
    <w:p w:rsidRPr="00357C2F" w:rsidR="00136375" w:rsidP="008B7179" w:rsidRDefault="005A65E6" w14:paraId="75D59FFC" w14:textId="77777777">
      <w:pPr>
        <w:pStyle w:val="Heading1"/>
        <w:jc w:val="center"/>
        <w:rPr>
          <w:rFonts w:ascii="Calibri" w:hAnsi="Calibri" w:cs="Calibri"/>
          <w:sz w:val="32"/>
          <w:szCs w:val="32"/>
        </w:rPr>
      </w:pPr>
      <w:bookmarkStart w:name="_Toc141194989" w:id="2"/>
      <w:r w:rsidRPr="00357C2F">
        <w:rPr>
          <w:rFonts w:ascii="Calibri" w:hAnsi="Calibri" w:cs="Calibri"/>
          <w:w w:val="105"/>
          <w:sz w:val="32"/>
          <w:szCs w:val="32"/>
        </w:rPr>
        <w:t xml:space="preserve">BACHELOR OF </w:t>
      </w:r>
      <w:r w:rsidRPr="00357C2F" w:rsidR="00FF028B">
        <w:rPr>
          <w:rFonts w:ascii="Calibri" w:hAnsi="Calibri" w:cs="Calibri"/>
          <w:w w:val="105"/>
          <w:sz w:val="32"/>
          <w:szCs w:val="32"/>
        </w:rPr>
        <w:t>ARTS</w:t>
      </w:r>
      <w:r w:rsidRPr="00357C2F">
        <w:rPr>
          <w:rFonts w:ascii="Calibri" w:hAnsi="Calibri" w:cs="Calibri"/>
          <w:w w:val="105"/>
          <w:sz w:val="32"/>
          <w:szCs w:val="32"/>
        </w:rPr>
        <w:t xml:space="preserve"> DEGREE IN </w:t>
      </w:r>
      <w:r w:rsidRPr="00357C2F" w:rsidR="00FF028B">
        <w:rPr>
          <w:rFonts w:ascii="Calibri" w:hAnsi="Calibri" w:cs="Calibri"/>
          <w:w w:val="105"/>
          <w:sz w:val="32"/>
          <w:szCs w:val="32"/>
        </w:rPr>
        <w:t>CRIMINAL JUSTICE</w:t>
      </w:r>
      <w:bookmarkEnd w:id="2"/>
    </w:p>
    <w:p w:rsidRPr="00357C2F" w:rsidR="00136375" w:rsidRDefault="00136375" w14:paraId="07547A01" w14:textId="77777777">
      <w:pPr>
        <w:pStyle w:val="BodyText"/>
        <w:rPr>
          <w:rFonts w:ascii="Calibri" w:hAnsi="Calibri" w:cs="Calibri"/>
          <w:b/>
          <w:sz w:val="30"/>
        </w:rPr>
      </w:pPr>
    </w:p>
    <w:p w:rsidRPr="00357C2F" w:rsidR="00136375" w:rsidRDefault="00136375" w14:paraId="5043CB0F" w14:textId="77777777">
      <w:pPr>
        <w:pStyle w:val="BodyText"/>
        <w:spacing w:before="10"/>
        <w:rPr>
          <w:rFonts w:ascii="Calibri" w:hAnsi="Calibri" w:cs="Calibri"/>
          <w:b/>
          <w:sz w:val="24"/>
        </w:rPr>
      </w:pPr>
    </w:p>
    <w:p w:rsidR="00842D0D" w:rsidP="00842D0D" w:rsidRDefault="002C6620" w14:paraId="554CB7FA" w14:textId="621D8C04">
      <w:pPr>
        <w:pStyle w:val="ListParagraph"/>
        <w:tabs>
          <w:tab w:val="left" w:pos="971"/>
          <w:tab w:val="left" w:pos="972"/>
        </w:tabs>
        <w:ind w:left="972" w:firstLine="0"/>
        <w:rPr>
          <w:rFonts w:ascii="Calibri" w:hAnsi="Calibri" w:cs="Calibri"/>
          <w:sz w:val="24"/>
          <w:szCs w:val="24"/>
        </w:rPr>
      </w:pPr>
      <w:r w:rsidRPr="003876B0">
        <w:rPr>
          <w:rFonts w:ascii="Calibri" w:hAnsi="Calibri" w:cs="Calibri"/>
          <w:sz w:val="24"/>
          <w:szCs w:val="24"/>
        </w:rPr>
        <w:t xml:space="preserve">Please see the </w:t>
      </w:r>
      <w:hyperlink w:history="1" r:id="rId24">
        <w:r w:rsidRPr="003876B0">
          <w:rPr>
            <w:rStyle w:val="Hyperlink"/>
            <w:rFonts w:ascii="Calibri" w:hAnsi="Calibri" w:cs="Calibri"/>
            <w:sz w:val="24"/>
            <w:szCs w:val="24"/>
          </w:rPr>
          <w:t>Criminal Justice Major Requirements website</w:t>
        </w:r>
      </w:hyperlink>
      <w:r w:rsidRPr="003876B0">
        <w:rPr>
          <w:rFonts w:ascii="Calibri" w:hAnsi="Calibri" w:cs="Calibri"/>
          <w:sz w:val="24"/>
          <w:szCs w:val="24"/>
        </w:rPr>
        <w:t xml:space="preserve"> for Roadmaps by Catalog Year.</w:t>
      </w:r>
    </w:p>
    <w:p w:rsidR="003876B0" w:rsidP="00842D0D" w:rsidRDefault="003876B0" w14:paraId="7134FE41" w14:textId="77777777">
      <w:pPr>
        <w:pStyle w:val="ListParagraph"/>
        <w:tabs>
          <w:tab w:val="left" w:pos="971"/>
          <w:tab w:val="left" w:pos="972"/>
        </w:tabs>
        <w:ind w:left="972" w:firstLine="0"/>
        <w:rPr>
          <w:rFonts w:ascii="Calibri" w:hAnsi="Calibri" w:cs="Calibri"/>
          <w:sz w:val="24"/>
          <w:szCs w:val="24"/>
        </w:rPr>
      </w:pPr>
    </w:p>
    <w:p w:rsidRPr="003876B0" w:rsidR="002C6620" w:rsidP="003876B0" w:rsidRDefault="00194E67" w14:paraId="3168CED3" w14:textId="7A1AAA85">
      <w:pPr>
        <w:pStyle w:val="Heading1"/>
        <w:rPr>
          <w:rFonts w:ascii="Calibri" w:hAnsi="Calibri" w:cs="Calibri"/>
          <w:b w:val="0"/>
          <w:bCs w:val="0"/>
          <w:sz w:val="24"/>
          <w:szCs w:val="24"/>
        </w:rPr>
      </w:pPr>
      <w:r w:rsidRPr="003876B0">
        <w:rPr>
          <w:rFonts w:ascii="Calibri" w:hAnsi="Calibri" w:cs="Calibri"/>
          <w:b w:val="0"/>
          <w:bCs w:val="0"/>
          <w:i/>
          <w:iCs/>
          <w:sz w:val="24"/>
          <w:szCs w:val="24"/>
          <w:u w:val="single"/>
        </w:rPr>
        <w:t>Catalog Years Fall 2018</w:t>
      </w:r>
      <w:r w:rsidRPr="003876B0" w:rsidR="00B61586">
        <w:rPr>
          <w:rFonts w:ascii="Calibri" w:hAnsi="Calibri" w:cs="Calibri"/>
          <w:b w:val="0"/>
          <w:bCs w:val="0"/>
          <w:i/>
          <w:iCs/>
          <w:sz w:val="24"/>
          <w:szCs w:val="24"/>
          <w:u w:val="single"/>
        </w:rPr>
        <w:t xml:space="preserve"> and later</w:t>
      </w:r>
      <w:r w:rsidRPr="003876B0">
        <w:rPr>
          <w:rFonts w:ascii="Calibri" w:hAnsi="Calibri" w:cs="Calibri"/>
          <w:b w:val="0"/>
          <w:bCs w:val="0"/>
          <w:i/>
          <w:iCs/>
          <w:sz w:val="24"/>
          <w:szCs w:val="24"/>
          <w:u w:val="single"/>
        </w:rPr>
        <w:t>:</w:t>
      </w:r>
      <w:r w:rsidRPr="003876B0">
        <w:rPr>
          <w:rFonts w:ascii="Calibri" w:hAnsi="Calibri" w:cs="Calibri"/>
          <w:b w:val="0"/>
          <w:bCs w:val="0"/>
          <w:i/>
          <w:iCs/>
          <w:sz w:val="24"/>
          <w:szCs w:val="24"/>
        </w:rPr>
        <w:t xml:space="preserve"> </w:t>
      </w:r>
      <w:r w:rsidRPr="003876B0">
        <w:rPr>
          <w:rFonts w:ascii="Calibri" w:hAnsi="Calibri" w:cs="Calibri"/>
          <w:b w:val="0"/>
          <w:bCs w:val="0"/>
          <w:sz w:val="24"/>
          <w:szCs w:val="24"/>
        </w:rPr>
        <w:t>CRJU courses can double-count towards GE requirements</w:t>
      </w:r>
      <w:r w:rsidRPr="003876B0" w:rsidR="003876B0">
        <w:rPr>
          <w:rFonts w:ascii="Calibri" w:hAnsi="Calibri" w:cs="Calibri"/>
          <w:b w:val="0"/>
          <w:bCs w:val="0"/>
          <w:sz w:val="24"/>
          <w:szCs w:val="24"/>
          <w:rPrChange w:author="Ackerman-Acklin, Alissa" w:date="2025-07-30T09:21:00Z" w16du:dateUtc="2025-07-30T16:21:00Z" w:id="3">
            <w:rPr>
              <w:rFonts w:ascii="Calibri" w:hAnsi="Calibri" w:cs="Calibri"/>
              <w:sz w:val="24"/>
              <w:szCs w:val="24"/>
            </w:rPr>
          </w:rPrChange>
        </w:rPr>
        <w:fldChar w:fldCharType="begin"/>
      </w:r>
      <w:r w:rsidRPr="001A54B5" w:rsidR="003876B0">
        <w:rPr>
          <w:rFonts w:ascii="Calibri" w:hAnsi="Calibri" w:cs="Calibri"/>
          <w:b w:val="0"/>
          <w:bCs w:val="0"/>
          <w:sz w:val="24"/>
          <w:szCs w:val="24"/>
        </w:rPr>
        <w:instrText>HYPERLINK "https://www.fullerton.edu/general-education/student-info/requirements.html"</w:instrText>
      </w:r>
      <w:r w:rsidRPr="00F52302" w:rsidR="003876B0">
        <w:rPr>
          <w:rFonts w:ascii="Calibri" w:hAnsi="Calibri" w:cs="Calibri"/>
          <w:b w:val="0"/>
          <w:bCs w:val="0"/>
          <w:sz w:val="24"/>
          <w:szCs w:val="24"/>
        </w:rPr>
      </w:r>
      <w:r w:rsidRPr="003876B0" w:rsidR="003876B0">
        <w:rPr>
          <w:rFonts w:ascii="Calibri" w:hAnsi="Calibri" w:cs="Calibri"/>
          <w:b w:val="0"/>
          <w:bCs w:val="0"/>
          <w:sz w:val="24"/>
          <w:szCs w:val="24"/>
          <w:rPrChange w:author="Ackerman-Acklin, Alissa" w:date="2025-07-30T09:21:00Z" w16du:dateUtc="2025-07-30T16:21:00Z" w:id="4">
            <w:rPr>
              <w:rFonts w:ascii="Calibri" w:hAnsi="Calibri" w:cs="Calibri"/>
              <w:sz w:val="24"/>
              <w:szCs w:val="24"/>
            </w:rPr>
          </w:rPrChange>
        </w:rPr>
        <w:fldChar w:fldCharType="separate"/>
      </w:r>
      <w:r w:rsidRPr="001A54B5" w:rsidR="003876B0">
        <w:rPr>
          <w:rStyle w:val="Hyperlink"/>
          <w:rFonts w:ascii="Calibri" w:hAnsi="Calibri" w:cs="Calibri"/>
          <w:b w:val="0"/>
          <w:bCs w:val="0"/>
          <w:sz w:val="24"/>
          <w:szCs w:val="24"/>
        </w:rPr>
        <w:t>. Please see the GE Requirements website for more information.</w:t>
      </w:r>
      <w:r w:rsidRPr="003876B0" w:rsidR="003876B0">
        <w:rPr>
          <w:rFonts w:ascii="Calibri" w:hAnsi="Calibri" w:cs="Calibri"/>
          <w:b w:val="0"/>
          <w:bCs w:val="0"/>
          <w:sz w:val="24"/>
          <w:szCs w:val="24"/>
          <w:rPrChange w:author="Ackerman-Acklin, Alissa" w:date="2025-07-30T09:21:00Z" w16du:dateUtc="2025-07-30T16:21:00Z" w:id="5">
            <w:rPr>
              <w:rFonts w:ascii="Calibri" w:hAnsi="Calibri" w:cs="Calibri"/>
              <w:sz w:val="24"/>
              <w:szCs w:val="24"/>
            </w:rPr>
          </w:rPrChange>
        </w:rPr>
        <w:fldChar w:fldCharType="end"/>
      </w:r>
      <w:bookmarkStart w:name="_Toc141194990" w:id="6"/>
    </w:p>
    <w:p w:rsidR="002C6620" w:rsidP="008B7179" w:rsidRDefault="002C6620" w14:paraId="66689977" w14:textId="77777777">
      <w:pPr>
        <w:pStyle w:val="Heading1"/>
        <w:jc w:val="center"/>
        <w:rPr>
          <w:rFonts w:ascii="Calibri" w:hAnsi="Calibri" w:cs="Calibri"/>
        </w:rPr>
      </w:pPr>
    </w:p>
    <w:p w:rsidRPr="0041771E" w:rsidR="006A2BC7" w:rsidP="0041771E" w:rsidRDefault="00A74D25" w14:paraId="3A0FF5F2" w14:textId="4D097698">
      <w:pPr>
        <w:pStyle w:val="Heading1"/>
        <w:jc w:val="center"/>
        <w:rPr>
          <w:rFonts w:ascii="Calibri" w:hAnsi="Calibri" w:cs="Calibri"/>
        </w:rPr>
      </w:pPr>
      <w:r w:rsidRPr="00357C2F">
        <w:rPr>
          <w:rFonts w:ascii="Calibri" w:hAnsi="Calibri" w:cs="Calibri"/>
        </w:rPr>
        <w:t>BACHELOR’S DEGREE REQUIREMENTS</w:t>
      </w:r>
      <w:bookmarkEnd w:id="6"/>
    </w:p>
    <w:p w:rsidRPr="00357C2F" w:rsidR="00136375" w:rsidP="00AC3042" w:rsidRDefault="005A65E6" w14:paraId="1FA1D2E6" w14:textId="0B5C6368">
      <w:pPr>
        <w:pStyle w:val="Heading6"/>
        <w:spacing w:before="1"/>
        <w:jc w:val="center"/>
        <w:rPr>
          <w:rFonts w:ascii="Calibri" w:hAnsi="Calibri" w:cs="Calibri"/>
        </w:rPr>
      </w:pPr>
      <w:r w:rsidRPr="00357C2F">
        <w:rPr>
          <w:rFonts w:ascii="Calibri" w:hAnsi="Calibri" w:cs="Calibri"/>
        </w:rPr>
        <w:t>To track your progress in fulfilling the following requirements</w:t>
      </w:r>
      <w:r w:rsidR="003876B0">
        <w:rPr>
          <w:rFonts w:ascii="Calibri" w:hAnsi="Calibri" w:cs="Calibri"/>
        </w:rPr>
        <w:t>,</w:t>
      </w:r>
      <w:r w:rsidRPr="00357C2F">
        <w:rPr>
          <w:rFonts w:ascii="Calibri" w:hAnsi="Calibri" w:cs="Calibri"/>
        </w:rPr>
        <w:t xml:space="preserve"> access your Titan Degree Audit</w:t>
      </w:r>
    </w:p>
    <w:p w:rsidR="00B3181E" w:rsidP="680A9AC7" w:rsidRDefault="680A9AC7" w14:paraId="169FB3ED" w14:textId="34CE790B">
      <w:pPr>
        <w:ind w:left="112"/>
        <w:jc w:val="center"/>
        <w:rPr>
          <w:rFonts w:ascii="Calibri" w:hAnsi="Calibri" w:cs="Calibri"/>
          <w:b/>
          <w:bCs/>
          <w:i/>
          <w:iCs/>
          <w:sz w:val="24"/>
          <w:szCs w:val="24"/>
        </w:rPr>
      </w:pPr>
      <w:hyperlink r:id="rId25">
        <w:r w:rsidRPr="680A9AC7">
          <w:rPr>
            <w:rFonts w:ascii="Calibri" w:hAnsi="Calibri" w:cs="Calibri"/>
            <w:b/>
            <w:bCs/>
            <w:i/>
            <w:iCs/>
            <w:sz w:val="24"/>
            <w:szCs w:val="24"/>
          </w:rPr>
          <w:t>(http://www.fullerton.edu</w:t>
        </w:r>
      </w:hyperlink>
      <w:r w:rsidRPr="680A9AC7">
        <w:rPr>
          <w:rFonts w:ascii="Calibri" w:hAnsi="Calibri" w:cs="Calibri"/>
          <w:b/>
          <w:bCs/>
          <w:i/>
          <w:iCs/>
          <w:sz w:val="24"/>
          <w:szCs w:val="24"/>
        </w:rPr>
        <w:t>→Portal login</w:t>
      </w:r>
      <w:ins w:author="Brit Fuqua" w:date="2025-09-08T17:28:00Z" w:id="7">
        <w:r w:rsidRPr="680A9AC7">
          <w:rPr>
            <w:rFonts w:ascii="Calibri" w:hAnsi="Calibri" w:cs="Calibri"/>
            <w:b/>
            <w:bCs/>
            <w:i/>
            <w:iCs/>
            <w:sz w:val="24"/>
            <w:szCs w:val="24"/>
          </w:rPr>
          <w:t xml:space="preserve"> </w:t>
        </w:r>
      </w:ins>
      <w:r w:rsidRPr="680A9AC7">
        <w:rPr>
          <w:rFonts w:ascii="Calibri" w:hAnsi="Calibri" w:cs="Calibri"/>
          <w:b/>
          <w:bCs/>
          <w:i/>
          <w:iCs/>
          <w:sz w:val="24"/>
          <w:szCs w:val="24"/>
        </w:rPr>
        <w:t>→Student Homepage</w:t>
      </w:r>
      <w:ins w:author="Brit Fuqua" w:date="2025-09-08T17:28:00Z" w:id="8">
        <w:r w:rsidRPr="680A9AC7">
          <w:rPr>
            <w:rFonts w:ascii="Calibri" w:hAnsi="Calibri" w:cs="Calibri"/>
            <w:b/>
            <w:bCs/>
            <w:i/>
            <w:iCs/>
            <w:sz w:val="24"/>
            <w:szCs w:val="24"/>
          </w:rPr>
          <w:t xml:space="preserve"> </w:t>
        </w:r>
      </w:ins>
      <w:r w:rsidRPr="680A9AC7">
        <w:rPr>
          <w:rFonts w:ascii="Calibri" w:hAnsi="Calibri" w:cs="Calibri"/>
          <w:b/>
          <w:bCs/>
          <w:i/>
          <w:iCs/>
          <w:sz w:val="24"/>
          <w:szCs w:val="24"/>
        </w:rPr>
        <w:t>→</w:t>
      </w:r>
      <w:ins w:author="Brit Fuqua" w:date="2025-09-08T17:28:00Z" w:id="9">
        <w:r w:rsidRPr="680A9AC7">
          <w:rPr>
            <w:rFonts w:ascii="Calibri" w:hAnsi="Calibri" w:cs="Calibri"/>
            <w:b/>
            <w:bCs/>
            <w:i/>
            <w:iCs/>
            <w:sz w:val="24"/>
            <w:szCs w:val="24"/>
          </w:rPr>
          <w:t xml:space="preserve"> </w:t>
        </w:r>
      </w:ins>
      <w:r w:rsidRPr="680A9AC7">
        <w:rPr>
          <w:rFonts w:ascii="Calibri" w:hAnsi="Calibri" w:cs="Calibri"/>
          <w:b/>
          <w:bCs/>
          <w:i/>
          <w:iCs/>
          <w:sz w:val="24"/>
          <w:szCs w:val="24"/>
        </w:rPr>
        <w:t>TITAN degree audit)</w:t>
      </w:r>
    </w:p>
    <w:p w:rsidRPr="003412E5" w:rsidR="003412E5" w:rsidP="003412E5" w:rsidRDefault="003412E5" w14:paraId="27F8F282" w14:textId="77777777">
      <w:pPr>
        <w:spacing w:line="275" w:lineRule="exact"/>
        <w:ind w:left="112"/>
        <w:rPr>
          <w:rFonts w:ascii="Calibri" w:hAnsi="Calibri" w:cs="Calibri"/>
          <w:b/>
          <w:bCs/>
          <w:i/>
          <w:iCs/>
          <w:sz w:val="10"/>
          <w:szCs w:val="10"/>
        </w:rPr>
      </w:pPr>
    </w:p>
    <w:p w:rsidRPr="003412E5" w:rsidR="00136375" w:rsidP="003412E5" w:rsidRDefault="005A65E6" w14:paraId="39993EA4" w14:textId="440A3CEF">
      <w:pPr>
        <w:pStyle w:val="Heading6"/>
        <w:numPr>
          <w:ilvl w:val="0"/>
          <w:numId w:val="10"/>
        </w:numPr>
        <w:tabs>
          <w:tab w:val="left" w:pos="832"/>
        </w:tabs>
        <w:spacing w:before="3"/>
        <w:rPr>
          <w:rFonts w:ascii="Calibri" w:hAnsi="Calibri" w:cs="Calibri"/>
          <w:u w:val="single"/>
        </w:rPr>
      </w:pPr>
      <w:r w:rsidRPr="003412E5">
        <w:rPr>
          <w:rFonts w:ascii="Calibri" w:hAnsi="Calibri" w:cs="Calibri"/>
          <w:u w:val="single"/>
        </w:rPr>
        <w:t>Major requirements</w:t>
      </w:r>
      <w:r w:rsidR="00B923A9">
        <w:rPr>
          <w:rFonts w:ascii="Calibri" w:hAnsi="Calibri" w:cs="Calibri"/>
          <w:u w:val="single"/>
        </w:rPr>
        <w:t>, Catalog Year 2025 and earlier</w:t>
      </w:r>
      <w:r w:rsidRPr="003412E5">
        <w:rPr>
          <w:rFonts w:ascii="Calibri" w:hAnsi="Calibri" w:cs="Calibri"/>
          <w:u w:val="single"/>
        </w:rPr>
        <w:t>:</w:t>
      </w:r>
    </w:p>
    <w:p w:rsidRPr="003412E5" w:rsidR="00136375" w:rsidP="003412E5" w:rsidRDefault="008B0551" w14:paraId="698E4160" w14:textId="7994B981">
      <w:pPr>
        <w:pStyle w:val="Heading7"/>
        <w:numPr>
          <w:ilvl w:val="0"/>
          <w:numId w:val="29"/>
        </w:numPr>
        <w:rPr>
          <w:rFonts w:ascii="Calibri" w:hAnsi="Calibri" w:cs="Calibri"/>
          <w:sz w:val="23"/>
          <w:szCs w:val="23"/>
        </w:rPr>
      </w:pPr>
      <w:r w:rsidRPr="003412E5">
        <w:rPr>
          <w:rFonts w:ascii="Calibri" w:hAnsi="Calibri" w:cs="Calibri"/>
          <w:sz w:val="23"/>
          <w:szCs w:val="23"/>
        </w:rPr>
        <w:t>39</w:t>
      </w:r>
      <w:r w:rsidRPr="003412E5" w:rsidR="005A65E6">
        <w:rPr>
          <w:rFonts w:ascii="Calibri" w:hAnsi="Calibri" w:cs="Calibri"/>
          <w:sz w:val="23"/>
          <w:szCs w:val="23"/>
        </w:rPr>
        <w:t xml:space="preserve"> units of </w:t>
      </w:r>
      <w:r w:rsidRPr="003412E5">
        <w:rPr>
          <w:rFonts w:ascii="Calibri" w:hAnsi="Calibri" w:cs="Calibri"/>
          <w:sz w:val="23"/>
          <w:szCs w:val="23"/>
        </w:rPr>
        <w:t>Criminal Justice</w:t>
      </w:r>
      <w:r w:rsidRPr="003412E5" w:rsidR="005A65E6">
        <w:rPr>
          <w:rFonts w:ascii="Calibri" w:hAnsi="Calibri" w:cs="Calibri"/>
          <w:sz w:val="23"/>
          <w:szCs w:val="23"/>
        </w:rPr>
        <w:t xml:space="preserve"> courses</w:t>
      </w:r>
      <w:r w:rsidRPr="003412E5">
        <w:rPr>
          <w:rFonts w:ascii="Calibri" w:hAnsi="Calibri" w:cs="Calibri"/>
          <w:sz w:val="23"/>
          <w:szCs w:val="23"/>
        </w:rPr>
        <w:t xml:space="preserve"> (</w:t>
      </w:r>
      <w:r w:rsidRPr="003412E5" w:rsidR="00390D24">
        <w:rPr>
          <w:rFonts w:ascii="Calibri" w:hAnsi="Calibri" w:cs="Calibri"/>
          <w:sz w:val="23"/>
          <w:szCs w:val="23"/>
        </w:rPr>
        <w:t xml:space="preserve">catalog years 2013-2018: </w:t>
      </w:r>
      <w:r w:rsidRPr="003412E5">
        <w:rPr>
          <w:rFonts w:ascii="Calibri" w:hAnsi="Calibri" w:cs="Calibri"/>
          <w:sz w:val="23"/>
          <w:szCs w:val="23"/>
        </w:rPr>
        <w:t>minimum grade of C in each course</w:t>
      </w:r>
      <w:r w:rsidRPr="003412E5" w:rsidR="00390D24">
        <w:rPr>
          <w:rFonts w:ascii="Calibri" w:hAnsi="Calibri" w:cs="Calibri"/>
          <w:sz w:val="23"/>
          <w:szCs w:val="23"/>
        </w:rPr>
        <w:t>, catalog year 2019 to present: minimum grade of C- in each course</w:t>
      </w:r>
      <w:r w:rsidRPr="003412E5">
        <w:rPr>
          <w:rFonts w:ascii="Calibri" w:hAnsi="Calibri" w:cs="Calibri"/>
          <w:sz w:val="23"/>
          <w:szCs w:val="23"/>
        </w:rPr>
        <w:t>)</w:t>
      </w:r>
      <w:r w:rsidRPr="003412E5" w:rsidR="005A65E6">
        <w:rPr>
          <w:rFonts w:ascii="Calibri" w:hAnsi="Calibri" w:cs="Calibri"/>
          <w:sz w:val="23"/>
          <w:szCs w:val="23"/>
        </w:rPr>
        <w:t>, including:</w:t>
      </w:r>
    </w:p>
    <w:p w:rsidRPr="003412E5" w:rsidR="00136375" w:rsidP="003412E5" w:rsidRDefault="008B0551" w14:paraId="6578B901" w14:textId="77777777">
      <w:pPr>
        <w:pStyle w:val="ListParagraph"/>
        <w:numPr>
          <w:ilvl w:val="2"/>
          <w:numId w:val="10"/>
        </w:numPr>
        <w:tabs>
          <w:tab w:val="left" w:pos="1462"/>
        </w:tabs>
        <w:spacing w:before="2"/>
        <w:rPr>
          <w:rFonts w:ascii="Calibri" w:hAnsi="Calibri" w:cs="Calibri"/>
          <w:sz w:val="23"/>
          <w:szCs w:val="23"/>
        </w:rPr>
      </w:pPr>
      <w:r w:rsidRPr="003412E5">
        <w:rPr>
          <w:rFonts w:ascii="Calibri" w:hAnsi="Calibri" w:cs="Calibri"/>
          <w:sz w:val="23"/>
          <w:szCs w:val="23"/>
        </w:rPr>
        <w:t>Criminal Justice</w:t>
      </w:r>
      <w:r w:rsidRPr="003412E5" w:rsidR="005A65E6">
        <w:rPr>
          <w:rFonts w:ascii="Calibri" w:hAnsi="Calibri" w:cs="Calibri"/>
          <w:sz w:val="23"/>
          <w:szCs w:val="23"/>
        </w:rPr>
        <w:t xml:space="preserve"> </w:t>
      </w:r>
      <w:r w:rsidRPr="003412E5">
        <w:rPr>
          <w:rFonts w:ascii="Calibri" w:hAnsi="Calibri" w:cs="Calibri"/>
          <w:sz w:val="23"/>
          <w:szCs w:val="23"/>
        </w:rPr>
        <w:t>c</w:t>
      </w:r>
      <w:r w:rsidRPr="003412E5" w:rsidR="005A65E6">
        <w:rPr>
          <w:rFonts w:ascii="Calibri" w:hAnsi="Calibri" w:cs="Calibri"/>
          <w:sz w:val="23"/>
          <w:szCs w:val="23"/>
        </w:rPr>
        <w:t xml:space="preserve">ore courses </w:t>
      </w:r>
      <w:r w:rsidRPr="003412E5">
        <w:rPr>
          <w:rFonts w:ascii="Calibri" w:hAnsi="Calibri" w:cs="Calibri"/>
          <w:sz w:val="23"/>
          <w:szCs w:val="23"/>
        </w:rPr>
        <w:t>(21 units)</w:t>
      </w:r>
    </w:p>
    <w:p w:rsidRPr="003412E5" w:rsidR="00136375" w:rsidP="003412E5" w:rsidRDefault="008B0551" w14:paraId="7DC2081E" w14:textId="77777777">
      <w:pPr>
        <w:pStyle w:val="ListParagraph"/>
        <w:numPr>
          <w:ilvl w:val="2"/>
          <w:numId w:val="10"/>
        </w:numPr>
        <w:tabs>
          <w:tab w:val="left" w:pos="1462"/>
        </w:tabs>
        <w:spacing w:before="1"/>
        <w:ind w:right="477"/>
        <w:rPr>
          <w:rFonts w:ascii="Calibri" w:hAnsi="Calibri" w:cs="Calibri"/>
          <w:sz w:val="23"/>
          <w:szCs w:val="23"/>
        </w:rPr>
      </w:pPr>
      <w:r w:rsidRPr="003412E5">
        <w:rPr>
          <w:rFonts w:ascii="Calibri" w:hAnsi="Calibri" w:cs="Calibri"/>
          <w:sz w:val="23"/>
          <w:szCs w:val="23"/>
        </w:rPr>
        <w:t>Criminal Justice</w:t>
      </w:r>
      <w:r w:rsidRPr="003412E5" w:rsidR="005A65E6">
        <w:rPr>
          <w:rFonts w:ascii="Calibri" w:hAnsi="Calibri" w:cs="Calibri"/>
          <w:sz w:val="23"/>
          <w:szCs w:val="23"/>
        </w:rPr>
        <w:t xml:space="preserve"> electives (</w:t>
      </w:r>
      <w:r w:rsidRPr="003412E5">
        <w:rPr>
          <w:rFonts w:ascii="Calibri" w:hAnsi="Calibri" w:cs="Calibri"/>
          <w:sz w:val="23"/>
          <w:szCs w:val="23"/>
        </w:rPr>
        <w:t>15 units</w:t>
      </w:r>
      <w:r w:rsidRPr="003412E5" w:rsidR="005A65E6">
        <w:rPr>
          <w:rFonts w:ascii="Calibri" w:hAnsi="Calibri" w:cs="Calibri"/>
          <w:sz w:val="23"/>
          <w:szCs w:val="23"/>
        </w:rPr>
        <w:t>)</w:t>
      </w:r>
    </w:p>
    <w:p w:rsidRPr="003412E5" w:rsidR="008B0551" w:rsidP="003412E5" w:rsidRDefault="008B0551" w14:paraId="14598BB9" w14:textId="77621799">
      <w:pPr>
        <w:pStyle w:val="ListParagraph"/>
        <w:numPr>
          <w:ilvl w:val="3"/>
          <w:numId w:val="10"/>
        </w:numPr>
        <w:tabs>
          <w:tab w:val="left" w:pos="1462"/>
        </w:tabs>
        <w:rPr>
          <w:rFonts w:ascii="Calibri" w:hAnsi="Calibri" w:cs="Calibri"/>
          <w:sz w:val="23"/>
          <w:szCs w:val="23"/>
        </w:rPr>
      </w:pPr>
      <w:r w:rsidRPr="003412E5">
        <w:rPr>
          <w:rFonts w:ascii="Calibri" w:hAnsi="Calibri" w:cs="Calibri"/>
          <w:sz w:val="23"/>
          <w:szCs w:val="23"/>
        </w:rPr>
        <w:t>9 of the 15 units of upper</w:t>
      </w:r>
      <w:r w:rsidRPr="003412E5" w:rsidR="00776793">
        <w:rPr>
          <w:rFonts w:ascii="Calibri" w:hAnsi="Calibri" w:cs="Calibri"/>
          <w:sz w:val="23"/>
          <w:szCs w:val="23"/>
        </w:rPr>
        <w:t>-</w:t>
      </w:r>
      <w:r w:rsidRPr="003412E5">
        <w:rPr>
          <w:rFonts w:ascii="Calibri" w:hAnsi="Calibri" w:cs="Calibri"/>
          <w:sz w:val="23"/>
          <w:szCs w:val="23"/>
        </w:rPr>
        <w:t>division electives must be at the 400-level</w:t>
      </w:r>
      <w:r w:rsidRPr="003412E5" w:rsidR="006F5972">
        <w:rPr>
          <w:rFonts w:ascii="Calibri" w:hAnsi="Calibri" w:cs="Calibri"/>
          <w:sz w:val="23"/>
          <w:szCs w:val="23"/>
        </w:rPr>
        <w:t xml:space="preserve"> (catalog year: 2018 to present)</w:t>
      </w:r>
    </w:p>
    <w:p w:rsidRPr="003412E5" w:rsidR="00776793" w:rsidP="003412E5" w:rsidRDefault="008B0551" w14:paraId="2B28D156" w14:textId="77777777">
      <w:pPr>
        <w:pStyle w:val="ListParagraph"/>
        <w:numPr>
          <w:ilvl w:val="2"/>
          <w:numId w:val="10"/>
        </w:numPr>
        <w:tabs>
          <w:tab w:val="left" w:pos="1462"/>
        </w:tabs>
        <w:spacing w:before="1"/>
        <w:ind w:right="477"/>
        <w:rPr>
          <w:rFonts w:ascii="Calibri" w:hAnsi="Calibri" w:cs="Calibri"/>
          <w:sz w:val="23"/>
          <w:szCs w:val="23"/>
        </w:rPr>
      </w:pPr>
      <w:r w:rsidRPr="003412E5">
        <w:rPr>
          <w:rFonts w:ascii="Calibri" w:hAnsi="Calibri" w:cs="Calibri"/>
          <w:sz w:val="23"/>
          <w:szCs w:val="23"/>
        </w:rPr>
        <w:t xml:space="preserve">Upper Division Writing </w:t>
      </w:r>
      <w:r w:rsidRPr="003412E5" w:rsidR="00E61B1C">
        <w:rPr>
          <w:rFonts w:ascii="Calibri" w:hAnsi="Calibri" w:cs="Calibri"/>
          <w:sz w:val="23"/>
          <w:szCs w:val="23"/>
        </w:rPr>
        <w:t xml:space="preserve">(ENGL 301, ENGL 365) </w:t>
      </w:r>
      <w:r w:rsidRPr="003412E5">
        <w:rPr>
          <w:rFonts w:ascii="Calibri" w:hAnsi="Calibri" w:cs="Calibri"/>
          <w:sz w:val="23"/>
          <w:szCs w:val="23"/>
        </w:rPr>
        <w:t>(3 units)</w:t>
      </w:r>
    </w:p>
    <w:p w:rsidR="00B3181E" w:rsidP="003412E5" w:rsidRDefault="005A65E6" w14:paraId="5E637C28" w14:textId="12AB7E6E">
      <w:pPr>
        <w:pStyle w:val="ListParagraph"/>
        <w:numPr>
          <w:ilvl w:val="2"/>
          <w:numId w:val="10"/>
        </w:numPr>
        <w:tabs>
          <w:tab w:val="left" w:pos="1462"/>
        </w:tabs>
        <w:spacing w:before="1"/>
        <w:ind w:right="477"/>
        <w:rPr>
          <w:rFonts w:ascii="Calibri" w:hAnsi="Calibri" w:cs="Calibri"/>
          <w:sz w:val="23"/>
          <w:szCs w:val="23"/>
        </w:rPr>
      </w:pPr>
      <w:r w:rsidRPr="003412E5">
        <w:rPr>
          <w:rFonts w:ascii="Calibri" w:hAnsi="Calibri" w:cs="Calibri"/>
          <w:sz w:val="23"/>
          <w:szCs w:val="23"/>
        </w:rPr>
        <w:t xml:space="preserve">Minimum GPA of 2.0 in all attempted </w:t>
      </w:r>
      <w:r w:rsidRPr="003412E5" w:rsidR="008B0551">
        <w:rPr>
          <w:rFonts w:ascii="Calibri" w:hAnsi="Calibri" w:cs="Calibri"/>
          <w:sz w:val="23"/>
          <w:szCs w:val="23"/>
        </w:rPr>
        <w:t>Criminal Justice</w:t>
      </w:r>
      <w:r w:rsidRPr="003412E5">
        <w:rPr>
          <w:rFonts w:ascii="Calibri" w:hAnsi="Calibri" w:cs="Calibri"/>
          <w:sz w:val="23"/>
          <w:szCs w:val="23"/>
        </w:rPr>
        <w:t xml:space="preserve"> courses</w:t>
      </w:r>
    </w:p>
    <w:p w:rsidRPr="003412E5" w:rsidR="00B923A9" w:rsidP="00B923A9" w:rsidRDefault="00B923A9" w14:paraId="79CD007D" w14:textId="20B8820C">
      <w:pPr>
        <w:pStyle w:val="Heading6"/>
        <w:numPr>
          <w:ilvl w:val="0"/>
          <w:numId w:val="10"/>
        </w:numPr>
        <w:tabs>
          <w:tab w:val="left" w:pos="832"/>
        </w:tabs>
        <w:spacing w:before="3"/>
        <w:rPr>
          <w:rFonts w:ascii="Calibri" w:hAnsi="Calibri" w:cs="Calibri"/>
          <w:u w:val="single"/>
        </w:rPr>
      </w:pPr>
      <w:r w:rsidRPr="003412E5">
        <w:rPr>
          <w:rFonts w:ascii="Calibri" w:hAnsi="Calibri" w:cs="Calibri"/>
          <w:u w:val="single"/>
        </w:rPr>
        <w:t>Major requirements</w:t>
      </w:r>
      <w:r>
        <w:rPr>
          <w:rFonts w:ascii="Calibri" w:hAnsi="Calibri" w:cs="Calibri"/>
          <w:u w:val="single"/>
        </w:rPr>
        <w:t>, Catalog Year 2026</w:t>
      </w:r>
      <w:r w:rsidRPr="003412E5">
        <w:rPr>
          <w:rFonts w:ascii="Calibri" w:hAnsi="Calibri" w:cs="Calibri"/>
          <w:u w:val="single"/>
        </w:rPr>
        <w:t>:</w:t>
      </w:r>
    </w:p>
    <w:p w:rsidRPr="003412E5" w:rsidR="00B923A9" w:rsidP="00B923A9" w:rsidRDefault="00B923A9" w14:paraId="4898C3EE" w14:textId="35C3828D">
      <w:pPr>
        <w:pStyle w:val="Heading7"/>
        <w:numPr>
          <w:ilvl w:val="0"/>
          <w:numId w:val="29"/>
        </w:numPr>
        <w:rPr>
          <w:rFonts w:ascii="Calibri" w:hAnsi="Calibri" w:cs="Calibri"/>
          <w:sz w:val="23"/>
          <w:szCs w:val="23"/>
        </w:rPr>
      </w:pPr>
      <w:r>
        <w:rPr>
          <w:rFonts w:ascii="Calibri" w:hAnsi="Calibri" w:cs="Calibri"/>
          <w:sz w:val="23"/>
          <w:szCs w:val="23"/>
        </w:rPr>
        <w:t>54</w:t>
      </w:r>
      <w:r w:rsidRPr="003412E5">
        <w:rPr>
          <w:rFonts w:ascii="Calibri" w:hAnsi="Calibri" w:cs="Calibri"/>
          <w:sz w:val="23"/>
          <w:szCs w:val="23"/>
        </w:rPr>
        <w:t xml:space="preserve"> units of Criminal Justice courses (minimum grade of C- in each course), including:</w:t>
      </w:r>
    </w:p>
    <w:p w:rsidR="00B923A9" w:rsidP="00B923A9" w:rsidRDefault="00B923A9" w14:paraId="27A15981" w14:textId="6D4595EA">
      <w:pPr>
        <w:pStyle w:val="ListParagraph"/>
        <w:numPr>
          <w:ilvl w:val="2"/>
          <w:numId w:val="10"/>
        </w:numPr>
        <w:tabs>
          <w:tab w:val="left" w:pos="1462"/>
        </w:tabs>
        <w:spacing w:before="2"/>
        <w:rPr>
          <w:rFonts w:ascii="Calibri" w:hAnsi="Calibri" w:cs="Calibri"/>
          <w:sz w:val="23"/>
          <w:szCs w:val="23"/>
        </w:rPr>
      </w:pPr>
      <w:r w:rsidRPr="003412E5">
        <w:rPr>
          <w:rFonts w:ascii="Calibri" w:hAnsi="Calibri" w:cs="Calibri"/>
          <w:sz w:val="23"/>
          <w:szCs w:val="23"/>
        </w:rPr>
        <w:t>Criminal Justice core courses (</w:t>
      </w:r>
      <w:r>
        <w:rPr>
          <w:rFonts w:ascii="Calibri" w:hAnsi="Calibri" w:cs="Calibri"/>
          <w:sz w:val="23"/>
          <w:szCs w:val="23"/>
        </w:rPr>
        <w:t>18</w:t>
      </w:r>
      <w:r w:rsidRPr="003412E5">
        <w:rPr>
          <w:rFonts w:ascii="Calibri" w:hAnsi="Calibri" w:cs="Calibri"/>
          <w:sz w:val="23"/>
          <w:szCs w:val="23"/>
        </w:rPr>
        <w:t xml:space="preserve"> units)</w:t>
      </w:r>
    </w:p>
    <w:p w:rsidRPr="003412E5" w:rsidR="00B923A9" w:rsidP="00B923A9" w:rsidRDefault="00B923A9" w14:paraId="5CE26E38" w14:textId="549159C9">
      <w:pPr>
        <w:pStyle w:val="ListParagraph"/>
        <w:numPr>
          <w:ilvl w:val="2"/>
          <w:numId w:val="10"/>
        </w:numPr>
        <w:tabs>
          <w:tab w:val="left" w:pos="1462"/>
        </w:tabs>
        <w:spacing w:before="2"/>
        <w:rPr>
          <w:rFonts w:ascii="Calibri" w:hAnsi="Calibri" w:cs="Calibri"/>
          <w:sz w:val="23"/>
          <w:szCs w:val="23"/>
        </w:rPr>
      </w:pPr>
      <w:r>
        <w:rPr>
          <w:rFonts w:ascii="Calibri" w:hAnsi="Calibri" w:cs="Calibri"/>
          <w:sz w:val="23"/>
          <w:szCs w:val="23"/>
        </w:rPr>
        <w:t>Criminal Justice breadth courses (6 units)</w:t>
      </w:r>
    </w:p>
    <w:p w:rsidRPr="003412E5" w:rsidR="00B923A9" w:rsidP="00B923A9" w:rsidRDefault="00B923A9" w14:paraId="73F36DBF" w14:textId="77777777">
      <w:pPr>
        <w:pStyle w:val="ListParagraph"/>
        <w:numPr>
          <w:ilvl w:val="2"/>
          <w:numId w:val="10"/>
        </w:numPr>
        <w:tabs>
          <w:tab w:val="left" w:pos="1462"/>
        </w:tabs>
        <w:spacing w:before="1"/>
        <w:ind w:right="477"/>
        <w:rPr>
          <w:rFonts w:ascii="Calibri" w:hAnsi="Calibri" w:cs="Calibri"/>
          <w:sz w:val="23"/>
          <w:szCs w:val="23"/>
        </w:rPr>
      </w:pPr>
      <w:r w:rsidRPr="003412E5">
        <w:rPr>
          <w:rFonts w:ascii="Calibri" w:hAnsi="Calibri" w:cs="Calibri"/>
          <w:sz w:val="23"/>
          <w:szCs w:val="23"/>
        </w:rPr>
        <w:t>Criminal Justice electives (15 units)</w:t>
      </w:r>
    </w:p>
    <w:p w:rsidR="00B923A9" w:rsidP="00B923A9" w:rsidRDefault="00B923A9" w14:paraId="5CC627F4" w14:textId="03866CB3">
      <w:pPr>
        <w:pStyle w:val="ListParagraph"/>
        <w:numPr>
          <w:ilvl w:val="3"/>
          <w:numId w:val="10"/>
        </w:numPr>
        <w:tabs>
          <w:tab w:val="left" w:pos="1462"/>
        </w:tabs>
        <w:rPr>
          <w:rFonts w:ascii="Calibri" w:hAnsi="Calibri" w:cs="Calibri"/>
          <w:sz w:val="23"/>
          <w:szCs w:val="23"/>
        </w:rPr>
      </w:pPr>
      <w:r w:rsidRPr="003412E5">
        <w:rPr>
          <w:rFonts w:ascii="Calibri" w:hAnsi="Calibri" w:cs="Calibri"/>
          <w:sz w:val="23"/>
          <w:szCs w:val="23"/>
        </w:rPr>
        <w:t xml:space="preserve">9 of the 15 units of upper-division electives must be at the 400-level </w:t>
      </w:r>
    </w:p>
    <w:p w:rsidRPr="003412E5" w:rsidR="00B923A9" w:rsidP="00B923A9" w:rsidRDefault="00B923A9" w14:paraId="46F17EC1" w14:textId="0621F6C4">
      <w:pPr>
        <w:pStyle w:val="ListParagraph"/>
        <w:numPr>
          <w:ilvl w:val="2"/>
          <w:numId w:val="10"/>
        </w:numPr>
        <w:tabs>
          <w:tab w:val="left" w:pos="1462"/>
        </w:tabs>
        <w:rPr>
          <w:rFonts w:ascii="Calibri" w:hAnsi="Calibri" w:cs="Calibri"/>
          <w:sz w:val="23"/>
          <w:szCs w:val="23"/>
        </w:rPr>
      </w:pPr>
      <w:r>
        <w:rPr>
          <w:rFonts w:ascii="Calibri" w:hAnsi="Calibri" w:cs="Calibri"/>
          <w:sz w:val="23"/>
          <w:szCs w:val="23"/>
        </w:rPr>
        <w:t>Related Fields courses (12 units)</w:t>
      </w:r>
    </w:p>
    <w:p w:rsidRPr="003412E5" w:rsidR="00B923A9" w:rsidP="00B923A9" w:rsidRDefault="00B923A9" w14:paraId="38F7A750" w14:textId="77777777">
      <w:pPr>
        <w:pStyle w:val="ListParagraph"/>
        <w:numPr>
          <w:ilvl w:val="2"/>
          <w:numId w:val="10"/>
        </w:numPr>
        <w:tabs>
          <w:tab w:val="left" w:pos="1462"/>
        </w:tabs>
        <w:spacing w:before="1"/>
        <w:ind w:right="477"/>
        <w:rPr>
          <w:rFonts w:ascii="Calibri" w:hAnsi="Calibri" w:cs="Calibri"/>
          <w:sz w:val="23"/>
          <w:szCs w:val="23"/>
        </w:rPr>
      </w:pPr>
      <w:r w:rsidRPr="003412E5">
        <w:rPr>
          <w:rFonts w:ascii="Calibri" w:hAnsi="Calibri" w:cs="Calibri"/>
          <w:sz w:val="23"/>
          <w:szCs w:val="23"/>
        </w:rPr>
        <w:t>Upper Division Writing (ENGL 301, ENGL 365) (3 units)</w:t>
      </w:r>
    </w:p>
    <w:p w:rsidRPr="00B923A9" w:rsidR="00B923A9" w:rsidP="00B923A9" w:rsidRDefault="00B923A9" w14:paraId="1D0781E5" w14:textId="54D572D0">
      <w:pPr>
        <w:pStyle w:val="ListParagraph"/>
        <w:numPr>
          <w:ilvl w:val="2"/>
          <w:numId w:val="10"/>
        </w:numPr>
        <w:tabs>
          <w:tab w:val="left" w:pos="1462"/>
        </w:tabs>
        <w:spacing w:before="1"/>
        <w:ind w:right="477"/>
        <w:rPr>
          <w:rFonts w:ascii="Calibri" w:hAnsi="Calibri" w:cs="Calibri"/>
          <w:sz w:val="23"/>
          <w:szCs w:val="23"/>
        </w:rPr>
      </w:pPr>
      <w:r w:rsidRPr="003412E5">
        <w:rPr>
          <w:rFonts w:ascii="Calibri" w:hAnsi="Calibri" w:cs="Calibri"/>
          <w:sz w:val="23"/>
          <w:szCs w:val="23"/>
        </w:rPr>
        <w:t>Minimum GPA of 2.0 in all attempted Criminal Justice courses</w:t>
      </w:r>
    </w:p>
    <w:p w:rsidRPr="003412E5" w:rsidR="00136375" w:rsidP="003412E5" w:rsidRDefault="005A65E6" w14:paraId="5291F3C9" w14:textId="50A400BC">
      <w:pPr>
        <w:pStyle w:val="ListParagraph"/>
        <w:numPr>
          <w:ilvl w:val="0"/>
          <w:numId w:val="10"/>
        </w:numPr>
        <w:tabs>
          <w:tab w:val="left" w:pos="1462"/>
        </w:tabs>
        <w:rPr>
          <w:rFonts w:ascii="Calibri" w:hAnsi="Calibri" w:cs="Calibri"/>
          <w:sz w:val="24"/>
          <w:u w:val="single"/>
        </w:rPr>
      </w:pPr>
      <w:r w:rsidRPr="00776793">
        <w:rPr>
          <w:rFonts w:ascii="Calibri" w:hAnsi="Calibri" w:cs="Calibri"/>
          <w:w w:val="90"/>
          <w:sz w:val="24"/>
        </w:rPr>
        <w:t xml:space="preserve"> </w:t>
      </w:r>
      <w:r w:rsidRPr="003412E5">
        <w:rPr>
          <w:rFonts w:ascii="Calibri" w:hAnsi="Calibri" w:cs="Calibri"/>
          <w:sz w:val="24"/>
          <w:highlight w:val="yellow"/>
          <w:u w:val="single"/>
        </w:rPr>
        <w:t xml:space="preserve">Apply for a </w:t>
      </w:r>
      <w:r w:rsidRPr="003412E5">
        <w:rPr>
          <w:rFonts w:ascii="Calibri" w:hAnsi="Calibri" w:cs="Calibri"/>
          <w:b/>
          <w:sz w:val="24"/>
          <w:highlight w:val="yellow"/>
          <w:u w:val="single"/>
        </w:rPr>
        <w:t xml:space="preserve">graduation check </w:t>
      </w:r>
      <w:r w:rsidRPr="003412E5" w:rsidR="006A347F">
        <w:rPr>
          <w:rFonts w:ascii="Calibri" w:hAnsi="Calibri" w:cs="Calibri"/>
          <w:sz w:val="24"/>
          <w:highlight w:val="yellow"/>
          <w:u w:val="single"/>
        </w:rPr>
        <w:t>once 85 units are earned, or approximately one year (two semesters)</w:t>
      </w:r>
      <w:r w:rsidRPr="003412E5">
        <w:rPr>
          <w:rFonts w:ascii="Calibri" w:hAnsi="Calibri" w:cs="Calibri"/>
          <w:sz w:val="24"/>
          <w:highlight w:val="yellow"/>
          <w:u w:val="single"/>
        </w:rPr>
        <w:t xml:space="preserve"> before graduation.</w:t>
      </w:r>
    </w:p>
    <w:p w:rsidRPr="003412E5" w:rsidR="00136375" w:rsidP="003412E5" w:rsidRDefault="005A65E6" w14:paraId="4087D851" w14:textId="1A984EA7">
      <w:pPr>
        <w:pStyle w:val="ListParagraph"/>
        <w:numPr>
          <w:ilvl w:val="2"/>
          <w:numId w:val="10"/>
        </w:numPr>
        <w:tabs>
          <w:tab w:val="left" w:pos="1462"/>
        </w:tabs>
        <w:spacing w:before="8"/>
        <w:ind w:right="744"/>
        <w:rPr>
          <w:rFonts w:ascii="Calibri" w:hAnsi="Calibri" w:cs="Calibri"/>
          <w:sz w:val="23"/>
          <w:szCs w:val="23"/>
        </w:rPr>
      </w:pPr>
      <w:r w:rsidRPr="003412E5">
        <w:rPr>
          <w:rFonts w:ascii="Calibri" w:hAnsi="Calibri" w:cs="Calibri"/>
          <w:sz w:val="23"/>
          <w:szCs w:val="23"/>
        </w:rPr>
        <w:t xml:space="preserve">In </w:t>
      </w:r>
      <w:r w:rsidRPr="003412E5" w:rsidR="00A44C6C">
        <w:rPr>
          <w:rFonts w:ascii="Calibri" w:hAnsi="Calibri" w:cs="Calibri"/>
          <w:sz w:val="23"/>
          <w:szCs w:val="23"/>
        </w:rPr>
        <w:t>Student Homepage</w:t>
      </w:r>
      <w:r w:rsidRPr="003412E5">
        <w:rPr>
          <w:rFonts w:ascii="Calibri" w:hAnsi="Calibri" w:cs="Calibri"/>
          <w:sz w:val="23"/>
          <w:szCs w:val="23"/>
        </w:rPr>
        <w:t xml:space="preserve">, choose </w:t>
      </w:r>
      <w:r w:rsidRPr="003412E5" w:rsidR="00A44C6C">
        <w:rPr>
          <w:rFonts w:ascii="Calibri" w:hAnsi="Calibri" w:cs="Calibri"/>
          <w:sz w:val="23"/>
          <w:szCs w:val="23"/>
        </w:rPr>
        <w:t>“Academic Records” &gt;</w:t>
      </w:r>
      <w:r w:rsidRPr="003412E5">
        <w:rPr>
          <w:rFonts w:ascii="Calibri" w:hAnsi="Calibri" w:cs="Calibri"/>
          <w:sz w:val="23"/>
          <w:szCs w:val="23"/>
        </w:rPr>
        <w:t xml:space="preserve">“Apply/Pay </w:t>
      </w:r>
      <w:r w:rsidRPr="003412E5" w:rsidR="00A44C6C">
        <w:rPr>
          <w:rFonts w:ascii="Calibri" w:hAnsi="Calibri" w:cs="Calibri"/>
          <w:sz w:val="23"/>
          <w:szCs w:val="23"/>
        </w:rPr>
        <w:t>for Graduation</w:t>
      </w:r>
      <w:r w:rsidRPr="003412E5">
        <w:rPr>
          <w:rFonts w:ascii="Calibri" w:hAnsi="Calibri" w:cs="Calibri"/>
          <w:sz w:val="23"/>
          <w:szCs w:val="23"/>
        </w:rPr>
        <w:t xml:space="preserve">” from the </w:t>
      </w:r>
      <w:r w:rsidRPr="003412E5" w:rsidR="00A44C6C">
        <w:rPr>
          <w:rFonts w:ascii="Calibri" w:hAnsi="Calibri" w:cs="Calibri"/>
          <w:sz w:val="23"/>
          <w:szCs w:val="23"/>
        </w:rPr>
        <w:t>left-hand side</w:t>
      </w:r>
      <w:r w:rsidRPr="003412E5">
        <w:rPr>
          <w:rFonts w:ascii="Calibri" w:hAnsi="Calibri" w:cs="Calibri"/>
          <w:sz w:val="23"/>
          <w:szCs w:val="23"/>
        </w:rPr>
        <w:t xml:space="preserve"> menu </w:t>
      </w:r>
      <w:r w:rsidRPr="003412E5" w:rsidR="00A44C6C">
        <w:rPr>
          <w:rFonts w:ascii="Calibri" w:hAnsi="Calibri" w:cs="Calibri"/>
          <w:sz w:val="23"/>
          <w:szCs w:val="23"/>
        </w:rPr>
        <w:t>with</w:t>
      </w:r>
      <w:r w:rsidRPr="003412E5">
        <w:rPr>
          <w:rFonts w:ascii="Calibri" w:hAnsi="Calibri" w:cs="Calibri"/>
          <w:sz w:val="23"/>
          <w:szCs w:val="23"/>
        </w:rPr>
        <w:t xml:space="preserve">in your Student </w:t>
      </w:r>
      <w:r w:rsidRPr="003412E5" w:rsidR="00A44C6C">
        <w:rPr>
          <w:rFonts w:ascii="Calibri" w:hAnsi="Calibri" w:cs="Calibri"/>
          <w:sz w:val="23"/>
          <w:szCs w:val="23"/>
        </w:rPr>
        <w:t>Portal</w:t>
      </w:r>
      <w:r w:rsidRPr="003412E5">
        <w:rPr>
          <w:rFonts w:ascii="Calibri" w:hAnsi="Calibri" w:cs="Calibri"/>
          <w:sz w:val="23"/>
          <w:szCs w:val="23"/>
        </w:rPr>
        <w:t>.</w:t>
      </w:r>
    </w:p>
    <w:p w:rsidRPr="003412E5" w:rsidR="00136375" w:rsidP="003412E5" w:rsidRDefault="005A65E6" w14:paraId="2A80DC16" w14:textId="0E309071">
      <w:pPr>
        <w:pStyle w:val="ListParagraph"/>
        <w:numPr>
          <w:ilvl w:val="2"/>
          <w:numId w:val="10"/>
        </w:numPr>
        <w:tabs>
          <w:tab w:val="left" w:pos="1462"/>
        </w:tabs>
        <w:spacing w:before="5"/>
        <w:ind w:right="258"/>
        <w:rPr>
          <w:rFonts w:ascii="Calibri" w:hAnsi="Calibri" w:cs="Calibri"/>
          <w:sz w:val="23"/>
          <w:szCs w:val="23"/>
        </w:rPr>
      </w:pPr>
      <w:r w:rsidRPr="003412E5">
        <w:rPr>
          <w:rFonts w:ascii="Calibri" w:hAnsi="Calibri" w:cs="Calibri"/>
          <w:sz w:val="23"/>
          <w:szCs w:val="23"/>
        </w:rPr>
        <w:t xml:space="preserve">Be careful to choose the correct anticipated graduation term; choosing an incorrect term can have negative consequences on advising, enrollment, and financial aid. If you are unsure about what is a realistic graduation date, discuss </w:t>
      </w:r>
      <w:r w:rsidRPr="003412E5" w:rsidR="00404261">
        <w:rPr>
          <w:rFonts w:ascii="Calibri" w:hAnsi="Calibri" w:cs="Calibri"/>
          <w:sz w:val="23"/>
          <w:szCs w:val="23"/>
        </w:rPr>
        <w:t xml:space="preserve">it </w:t>
      </w:r>
      <w:r w:rsidRPr="003412E5">
        <w:rPr>
          <w:rFonts w:ascii="Calibri" w:hAnsi="Calibri" w:cs="Calibri"/>
          <w:sz w:val="23"/>
          <w:szCs w:val="23"/>
        </w:rPr>
        <w:t>with your advis</w:t>
      </w:r>
      <w:r w:rsidRPr="003412E5" w:rsidR="4D5BF6CB">
        <w:rPr>
          <w:rFonts w:ascii="Calibri" w:hAnsi="Calibri" w:cs="Calibri"/>
          <w:sz w:val="23"/>
          <w:szCs w:val="23"/>
        </w:rPr>
        <w:t>o</w:t>
      </w:r>
      <w:r w:rsidRPr="003412E5">
        <w:rPr>
          <w:rFonts w:ascii="Calibri" w:hAnsi="Calibri" w:cs="Calibri"/>
          <w:sz w:val="23"/>
          <w:szCs w:val="23"/>
        </w:rPr>
        <w:t xml:space="preserve">r or the </w:t>
      </w:r>
      <w:r w:rsidRPr="003412E5" w:rsidR="000116E5">
        <w:rPr>
          <w:rFonts w:ascii="Calibri" w:hAnsi="Calibri" w:cs="Calibri"/>
          <w:sz w:val="23"/>
          <w:szCs w:val="23"/>
        </w:rPr>
        <w:t>HSS</w:t>
      </w:r>
      <w:r w:rsidRPr="003412E5">
        <w:rPr>
          <w:rFonts w:ascii="Calibri" w:hAnsi="Calibri" w:cs="Calibri"/>
          <w:sz w:val="23"/>
          <w:szCs w:val="23"/>
        </w:rPr>
        <w:t xml:space="preserve"> Graduation Specialist (see </w:t>
      </w:r>
      <w:r w:rsidRPr="003412E5" w:rsidR="00404261">
        <w:rPr>
          <w:rFonts w:ascii="Calibri" w:hAnsi="Calibri" w:cs="Calibri"/>
          <w:sz w:val="23"/>
          <w:szCs w:val="23"/>
        </w:rPr>
        <w:t xml:space="preserve">the </w:t>
      </w:r>
      <w:r w:rsidRPr="003412E5">
        <w:rPr>
          <w:rFonts w:ascii="Calibri" w:hAnsi="Calibri" w:cs="Calibri"/>
          <w:sz w:val="23"/>
          <w:szCs w:val="23"/>
        </w:rPr>
        <w:t>last page of this Handbook) before applying for the grad check.</w:t>
      </w:r>
    </w:p>
    <w:p w:rsidRPr="003412E5" w:rsidR="00136375" w:rsidP="003412E5" w:rsidRDefault="005A65E6" w14:paraId="7327C8C6" w14:textId="52BD8DD5">
      <w:pPr>
        <w:pStyle w:val="ListParagraph"/>
        <w:numPr>
          <w:ilvl w:val="2"/>
          <w:numId w:val="10"/>
        </w:numPr>
        <w:tabs>
          <w:tab w:val="left" w:pos="1462"/>
        </w:tabs>
        <w:spacing w:before="7"/>
        <w:ind w:right="98"/>
        <w:rPr>
          <w:rFonts w:ascii="Calibri" w:hAnsi="Calibri" w:cs="Calibri"/>
          <w:sz w:val="23"/>
          <w:szCs w:val="23"/>
        </w:rPr>
      </w:pPr>
      <w:r w:rsidRPr="003412E5">
        <w:rPr>
          <w:rFonts w:ascii="Calibri" w:hAnsi="Calibri" w:cs="Calibri"/>
          <w:sz w:val="23"/>
          <w:szCs w:val="23"/>
        </w:rPr>
        <w:t xml:space="preserve">To advance to “Candidate” status, your grad check must be approved by the </w:t>
      </w:r>
      <w:r w:rsidRPr="003412E5" w:rsidR="000116E5">
        <w:rPr>
          <w:rFonts w:ascii="Calibri" w:hAnsi="Calibri" w:cs="Calibri"/>
          <w:sz w:val="23"/>
          <w:szCs w:val="23"/>
        </w:rPr>
        <w:t>Criminal Justice</w:t>
      </w:r>
      <w:r w:rsidRPr="003412E5">
        <w:rPr>
          <w:rFonts w:ascii="Calibri" w:hAnsi="Calibri" w:cs="Calibri"/>
          <w:sz w:val="23"/>
          <w:szCs w:val="23"/>
        </w:rPr>
        <w:t xml:space="preserve"> Department</w:t>
      </w:r>
      <w:r w:rsidRPr="003412E5" w:rsidR="00404261">
        <w:rPr>
          <w:rFonts w:ascii="Calibri" w:hAnsi="Calibri" w:cs="Calibri"/>
          <w:sz w:val="23"/>
          <w:szCs w:val="23"/>
        </w:rPr>
        <w:t>,</w:t>
      </w:r>
      <w:r w:rsidRPr="003412E5">
        <w:rPr>
          <w:rFonts w:ascii="Calibri" w:hAnsi="Calibri" w:cs="Calibri"/>
          <w:sz w:val="23"/>
          <w:szCs w:val="23"/>
        </w:rPr>
        <w:t xml:space="preserve"> and you must pay a $115 graduation fee to CSUF. Complete information about the graduation check process for undergraduates is available at</w:t>
      </w:r>
      <w:r w:rsidRPr="003412E5">
        <w:rPr>
          <w:rFonts w:ascii="Calibri" w:hAnsi="Calibri" w:cs="Calibri"/>
          <w:spacing w:val="-1"/>
          <w:sz w:val="23"/>
          <w:szCs w:val="23"/>
        </w:rPr>
        <w:t xml:space="preserve"> </w:t>
      </w:r>
      <w:hyperlink w:history="1" r:id="rId26">
        <w:r w:rsidRPr="003412E5" w:rsidR="00404261">
          <w:rPr>
            <w:rStyle w:val="Hyperlink"/>
            <w:rFonts w:ascii="Calibri" w:hAnsi="Calibri" w:cs="Calibri"/>
            <w:spacing w:val="-1"/>
            <w:sz w:val="23"/>
            <w:szCs w:val="23"/>
          </w:rPr>
          <w:t>http://records.fullerton.edu</w:t>
        </w:r>
      </w:hyperlink>
      <w:r w:rsidRPr="003412E5" w:rsidR="00404261">
        <w:rPr>
          <w:rFonts w:ascii="Calibri" w:hAnsi="Calibri" w:cs="Calibri"/>
          <w:spacing w:val="-1"/>
          <w:sz w:val="23"/>
          <w:szCs w:val="23"/>
        </w:rPr>
        <w:t xml:space="preserve"> </w:t>
      </w:r>
      <w:r w:rsidRPr="003412E5">
        <w:rPr>
          <w:rFonts w:ascii="Calibri" w:hAnsi="Calibri" w:cs="Calibri"/>
          <w:sz w:val="23"/>
          <w:szCs w:val="23"/>
        </w:rPr>
        <w:t xml:space="preserve">&gt; </w:t>
      </w:r>
      <w:r w:rsidRPr="003412E5" w:rsidR="71D7E349">
        <w:rPr>
          <w:rFonts w:ascii="Calibri" w:hAnsi="Calibri" w:cs="Calibri"/>
          <w:sz w:val="23"/>
          <w:szCs w:val="23"/>
        </w:rPr>
        <w:t>Graduation</w:t>
      </w:r>
      <w:r w:rsidRPr="003412E5">
        <w:rPr>
          <w:rFonts w:ascii="Calibri" w:hAnsi="Calibri" w:cs="Calibri"/>
          <w:sz w:val="23"/>
          <w:szCs w:val="23"/>
        </w:rPr>
        <w:t xml:space="preserve"> &gt; Apply for Graduation</w:t>
      </w:r>
    </w:p>
    <w:p w:rsidRPr="003412E5" w:rsidR="00136375" w:rsidP="003412E5" w:rsidRDefault="005A65E6" w14:paraId="497415CA" w14:textId="581E0AF1">
      <w:pPr>
        <w:pStyle w:val="ListParagraph"/>
        <w:numPr>
          <w:ilvl w:val="2"/>
          <w:numId w:val="10"/>
        </w:numPr>
        <w:tabs>
          <w:tab w:val="left" w:pos="1462"/>
        </w:tabs>
        <w:spacing w:before="7"/>
        <w:ind w:right="232"/>
        <w:rPr>
          <w:rFonts w:ascii="Calibri" w:hAnsi="Calibri" w:cs="Calibri"/>
          <w:sz w:val="23"/>
          <w:szCs w:val="23"/>
        </w:rPr>
      </w:pPr>
      <w:r w:rsidRPr="003412E5">
        <w:rPr>
          <w:rFonts w:ascii="Calibri" w:hAnsi="Calibri" w:cs="Calibri"/>
          <w:sz w:val="23"/>
          <w:szCs w:val="23"/>
        </w:rPr>
        <w:t>To “walk” in the commencement ceremonies in May of a given calendar year, students must have graduated the previous Fall (which has a January graduation date</w:t>
      </w:r>
      <w:r w:rsidRPr="003412E5" w:rsidR="00404261">
        <w:rPr>
          <w:rFonts w:ascii="Calibri" w:hAnsi="Calibri" w:cs="Calibri"/>
          <w:sz w:val="23"/>
          <w:szCs w:val="23"/>
        </w:rPr>
        <w:t>) or</w:t>
      </w:r>
      <w:r w:rsidRPr="003412E5">
        <w:rPr>
          <w:rFonts w:ascii="Calibri" w:hAnsi="Calibri" w:cs="Calibri"/>
          <w:sz w:val="23"/>
          <w:szCs w:val="23"/>
        </w:rPr>
        <w:t xml:space="preserve"> be graduating in Spring or Summer of that calendar year.</w:t>
      </w:r>
      <w:r w:rsidRPr="003412E5" w:rsidR="00776793">
        <w:rPr>
          <w:rFonts w:ascii="Calibri" w:hAnsi="Calibri" w:cs="Calibri"/>
          <w:sz w:val="23"/>
          <w:szCs w:val="23"/>
        </w:rPr>
        <w:t xml:space="preserve"> </w:t>
      </w:r>
      <w:r w:rsidRPr="003412E5">
        <w:rPr>
          <w:rFonts w:ascii="Calibri" w:hAnsi="Calibri" w:cs="Calibri"/>
          <w:sz w:val="23"/>
          <w:szCs w:val="23"/>
        </w:rPr>
        <w:t xml:space="preserve">Finish with at least </w:t>
      </w:r>
      <w:r w:rsidRPr="003412E5" w:rsidR="00C91A07">
        <w:rPr>
          <w:rFonts w:ascii="Calibri" w:hAnsi="Calibri" w:cs="Calibri"/>
          <w:sz w:val="23"/>
          <w:szCs w:val="23"/>
        </w:rPr>
        <w:t>a</w:t>
      </w:r>
      <w:r w:rsidRPr="003412E5">
        <w:rPr>
          <w:rFonts w:ascii="Calibri" w:hAnsi="Calibri" w:cs="Calibri"/>
          <w:sz w:val="23"/>
          <w:szCs w:val="23"/>
        </w:rPr>
        <w:t xml:space="preserve"> 2.0 (C) grade point average in all courses at CSU Fullerton and elsewhere.</w:t>
      </w:r>
    </w:p>
    <w:p w:rsidRPr="003412E5" w:rsidR="00136375" w:rsidP="003412E5" w:rsidRDefault="005A65E6" w14:paraId="2C732295" w14:textId="13E7ABF9">
      <w:pPr>
        <w:pStyle w:val="ListParagraph"/>
        <w:numPr>
          <w:ilvl w:val="2"/>
          <w:numId w:val="10"/>
        </w:numPr>
        <w:rPr>
          <w:rFonts w:ascii="Calibri" w:hAnsi="Calibri" w:cs="Calibri"/>
          <w:sz w:val="23"/>
          <w:szCs w:val="23"/>
        </w:rPr>
      </w:pPr>
      <w:r w:rsidRPr="003412E5">
        <w:rPr>
          <w:rFonts w:ascii="Calibri" w:hAnsi="Calibri" w:cs="Calibri"/>
          <w:sz w:val="23"/>
          <w:szCs w:val="23"/>
        </w:rPr>
        <w:t>Complete at least 120 total units for your degree</w:t>
      </w:r>
    </w:p>
    <w:p w:rsidRPr="00357C2F" w:rsidR="00136375" w:rsidRDefault="00136375" w14:paraId="5630AD66" w14:textId="77777777">
      <w:pPr>
        <w:spacing w:line="275" w:lineRule="exact"/>
        <w:rPr>
          <w:rFonts w:ascii="Calibri" w:hAnsi="Calibri" w:cs="Calibri"/>
          <w:sz w:val="24"/>
        </w:rPr>
        <w:sectPr w:rsidRPr="00357C2F" w:rsidR="00136375">
          <w:footerReference w:type="default" r:id="rId27"/>
          <w:pgSz w:w="12240" w:h="15840" w:orient="portrait"/>
          <w:pgMar w:top="660" w:right="620" w:bottom="900" w:left="1040" w:header="0" w:footer="701" w:gutter="0"/>
          <w:cols w:space="720"/>
        </w:sectPr>
      </w:pPr>
    </w:p>
    <w:p w:rsidRPr="00357C2F" w:rsidR="00136375" w:rsidP="008B7179" w:rsidRDefault="004C1E2E" w14:paraId="10274AF2" w14:textId="4C3CA9DD">
      <w:pPr>
        <w:pStyle w:val="Heading1"/>
        <w:jc w:val="center"/>
        <w:rPr>
          <w:rFonts w:ascii="Calibri" w:hAnsi="Calibri" w:cs="Calibri"/>
          <w:sz w:val="24"/>
          <w:szCs w:val="24"/>
        </w:rPr>
      </w:pPr>
      <w:bookmarkStart w:name="_Toc141194991" w:id="10"/>
      <w:r w:rsidRPr="00357C2F">
        <w:rPr>
          <w:rFonts w:ascii="Calibri" w:hAnsi="Calibri" w:cs="Calibri"/>
          <w:sz w:val="24"/>
          <w:szCs w:val="24"/>
        </w:rPr>
        <w:t>CSUF UNDERGRADUATE REPEAT POLICY AND WITHDRAWAL POLICY</w:t>
      </w:r>
      <w:bookmarkEnd w:id="10"/>
    </w:p>
    <w:p w:rsidRPr="001125F5" w:rsidR="00136375" w:rsidP="726E160D" w:rsidRDefault="005A65E6" w14:paraId="39D4ED82" w14:textId="3921F1E3">
      <w:pPr>
        <w:spacing w:before="275" w:line="242" w:lineRule="auto"/>
        <w:ind w:left="112" w:right="590"/>
        <w:rPr>
          <w:rFonts w:ascii="Calibri" w:hAnsi="Calibri" w:cs="Calibri"/>
        </w:rPr>
      </w:pPr>
      <w:r w:rsidRPr="001125F5">
        <w:rPr>
          <w:rFonts w:ascii="Calibri" w:hAnsi="Calibri" w:cs="Calibri"/>
        </w:rPr>
        <w:t xml:space="preserve">Students can check their “Repeated” or “W” units at CSUF by choosing “Withdrawals/Repeats” in the dropdown menu of their Student </w:t>
      </w:r>
      <w:r w:rsidRPr="001125F5" w:rsidR="00776793">
        <w:rPr>
          <w:rFonts w:ascii="Calibri" w:hAnsi="Calibri" w:cs="Calibri"/>
        </w:rPr>
        <w:t>Homepage.</w:t>
      </w:r>
    </w:p>
    <w:p w:rsidRPr="00357C2F" w:rsidR="00136375" w:rsidRDefault="00136375" w14:paraId="61829076" w14:textId="77777777">
      <w:pPr>
        <w:pStyle w:val="BodyText"/>
        <w:spacing w:before="9"/>
        <w:rPr>
          <w:rFonts w:ascii="Calibri" w:hAnsi="Calibri" w:cs="Calibri"/>
          <w:sz w:val="23"/>
        </w:rPr>
      </w:pPr>
    </w:p>
    <w:p w:rsidRPr="003412E5" w:rsidR="00136375" w:rsidP="001A54B5" w:rsidRDefault="005A65E6" w14:paraId="0CCE9F20" w14:textId="5B5C7A57">
      <w:pPr>
        <w:rPr>
          <w:rFonts w:ascii="Calibri" w:hAnsi="Calibri" w:cs="Calibri"/>
          <w:b/>
          <w:sz w:val="28"/>
        </w:rPr>
      </w:pPr>
      <w:hyperlink w:history="1" r:id="rId28">
        <w:r w:rsidRPr="00A96407">
          <w:rPr>
            <w:rStyle w:val="Hyperlink"/>
            <w:rFonts w:ascii="Calibri" w:hAnsi="Calibri" w:cs="Calibri"/>
            <w:b/>
            <w:sz w:val="28"/>
          </w:rPr>
          <w:t xml:space="preserve">CSUF Repeat </w:t>
        </w:r>
        <w:r w:rsidRPr="00A96407" w:rsidR="00357C2F">
          <w:rPr>
            <w:rStyle w:val="Hyperlink"/>
            <w:rFonts w:ascii="Calibri" w:hAnsi="Calibri" w:cs="Calibri"/>
            <w:b/>
            <w:sz w:val="28"/>
          </w:rPr>
          <w:t>P</w:t>
        </w:r>
        <w:r w:rsidRPr="00A96407">
          <w:rPr>
            <w:rStyle w:val="Hyperlink"/>
            <w:rFonts w:ascii="Calibri" w:hAnsi="Calibri" w:cs="Calibri"/>
            <w:b/>
            <w:sz w:val="28"/>
          </w:rPr>
          <w:t>olicy</w:t>
        </w:r>
      </w:hyperlink>
    </w:p>
    <w:p w:rsidRPr="001125F5" w:rsidR="003876B0" w:rsidP="003876B0" w:rsidRDefault="003876B0" w14:paraId="78B82AD3" w14:textId="77777777">
      <w:pPr>
        <w:tabs>
          <w:tab w:val="left" w:pos="831"/>
          <w:tab w:val="left" w:pos="832"/>
        </w:tabs>
        <w:ind w:right="308"/>
        <w:rPr>
          <w:rFonts w:ascii="Calibri" w:hAnsi="Calibri" w:cs="Calibri"/>
        </w:rPr>
      </w:pPr>
      <w:r w:rsidRPr="001125F5">
        <w:rPr>
          <w:rFonts w:ascii="Calibri" w:hAnsi="Calibri" w:cs="Calibri"/>
        </w:rPr>
        <w:t>EO 1037 establishes policies on the </w:t>
      </w:r>
      <w:r w:rsidRPr="001A54B5">
        <w:rPr>
          <w:rFonts w:ascii="Calibri" w:hAnsi="Calibri" w:cs="Calibri"/>
          <w:rPrChange w:author="Ackerman-Acklin, Alissa" w:date="2025-07-30T09:33:00Z" w16du:dateUtc="2025-07-30T16:33:00Z" w:id="11">
            <w:rPr>
              <w:rFonts w:ascii="Calibri" w:hAnsi="Calibri" w:cs="Calibri"/>
              <w:sz w:val="24"/>
              <w:szCs w:val="24"/>
            </w:rPr>
          </w:rPrChange>
        </w:rPr>
        <w:fldChar w:fldCharType="begin"/>
      </w:r>
      <w:r w:rsidRPr="001125F5">
        <w:rPr>
          <w:rFonts w:ascii="Calibri" w:hAnsi="Calibri" w:cs="Calibri"/>
        </w:rPr>
        <w:instrText>HYPERLINK "https://calstate.policystat.com/policy/16489466/latest/" \l "autoid-76jx4" \t "_blank"</w:instrText>
      </w:r>
      <w:r w:rsidRPr="00F52302">
        <w:rPr>
          <w:rFonts w:ascii="Calibri" w:hAnsi="Calibri" w:cs="Calibri"/>
        </w:rPr>
      </w:r>
      <w:r w:rsidRPr="001A54B5">
        <w:rPr>
          <w:rFonts w:ascii="Calibri" w:hAnsi="Calibri" w:cs="Calibri"/>
          <w:rPrChange w:author="Ackerman-Acklin, Alissa" w:date="2025-07-30T09:33:00Z" w16du:dateUtc="2025-07-30T16:33:00Z" w:id="12">
            <w:rPr>
              <w:rFonts w:ascii="Calibri" w:hAnsi="Calibri" w:cs="Calibri"/>
              <w:sz w:val="24"/>
              <w:szCs w:val="24"/>
            </w:rPr>
          </w:rPrChange>
        </w:rPr>
        <w:fldChar w:fldCharType="separate"/>
      </w:r>
      <w:r w:rsidRPr="001125F5">
        <w:rPr>
          <w:rStyle w:val="Hyperlink"/>
          <w:rFonts w:ascii="Calibri" w:hAnsi="Calibri" w:cs="Calibri"/>
          <w:b/>
          <w:bCs/>
        </w:rPr>
        <w:t>repetition of courses</w:t>
      </w:r>
      <w:r w:rsidRPr="001A54B5">
        <w:rPr>
          <w:rFonts w:ascii="Calibri" w:hAnsi="Calibri" w:cs="Calibri"/>
          <w:rPrChange w:author="Ackerman-Acklin, Alissa" w:date="2025-07-30T09:33:00Z" w16du:dateUtc="2025-07-30T16:33:00Z" w:id="13">
            <w:rPr>
              <w:rFonts w:ascii="Calibri" w:hAnsi="Calibri" w:cs="Calibri"/>
              <w:sz w:val="24"/>
              <w:szCs w:val="24"/>
            </w:rPr>
          </w:rPrChange>
        </w:rPr>
        <w:fldChar w:fldCharType="end"/>
      </w:r>
      <w:r w:rsidRPr="001125F5">
        <w:rPr>
          <w:rFonts w:ascii="Calibri" w:hAnsi="Calibri" w:cs="Calibri"/>
        </w:rPr>
        <w:t>.</w:t>
      </w:r>
    </w:p>
    <w:p w:rsidRPr="001125F5" w:rsidR="003876B0" w:rsidP="001A54B5" w:rsidRDefault="003876B0" w14:paraId="3E3C7751" w14:textId="77777777">
      <w:pPr>
        <w:tabs>
          <w:tab w:val="left" w:pos="831"/>
          <w:tab w:val="left" w:pos="832"/>
        </w:tabs>
        <w:ind w:right="308"/>
        <w:rPr>
          <w:rFonts w:ascii="Calibri" w:hAnsi="Calibri" w:cs="Calibri"/>
        </w:rPr>
      </w:pPr>
    </w:p>
    <w:p w:rsidRPr="001125F5" w:rsidR="003876B0" w:rsidP="001A54B5" w:rsidRDefault="003876B0" w14:paraId="4C4FD251" w14:textId="77777777">
      <w:pPr>
        <w:tabs>
          <w:tab w:val="left" w:pos="831"/>
          <w:tab w:val="left" w:pos="832"/>
        </w:tabs>
        <w:ind w:right="308"/>
        <w:rPr>
          <w:rFonts w:ascii="Calibri" w:hAnsi="Calibri" w:cs="Calibri"/>
          <w:b/>
          <w:bCs/>
        </w:rPr>
      </w:pPr>
      <w:r w:rsidRPr="001125F5">
        <w:rPr>
          <w:rFonts w:ascii="Calibri" w:hAnsi="Calibri" w:cs="Calibri"/>
          <w:b/>
          <w:bCs/>
        </w:rPr>
        <w:t>Repeat Courses Limit</w:t>
      </w:r>
    </w:p>
    <w:p w:rsidRPr="001125F5" w:rsidR="003876B0" w:rsidP="003876B0" w:rsidRDefault="003876B0" w14:paraId="2D445C65"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Effective Fall 2009, the CSU Chancellor's Office established a maximum limit on repeated courses.</w:t>
      </w:r>
    </w:p>
    <w:p w:rsidRPr="001125F5" w:rsidR="003876B0" w:rsidP="003876B0" w:rsidRDefault="003876B0" w14:paraId="6DE21281" w14:textId="77777777">
      <w:pPr>
        <w:tabs>
          <w:tab w:val="left" w:pos="831"/>
          <w:tab w:val="left" w:pos="832"/>
        </w:tabs>
        <w:ind w:right="308"/>
        <w:rPr>
          <w:rFonts w:ascii="Calibri" w:hAnsi="Calibri" w:cs="Calibri"/>
          <w:b/>
          <w:bCs/>
        </w:rPr>
      </w:pPr>
    </w:p>
    <w:p w:rsidRPr="001125F5" w:rsidR="003876B0" w:rsidP="001A54B5" w:rsidRDefault="003876B0" w14:paraId="329968E8" w14:textId="554908C3">
      <w:pPr>
        <w:tabs>
          <w:tab w:val="left" w:pos="831"/>
          <w:tab w:val="left" w:pos="832"/>
        </w:tabs>
        <w:ind w:right="308"/>
        <w:rPr>
          <w:rFonts w:ascii="Calibri" w:hAnsi="Calibri" w:cs="Calibri"/>
          <w:b/>
          <w:bCs/>
        </w:rPr>
      </w:pPr>
      <w:r w:rsidRPr="001125F5">
        <w:rPr>
          <w:rFonts w:ascii="Calibri" w:hAnsi="Calibri" w:cs="Calibri"/>
          <w:b/>
          <w:bCs/>
        </w:rPr>
        <w:t>Maximum Total - 28 unit Repeat Limit</w:t>
      </w:r>
    </w:p>
    <w:p w:rsidRPr="001125F5" w:rsidR="003876B0" w:rsidP="003876B0" w:rsidRDefault="003876B0" w14:paraId="425A5A6F" w14:textId="34A7887D">
      <w:pPr>
        <w:pStyle w:val="ListParagraph"/>
        <w:numPr>
          <w:ilvl w:val="0"/>
          <w:numId w:val="9"/>
        </w:numPr>
        <w:tabs>
          <w:tab w:val="left" w:pos="831"/>
          <w:tab w:val="left" w:pos="832"/>
        </w:tabs>
        <w:ind w:right="308"/>
        <w:rPr>
          <w:rFonts w:ascii="Calibri" w:hAnsi="Calibri" w:cs="Calibri"/>
        </w:rPr>
      </w:pPr>
      <w:r w:rsidRPr="001125F5">
        <w:rPr>
          <w:rFonts w:ascii="Calibri" w:hAnsi="Calibri" w:cs="Calibri"/>
          <w:b/>
          <w:bCs/>
        </w:rPr>
        <w:t>Grade Forgiveness - 16 units </w:t>
      </w:r>
      <w:r w:rsidR="001A54B5">
        <w:rPr>
          <w:rFonts w:ascii="Calibri" w:hAnsi="Calibri" w:cs="Calibri"/>
        </w:rPr>
        <w:t>maximum</w:t>
      </w:r>
      <w:r w:rsidRPr="001125F5" w:rsidR="001A54B5">
        <w:rPr>
          <w:rFonts w:ascii="Calibri" w:hAnsi="Calibri" w:cs="Calibri"/>
        </w:rPr>
        <w:t xml:space="preserve"> </w:t>
      </w:r>
      <w:r w:rsidRPr="001125F5">
        <w:rPr>
          <w:rFonts w:ascii="Calibri" w:hAnsi="Calibri" w:cs="Calibri"/>
        </w:rPr>
        <w:t>at CSUF for the entire CSUF record.</w:t>
      </w:r>
    </w:p>
    <w:p w:rsidRPr="001125F5" w:rsidR="003876B0" w:rsidP="003876B0" w:rsidRDefault="003876B0" w14:paraId="1F4C191C"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b/>
          <w:bCs/>
        </w:rPr>
        <w:t>Grade Average - 12 units </w:t>
      </w:r>
      <w:r w:rsidRPr="001125F5">
        <w:rPr>
          <w:rFonts w:ascii="Calibri" w:hAnsi="Calibri" w:cs="Calibri"/>
        </w:rPr>
        <w:t>maximum at CSUF (starting Fall 2009).</w:t>
      </w:r>
    </w:p>
    <w:p w:rsidRPr="001125F5" w:rsidR="003876B0" w:rsidP="003876B0" w:rsidRDefault="003876B0" w14:paraId="5E956E68" w14:textId="77777777">
      <w:pPr>
        <w:tabs>
          <w:tab w:val="left" w:pos="831"/>
          <w:tab w:val="left" w:pos="832"/>
        </w:tabs>
        <w:ind w:right="308"/>
        <w:rPr>
          <w:rFonts w:ascii="Calibri" w:hAnsi="Calibri" w:cs="Calibri"/>
          <w:b/>
          <w:bCs/>
        </w:rPr>
      </w:pPr>
    </w:p>
    <w:p w:rsidRPr="001125F5" w:rsidR="003876B0" w:rsidP="001A54B5" w:rsidRDefault="003876B0" w14:paraId="456C1745" w14:textId="368D1CC4">
      <w:pPr>
        <w:tabs>
          <w:tab w:val="left" w:pos="831"/>
          <w:tab w:val="left" w:pos="832"/>
        </w:tabs>
        <w:ind w:right="308"/>
        <w:rPr>
          <w:rFonts w:ascii="Calibri" w:hAnsi="Calibri" w:cs="Calibri"/>
        </w:rPr>
      </w:pPr>
      <w:r w:rsidRPr="001125F5">
        <w:rPr>
          <w:rFonts w:ascii="Calibri" w:hAnsi="Calibri" w:cs="Calibri"/>
          <w:b/>
          <w:bCs/>
        </w:rPr>
        <w:t>Grade Forgiveness</w:t>
      </w:r>
      <w:r w:rsidRPr="001125F5">
        <w:rPr>
          <w:rFonts w:ascii="Calibri" w:hAnsi="Calibri" w:cs="Calibri"/>
        </w:rPr>
        <w:t> - The GPA calculation is adjusted to remove the effect of the initial grade and include only the repeated grade. (Both grades remain on the CSUF academic record.)</w:t>
      </w:r>
    </w:p>
    <w:p w:rsidRPr="001125F5" w:rsidR="003876B0" w:rsidP="003876B0" w:rsidRDefault="003876B0" w14:paraId="7A93733D" w14:textId="77777777">
      <w:pPr>
        <w:tabs>
          <w:tab w:val="left" w:pos="831"/>
          <w:tab w:val="left" w:pos="832"/>
        </w:tabs>
        <w:ind w:right="308"/>
        <w:rPr>
          <w:rFonts w:ascii="Calibri" w:hAnsi="Calibri" w:cs="Calibri"/>
          <w:b/>
          <w:bCs/>
        </w:rPr>
      </w:pPr>
    </w:p>
    <w:p w:rsidRPr="001125F5" w:rsidR="003876B0" w:rsidP="001A54B5" w:rsidRDefault="003876B0" w14:paraId="5EC59293" w14:textId="4072437A">
      <w:pPr>
        <w:tabs>
          <w:tab w:val="left" w:pos="831"/>
          <w:tab w:val="left" w:pos="832"/>
        </w:tabs>
        <w:ind w:right="308"/>
        <w:rPr>
          <w:rFonts w:ascii="Calibri" w:hAnsi="Calibri" w:cs="Calibri"/>
        </w:rPr>
      </w:pPr>
      <w:r w:rsidRPr="001125F5">
        <w:rPr>
          <w:rFonts w:ascii="Calibri" w:hAnsi="Calibri" w:cs="Calibri"/>
          <w:b/>
          <w:bCs/>
        </w:rPr>
        <w:t>Grade Averaged</w:t>
      </w:r>
      <w:r w:rsidRPr="001125F5">
        <w:rPr>
          <w:rFonts w:ascii="Calibri" w:hAnsi="Calibri" w:cs="Calibri"/>
        </w:rPr>
        <w:t> - The GPA calculation includes the grades of both takes of the class. (Both grades remain on the CSUF academic record.)</w:t>
      </w:r>
    </w:p>
    <w:p w:rsidRPr="001125F5" w:rsidR="003876B0" w:rsidP="003876B0" w:rsidRDefault="003876B0" w14:paraId="2F160BB9" w14:textId="77777777">
      <w:pPr>
        <w:tabs>
          <w:tab w:val="left" w:pos="831"/>
          <w:tab w:val="left" w:pos="832"/>
        </w:tabs>
        <w:ind w:right="308"/>
        <w:rPr>
          <w:rFonts w:ascii="Calibri" w:hAnsi="Calibri" w:cs="Calibri"/>
          <w:b/>
          <w:bCs/>
        </w:rPr>
      </w:pPr>
    </w:p>
    <w:p w:rsidRPr="001125F5" w:rsidR="003876B0" w:rsidP="001A54B5" w:rsidRDefault="003876B0" w14:paraId="5C94E971" w14:textId="5B217F1B">
      <w:pPr>
        <w:tabs>
          <w:tab w:val="left" w:pos="831"/>
          <w:tab w:val="left" w:pos="832"/>
        </w:tabs>
        <w:ind w:right="308"/>
        <w:rPr>
          <w:rFonts w:ascii="Calibri" w:hAnsi="Calibri" w:cs="Calibri"/>
          <w:b/>
          <w:bCs/>
        </w:rPr>
      </w:pPr>
      <w:r w:rsidRPr="001125F5">
        <w:rPr>
          <w:rFonts w:ascii="Calibri" w:hAnsi="Calibri" w:cs="Calibri"/>
          <w:b/>
          <w:bCs/>
        </w:rPr>
        <w:t>Repeat Courses Requirements</w:t>
      </w:r>
    </w:p>
    <w:p w:rsidRPr="001125F5" w:rsidR="003876B0" w:rsidP="003876B0" w:rsidRDefault="003876B0" w14:paraId="57CC7E4C"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Repeats are applied in the order in which they occurred.</w:t>
      </w:r>
    </w:p>
    <w:p w:rsidRPr="001125F5" w:rsidR="003876B0" w:rsidP="003876B0" w:rsidRDefault="003876B0" w14:paraId="5B16192D"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A repeat will be applied automatically at the end of the semester after grades are posted.</w:t>
      </w:r>
    </w:p>
    <w:p w:rsidRPr="001125F5" w:rsidR="003876B0" w:rsidP="003876B0" w:rsidRDefault="003876B0" w14:paraId="79D0BEF1"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Classes with a grade of C or better are not allowed to be repeated.</w:t>
      </w:r>
    </w:p>
    <w:p w:rsidRPr="001125F5" w:rsidR="003876B0" w:rsidP="003876B0" w:rsidRDefault="003876B0" w14:paraId="583A1D75"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A class may be repeated two additional times, for a total maximum enrollment of three times.</w:t>
      </w:r>
    </w:p>
    <w:p w:rsidRPr="001125F5" w:rsidR="003876B0" w:rsidP="003876B0" w:rsidRDefault="003876B0" w14:paraId="4888FFB9"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A class must be originally taken at CSUF and repeated at CSUF to be eligible for Grade Forgiveness.</w:t>
      </w:r>
    </w:p>
    <w:p w:rsidRPr="001125F5" w:rsidR="003876B0" w:rsidP="003876B0" w:rsidRDefault="003876B0" w14:paraId="4AC73D77"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A class taken at CSUF and repeated at a community college or university is not eligible for Grade Forgiveness.</w:t>
      </w:r>
    </w:p>
    <w:p w:rsidRPr="001125F5" w:rsidR="003876B0" w:rsidP="003876B0" w:rsidRDefault="003876B0" w14:paraId="588DCF3A" w14:textId="77777777">
      <w:pPr>
        <w:pStyle w:val="ListParagraph"/>
        <w:numPr>
          <w:ilvl w:val="0"/>
          <w:numId w:val="9"/>
        </w:numPr>
        <w:tabs>
          <w:tab w:val="left" w:pos="831"/>
          <w:tab w:val="left" w:pos="832"/>
        </w:tabs>
        <w:ind w:right="308"/>
        <w:rPr>
          <w:rFonts w:ascii="Calibri" w:hAnsi="Calibri" w:cs="Calibri"/>
        </w:rPr>
      </w:pPr>
      <w:r w:rsidRPr="001125F5">
        <w:rPr>
          <w:rFonts w:ascii="Calibri" w:hAnsi="Calibri" w:cs="Calibri"/>
        </w:rPr>
        <w:t>A class taken at a community college or university and repeated at CSUF is not eligible for Grade Forgiveness.</w:t>
      </w:r>
    </w:p>
    <w:p w:rsidRPr="00357C2F" w:rsidR="00136375" w:rsidRDefault="00136375" w14:paraId="2DBF0D7D" w14:textId="77777777">
      <w:pPr>
        <w:pStyle w:val="BodyText"/>
        <w:spacing w:before="1"/>
        <w:rPr>
          <w:rFonts w:ascii="Calibri" w:hAnsi="Calibri" w:cs="Calibri"/>
          <w:sz w:val="26"/>
        </w:rPr>
      </w:pPr>
    </w:p>
    <w:p w:rsidRPr="00357C2F" w:rsidR="6C4DF69C" w:rsidP="001125F5" w:rsidRDefault="6C4DF69C" w14:paraId="2EB773E4" w14:textId="337B4DED">
      <w:pPr>
        <w:rPr>
          <w:rFonts w:ascii="Calibri" w:hAnsi="Calibri" w:cs="Calibri"/>
          <w:b/>
          <w:bCs/>
          <w:sz w:val="28"/>
          <w:szCs w:val="28"/>
        </w:rPr>
      </w:pPr>
      <w:r w:rsidRPr="00357C2F">
        <w:rPr>
          <w:rFonts w:ascii="Calibri" w:hAnsi="Calibri" w:cs="Calibri"/>
          <w:b/>
          <w:bCs/>
          <w:sz w:val="28"/>
          <w:szCs w:val="28"/>
          <w:u w:val="single"/>
        </w:rPr>
        <w:t>Repeating a ‘D’ letter grade rule (120 units vs major)</w:t>
      </w:r>
    </w:p>
    <w:p w:rsidRPr="00357C2F" w:rsidR="6C4DF69C" w:rsidP="6C4DF69C" w:rsidRDefault="6C4DF69C" w14:paraId="380BBF0B" w14:textId="0D228450">
      <w:pPr>
        <w:ind w:left="112"/>
        <w:rPr>
          <w:rFonts w:ascii="Calibri" w:hAnsi="Calibri" w:cs="Calibri"/>
          <w:b/>
          <w:bCs/>
          <w:sz w:val="20"/>
          <w:szCs w:val="20"/>
          <w:u w:val="single"/>
        </w:rPr>
      </w:pPr>
    </w:p>
    <w:p w:rsidRPr="001125F5" w:rsidR="4EFCDF52" w:rsidP="4EFCDF52" w:rsidRDefault="4EFCDF52" w14:paraId="4B4C9D02" w14:textId="1F6510DE">
      <w:pPr>
        <w:ind w:firstLine="720"/>
        <w:rPr>
          <w:rFonts w:ascii="Calibri" w:hAnsi="Calibri" w:cs="Calibri"/>
          <w:sz w:val="20"/>
          <w:szCs w:val="20"/>
        </w:rPr>
      </w:pPr>
      <w:r w:rsidRPr="001125F5">
        <w:rPr>
          <w:rFonts w:ascii="Calibri" w:hAnsi="Calibri" w:cs="Calibri"/>
          <w:color w:val="212121"/>
        </w:rPr>
        <w:t xml:space="preserve">If a student receives a D+ to D- grade in a Criminal Justice course, they will not receive units toward the major. However, they will earn "free elective" units that can apply towards the 120 total units required for their bachelor's degree. For students who earn a D+ to D- in a </w:t>
      </w:r>
      <w:r w:rsidRPr="001125F5" w:rsidR="00357C2F">
        <w:rPr>
          <w:rFonts w:ascii="Calibri" w:hAnsi="Calibri" w:cs="Calibri"/>
          <w:b/>
          <w:bCs/>
          <w:color w:val="212121"/>
        </w:rPr>
        <w:t>C</w:t>
      </w:r>
      <w:r w:rsidRPr="001125F5">
        <w:rPr>
          <w:rFonts w:ascii="Calibri" w:hAnsi="Calibri" w:cs="Calibri"/>
          <w:b/>
          <w:bCs/>
          <w:color w:val="212121"/>
        </w:rPr>
        <w:t xml:space="preserve">riminal </w:t>
      </w:r>
      <w:r w:rsidRPr="001125F5" w:rsidR="00357C2F">
        <w:rPr>
          <w:rFonts w:ascii="Calibri" w:hAnsi="Calibri" w:cs="Calibri"/>
          <w:b/>
          <w:bCs/>
          <w:color w:val="212121"/>
        </w:rPr>
        <w:t>J</w:t>
      </w:r>
      <w:r w:rsidRPr="001125F5">
        <w:rPr>
          <w:rFonts w:ascii="Calibri" w:hAnsi="Calibri" w:cs="Calibri"/>
          <w:b/>
          <w:bCs/>
          <w:color w:val="212121"/>
        </w:rPr>
        <w:t>ustice core course</w:t>
      </w:r>
      <w:r w:rsidRPr="001125F5">
        <w:rPr>
          <w:rFonts w:ascii="Calibri" w:hAnsi="Calibri" w:cs="Calibri"/>
          <w:color w:val="212121"/>
        </w:rPr>
        <w:t xml:space="preserve">, it is necessary to retake the course until they earn a C- or higher (C for catalog years 2013-2018). If a student earns a D+ to D- in a </w:t>
      </w:r>
      <w:r w:rsidRPr="001125F5" w:rsidR="00357C2F">
        <w:rPr>
          <w:rFonts w:ascii="Calibri" w:hAnsi="Calibri" w:cs="Calibri"/>
          <w:b/>
          <w:bCs/>
          <w:color w:val="212121"/>
        </w:rPr>
        <w:t>C</w:t>
      </w:r>
      <w:r w:rsidRPr="001125F5">
        <w:rPr>
          <w:rFonts w:ascii="Calibri" w:hAnsi="Calibri" w:cs="Calibri"/>
          <w:b/>
          <w:bCs/>
          <w:color w:val="212121"/>
        </w:rPr>
        <w:t xml:space="preserve">riminal </w:t>
      </w:r>
      <w:r w:rsidRPr="001125F5" w:rsidR="00357C2F">
        <w:rPr>
          <w:rFonts w:ascii="Calibri" w:hAnsi="Calibri" w:cs="Calibri"/>
          <w:b/>
          <w:bCs/>
          <w:color w:val="212121"/>
        </w:rPr>
        <w:t>J</w:t>
      </w:r>
      <w:r w:rsidRPr="001125F5">
        <w:rPr>
          <w:rFonts w:ascii="Calibri" w:hAnsi="Calibri" w:cs="Calibri"/>
          <w:b/>
          <w:bCs/>
          <w:color w:val="212121"/>
        </w:rPr>
        <w:t>ustice elective course</w:t>
      </w:r>
      <w:r w:rsidRPr="001125F5">
        <w:rPr>
          <w:rFonts w:ascii="Calibri" w:hAnsi="Calibri" w:cs="Calibri"/>
          <w:color w:val="212121"/>
        </w:rPr>
        <w:t>, they do not need to retake it. Instead, they can use the units for free electives towards the 120 total units (keep in mind that you will still need to complete 15 units of Criminal Justice electives with a C- or higher to fulfill the requirement). If you are retaking a course that you previously earned a grade of D+ to D-, and you successfully complete the course with a passing grade, you will not receive any additional units. This is because the credit for the course is already reflected in your TDA.</w:t>
      </w:r>
    </w:p>
    <w:p w:rsidRPr="00357C2F" w:rsidR="6C4DF69C" w:rsidP="6C4DF69C" w:rsidRDefault="6C4DF69C" w14:paraId="1106FA5E" w14:textId="797A1A77">
      <w:pPr>
        <w:spacing w:before="9"/>
        <w:rPr>
          <w:rFonts w:ascii="Calibri" w:hAnsi="Calibri" w:cs="Calibri"/>
          <w:sz w:val="23"/>
          <w:szCs w:val="23"/>
        </w:rPr>
      </w:pPr>
    </w:p>
    <w:p w:rsidR="00136375" w:rsidRDefault="001A54B5" w14:paraId="28B590E7" w14:textId="77777777">
      <w:pPr>
        <w:spacing w:line="274" w:lineRule="exact"/>
        <w:rPr>
          <w:ins w:author="Ackerman-Acklin, Alissa" w:date="2025-07-30T09:48:00Z" w16du:dateUtc="2025-07-30T16:48:00Z" w:id="14"/>
          <w:rFonts w:ascii="Calibri" w:hAnsi="Calibri" w:cs="Calibri"/>
          <w:b/>
          <w:sz w:val="28"/>
          <w:u w:val="single"/>
        </w:rPr>
      </w:pPr>
      <w:ins w:author="Ackerman-Acklin, Alissa" w:date="2025-07-30T09:30:00Z" w16du:dateUtc="2025-07-30T16:30:00Z" w:id="15">
        <w:r>
          <w:rPr>
            <w:rFonts w:ascii="Calibri" w:hAnsi="Calibri" w:cs="Calibri"/>
            <w:b/>
            <w:sz w:val="28"/>
            <w:u w:val="single"/>
          </w:rPr>
          <w:fldChar w:fldCharType="begin"/>
        </w:r>
        <w:r>
          <w:rPr>
            <w:rFonts w:ascii="Calibri" w:hAnsi="Calibri" w:cs="Calibri"/>
            <w:b/>
            <w:sz w:val="28"/>
            <w:u w:val="single"/>
          </w:rPr>
          <w:instrText>HYPERLINK "https://registrar.fullerton.edu/registration/withdrawal-faq/"</w:instrText>
        </w:r>
        <w:r>
          <w:rPr>
            <w:rFonts w:ascii="Calibri" w:hAnsi="Calibri" w:cs="Calibri"/>
            <w:b/>
            <w:sz w:val="28"/>
            <w:u w:val="single"/>
          </w:rPr>
        </w:r>
        <w:r>
          <w:rPr>
            <w:rFonts w:ascii="Calibri" w:hAnsi="Calibri" w:cs="Calibri"/>
            <w:b/>
            <w:sz w:val="28"/>
            <w:u w:val="single"/>
          </w:rPr>
          <w:fldChar w:fldCharType="separate"/>
        </w:r>
      </w:ins>
      <w:r w:rsidRPr="001A54B5" w:rsidR="005A65E6">
        <w:rPr>
          <w:rStyle w:val="Hyperlink"/>
          <w:rFonts w:ascii="Calibri" w:hAnsi="Calibri" w:cs="Calibri"/>
          <w:b/>
          <w:sz w:val="28"/>
        </w:rPr>
        <w:t xml:space="preserve">CSUF Withdrawal </w:t>
      </w:r>
      <w:r w:rsidRPr="001A54B5">
        <w:rPr>
          <w:rStyle w:val="Hyperlink"/>
          <w:rFonts w:ascii="Calibri" w:hAnsi="Calibri" w:cs="Calibri"/>
          <w:b/>
          <w:sz w:val="28"/>
        </w:rPr>
        <w:t>FAQ</w:t>
      </w:r>
      <w:ins w:author="Ackerman-Acklin, Alissa" w:date="2025-07-30T09:30:00Z" w16du:dateUtc="2025-07-30T16:30:00Z" w:id="16">
        <w:r>
          <w:rPr>
            <w:rFonts w:ascii="Calibri" w:hAnsi="Calibri" w:cs="Calibri"/>
            <w:b/>
            <w:sz w:val="28"/>
            <w:u w:val="single"/>
          </w:rPr>
          <w:fldChar w:fldCharType="end"/>
        </w:r>
      </w:ins>
    </w:p>
    <w:p w:rsidR="00E64560" w:rsidRDefault="00E64560" w14:paraId="620E2032" w14:textId="77777777">
      <w:pPr>
        <w:spacing w:line="274" w:lineRule="exact"/>
        <w:rPr>
          <w:ins w:author="Ackerman-Acklin, Alissa" w:date="2025-07-30T09:48:00Z" w16du:dateUtc="2025-07-30T16:48:00Z" w:id="17"/>
          <w:rFonts w:ascii="Calibri" w:hAnsi="Calibri" w:cs="Calibri"/>
          <w:b/>
          <w:sz w:val="28"/>
          <w:u w:val="single"/>
        </w:rPr>
      </w:pPr>
    </w:p>
    <w:p w:rsidR="00E64560" w:rsidRDefault="00E64560" w14:paraId="1140E01F" w14:textId="77777777">
      <w:pPr>
        <w:spacing w:line="274" w:lineRule="exact"/>
        <w:rPr>
          <w:ins w:author="Ackerman-Acklin, Alissa" w:date="2025-07-30T09:48:00Z" w16du:dateUtc="2025-07-30T16:48:00Z" w:id="18"/>
          <w:rFonts w:ascii="Calibri" w:hAnsi="Calibri" w:cs="Calibri"/>
          <w:b/>
          <w:sz w:val="28"/>
          <w:u w:val="single"/>
        </w:rPr>
      </w:pPr>
    </w:p>
    <w:p w:rsidR="00E64560" w:rsidRDefault="00E64560" w14:paraId="769D0D3C" w14:textId="380E2410">
      <w:pPr>
        <w:spacing w:line="274" w:lineRule="exact"/>
        <w:rPr>
          <w:sz w:val="24"/>
        </w:rPr>
        <w:sectPr w:rsidR="00E64560" w:rsidSect="006A2BC7">
          <w:pgSz w:w="12240" w:h="15840" w:orient="portrait"/>
          <w:pgMar w:top="660" w:right="1080" w:bottom="900" w:left="1040" w:header="0" w:footer="701" w:gutter="0"/>
          <w:cols w:space="720"/>
        </w:sectPr>
      </w:pPr>
    </w:p>
    <w:p w:rsidRPr="00357C2F" w:rsidR="00136375" w:rsidP="008B7179" w:rsidRDefault="00FB5AD9" w14:paraId="09251AF8" w14:textId="21F49956">
      <w:pPr>
        <w:pStyle w:val="Heading1"/>
        <w:jc w:val="center"/>
        <w:rPr>
          <w:rFonts w:ascii="Calibri" w:hAnsi="Calibri" w:cs="Calibri"/>
        </w:rPr>
      </w:pPr>
      <w:bookmarkStart w:name="_Toc141194992" w:id="19"/>
      <w:r w:rsidRPr="00357C2F">
        <w:rPr>
          <w:rFonts w:ascii="Calibri" w:hAnsi="Calibri" w:cs="Calibri"/>
        </w:rPr>
        <w:t>ACADEMIC NOTICE AND DISQUALIFICATION</w:t>
      </w:r>
      <w:bookmarkEnd w:id="19"/>
    </w:p>
    <w:p w:rsidRPr="00357C2F" w:rsidR="00136375" w:rsidRDefault="00136375" w14:paraId="54CD245A" w14:textId="77777777">
      <w:pPr>
        <w:pStyle w:val="BodyText"/>
        <w:spacing w:before="3"/>
        <w:rPr>
          <w:rFonts w:ascii="Calibri" w:hAnsi="Calibri" w:cs="Calibri"/>
          <w:b/>
          <w:sz w:val="34"/>
        </w:rPr>
      </w:pPr>
    </w:p>
    <w:p w:rsidRPr="00357C2F" w:rsidR="00136375" w:rsidP="726E160D" w:rsidRDefault="005A65E6" w14:paraId="11BFE222" w14:textId="6B574FC2">
      <w:pPr>
        <w:pStyle w:val="ListParagraph"/>
        <w:numPr>
          <w:ilvl w:val="0"/>
          <w:numId w:val="8"/>
        </w:numPr>
        <w:tabs>
          <w:tab w:val="left" w:pos="951"/>
          <w:tab w:val="left" w:pos="952"/>
        </w:tabs>
        <w:spacing w:line="274" w:lineRule="exact"/>
        <w:ind w:right="128"/>
        <w:rPr>
          <w:rFonts w:ascii="Calibri" w:hAnsi="Calibri" w:cs="Calibri"/>
          <w:sz w:val="24"/>
          <w:szCs w:val="24"/>
        </w:rPr>
      </w:pPr>
      <w:r w:rsidRPr="00357C2F">
        <w:rPr>
          <w:rFonts w:ascii="Calibri" w:hAnsi="Calibri" w:cs="Calibri"/>
          <w:sz w:val="24"/>
          <w:szCs w:val="24"/>
        </w:rPr>
        <w:t xml:space="preserve">Undergraduate students are placed on </w:t>
      </w:r>
      <w:r w:rsidRPr="00357C2F">
        <w:rPr>
          <w:rFonts w:ascii="Calibri" w:hAnsi="Calibri" w:cs="Calibri"/>
          <w:sz w:val="24"/>
          <w:szCs w:val="24"/>
          <w:u w:val="single"/>
        </w:rPr>
        <w:t xml:space="preserve">academic </w:t>
      </w:r>
      <w:r w:rsidRPr="00357C2F" w:rsidR="4831343E">
        <w:rPr>
          <w:rFonts w:ascii="Calibri" w:hAnsi="Calibri" w:cs="Calibri"/>
          <w:sz w:val="24"/>
          <w:szCs w:val="24"/>
          <w:u w:val="single"/>
        </w:rPr>
        <w:t>notice</w:t>
      </w:r>
      <w:r w:rsidRPr="00357C2F">
        <w:rPr>
          <w:rFonts w:ascii="Calibri" w:hAnsi="Calibri" w:cs="Calibri"/>
          <w:sz w:val="24"/>
          <w:szCs w:val="24"/>
          <w:u w:val="single"/>
        </w:rPr>
        <w:t xml:space="preserve"> </w:t>
      </w:r>
      <w:r w:rsidRPr="00357C2F">
        <w:rPr>
          <w:rFonts w:ascii="Calibri" w:hAnsi="Calibri" w:cs="Calibri"/>
          <w:sz w:val="24"/>
          <w:szCs w:val="24"/>
        </w:rPr>
        <w:t xml:space="preserve">when their </w:t>
      </w:r>
      <w:r w:rsidRPr="00357C2F">
        <w:rPr>
          <w:rFonts w:ascii="Calibri" w:hAnsi="Calibri" w:cs="Calibri"/>
          <w:b/>
          <w:bCs/>
          <w:sz w:val="24"/>
          <w:szCs w:val="24"/>
        </w:rPr>
        <w:t xml:space="preserve">CSUF grade point average (GPA) or Cumulative GPA </w:t>
      </w:r>
      <w:r w:rsidRPr="00357C2F">
        <w:rPr>
          <w:rFonts w:ascii="Calibri" w:hAnsi="Calibri" w:cs="Calibri"/>
          <w:sz w:val="24"/>
          <w:szCs w:val="24"/>
        </w:rPr>
        <w:t xml:space="preserve">(GPA for all college work attempted) falls </w:t>
      </w:r>
      <w:r w:rsidRPr="00357C2F">
        <w:rPr>
          <w:rFonts w:ascii="Calibri" w:hAnsi="Calibri" w:cs="Calibri"/>
          <w:sz w:val="24"/>
          <w:szCs w:val="24"/>
          <w:u w:val="single"/>
        </w:rPr>
        <w:t xml:space="preserve">below 2.0 </w:t>
      </w:r>
      <w:r w:rsidRPr="00357C2F">
        <w:rPr>
          <w:rFonts w:ascii="Calibri" w:hAnsi="Calibri" w:cs="Calibri"/>
          <w:sz w:val="24"/>
          <w:szCs w:val="24"/>
        </w:rPr>
        <w:t>(a “C”</w:t>
      </w:r>
      <w:r w:rsidRPr="00357C2F">
        <w:rPr>
          <w:rFonts w:ascii="Calibri" w:hAnsi="Calibri" w:cs="Calibri"/>
          <w:spacing w:val="-1"/>
          <w:sz w:val="24"/>
          <w:szCs w:val="24"/>
        </w:rPr>
        <w:t xml:space="preserve"> </w:t>
      </w:r>
      <w:r w:rsidRPr="00357C2F">
        <w:rPr>
          <w:rFonts w:ascii="Calibri" w:hAnsi="Calibri" w:cs="Calibri"/>
          <w:sz w:val="24"/>
          <w:szCs w:val="24"/>
        </w:rPr>
        <w:t>average).</w:t>
      </w:r>
    </w:p>
    <w:p w:rsidRPr="00357C2F" w:rsidR="00136375" w:rsidRDefault="00136375" w14:paraId="1231BE67" w14:textId="77777777">
      <w:pPr>
        <w:pStyle w:val="BodyText"/>
        <w:spacing w:before="6"/>
        <w:rPr>
          <w:rFonts w:ascii="Calibri" w:hAnsi="Calibri" w:cs="Calibri"/>
          <w:sz w:val="17"/>
        </w:rPr>
      </w:pPr>
    </w:p>
    <w:p w:rsidRPr="00357C2F" w:rsidR="00136375" w:rsidRDefault="000116E5" w14:paraId="11C7F76B" w14:textId="509BC507">
      <w:pPr>
        <w:pStyle w:val="Heading7"/>
        <w:numPr>
          <w:ilvl w:val="0"/>
          <w:numId w:val="8"/>
        </w:numPr>
        <w:tabs>
          <w:tab w:val="left" w:pos="951"/>
          <w:tab w:val="left" w:pos="952"/>
        </w:tabs>
        <w:spacing w:before="73"/>
        <w:ind w:right="113"/>
        <w:rPr>
          <w:rFonts w:ascii="Calibri" w:hAnsi="Calibri" w:cs="Calibri"/>
        </w:rPr>
      </w:pPr>
      <w:r w:rsidRPr="00357C2F">
        <w:rPr>
          <w:rFonts w:ascii="Calibri" w:hAnsi="Calibri" w:cs="Calibri"/>
        </w:rPr>
        <w:t>Criminal Justice</w:t>
      </w:r>
      <w:r w:rsidRPr="00357C2F" w:rsidR="005A65E6">
        <w:rPr>
          <w:rFonts w:ascii="Calibri" w:hAnsi="Calibri" w:cs="Calibri"/>
        </w:rPr>
        <w:t xml:space="preserve"> majors on </w:t>
      </w:r>
      <w:r w:rsidRPr="00357C2F" w:rsidR="006F5972">
        <w:rPr>
          <w:rFonts w:ascii="Calibri" w:hAnsi="Calibri" w:cs="Calibri"/>
        </w:rPr>
        <w:t xml:space="preserve">academic </w:t>
      </w:r>
      <w:r w:rsidRPr="00357C2F" w:rsidR="7F75AD49">
        <w:rPr>
          <w:rFonts w:ascii="Calibri" w:hAnsi="Calibri" w:cs="Calibri"/>
        </w:rPr>
        <w:t>notice</w:t>
      </w:r>
      <w:r w:rsidRPr="00357C2F" w:rsidR="005A65E6">
        <w:rPr>
          <w:rFonts w:ascii="Calibri" w:hAnsi="Calibri" w:cs="Calibri"/>
        </w:rPr>
        <w:t xml:space="preserve"> have a </w:t>
      </w:r>
      <w:r w:rsidRPr="00357C2F" w:rsidR="006F5972">
        <w:rPr>
          <w:rFonts w:ascii="Calibri" w:hAnsi="Calibri" w:cs="Calibri"/>
        </w:rPr>
        <w:t>h</w:t>
      </w:r>
      <w:r w:rsidRPr="00357C2F" w:rsidR="005A65E6">
        <w:rPr>
          <w:rFonts w:ascii="Calibri" w:hAnsi="Calibri" w:cs="Calibri"/>
        </w:rPr>
        <w:t xml:space="preserve">old placed by the College of </w:t>
      </w:r>
      <w:r w:rsidRPr="00357C2F">
        <w:rPr>
          <w:rFonts w:ascii="Calibri" w:hAnsi="Calibri" w:cs="Calibri"/>
        </w:rPr>
        <w:t>Humanities</w:t>
      </w:r>
      <w:r w:rsidRPr="00357C2F" w:rsidR="005A65E6">
        <w:rPr>
          <w:rFonts w:ascii="Calibri" w:hAnsi="Calibri" w:cs="Calibri"/>
        </w:rPr>
        <w:t xml:space="preserve"> and </w:t>
      </w:r>
      <w:r w:rsidRPr="00357C2F">
        <w:rPr>
          <w:rFonts w:ascii="Calibri" w:hAnsi="Calibri" w:cs="Calibri"/>
        </w:rPr>
        <w:t>Social Sciences</w:t>
      </w:r>
      <w:r w:rsidRPr="00357C2F" w:rsidR="005A65E6">
        <w:rPr>
          <w:rFonts w:ascii="Calibri" w:hAnsi="Calibri" w:cs="Calibri"/>
        </w:rPr>
        <w:t xml:space="preserve"> (</w:t>
      </w:r>
      <w:r w:rsidRPr="00357C2F">
        <w:rPr>
          <w:rFonts w:ascii="Calibri" w:hAnsi="Calibri" w:cs="Calibri"/>
        </w:rPr>
        <w:t>HSS</w:t>
      </w:r>
      <w:r w:rsidRPr="00357C2F" w:rsidR="005A65E6">
        <w:rPr>
          <w:rFonts w:ascii="Calibri" w:hAnsi="Calibri" w:cs="Calibri"/>
        </w:rPr>
        <w:t>) and must</w:t>
      </w:r>
      <w:r w:rsidR="00776793">
        <w:rPr>
          <w:rFonts w:ascii="Calibri" w:hAnsi="Calibri" w:cs="Calibri"/>
        </w:rPr>
        <w:t xml:space="preserve"> attend an Academic Notice Information Session and</w:t>
      </w:r>
      <w:r w:rsidRPr="00357C2F" w:rsidR="005A65E6">
        <w:rPr>
          <w:rFonts w:ascii="Calibri" w:hAnsi="Calibri" w:cs="Calibri"/>
        </w:rPr>
        <w:t xml:space="preserve"> be advised by a member of the </w:t>
      </w:r>
      <w:r w:rsidRPr="00357C2F">
        <w:rPr>
          <w:rFonts w:ascii="Calibri" w:hAnsi="Calibri" w:cs="Calibri"/>
        </w:rPr>
        <w:t>HSS</w:t>
      </w:r>
      <w:r w:rsidRPr="00357C2F" w:rsidR="005A65E6">
        <w:rPr>
          <w:rFonts w:ascii="Calibri" w:hAnsi="Calibri" w:cs="Calibri"/>
        </w:rPr>
        <w:t xml:space="preserve"> Student Success team (see below) to release this hold. </w:t>
      </w:r>
    </w:p>
    <w:p w:rsidRPr="00357C2F" w:rsidR="00136375" w:rsidRDefault="00136375" w14:paraId="36FEB5B0" w14:textId="77777777">
      <w:pPr>
        <w:pStyle w:val="BodyText"/>
        <w:spacing w:before="2"/>
        <w:rPr>
          <w:rFonts w:ascii="Calibri" w:hAnsi="Calibri" w:cs="Calibri"/>
          <w:sz w:val="24"/>
        </w:rPr>
      </w:pPr>
    </w:p>
    <w:p w:rsidRPr="00357C2F" w:rsidR="00136375" w:rsidP="726E160D" w:rsidRDefault="005A65E6" w14:paraId="58D51CDF" w14:textId="00A72E39">
      <w:pPr>
        <w:pStyle w:val="ListParagraph"/>
        <w:numPr>
          <w:ilvl w:val="0"/>
          <w:numId w:val="8"/>
        </w:numPr>
        <w:tabs>
          <w:tab w:val="left" w:pos="951"/>
          <w:tab w:val="left" w:pos="952"/>
        </w:tabs>
        <w:ind w:right="135"/>
        <w:rPr>
          <w:rFonts w:ascii="Calibri" w:hAnsi="Calibri" w:cs="Calibri"/>
          <w:sz w:val="24"/>
          <w:szCs w:val="24"/>
        </w:rPr>
      </w:pPr>
      <w:r w:rsidRPr="00357C2F">
        <w:rPr>
          <w:rFonts w:ascii="Calibri" w:hAnsi="Calibri" w:cs="Calibri"/>
          <w:sz w:val="24"/>
          <w:szCs w:val="24"/>
        </w:rPr>
        <w:t xml:space="preserve">Undergraduates on academic </w:t>
      </w:r>
      <w:r w:rsidRPr="00357C2F" w:rsidR="7E3B4524">
        <w:rPr>
          <w:rFonts w:ascii="Calibri" w:hAnsi="Calibri" w:cs="Calibri"/>
          <w:sz w:val="24"/>
          <w:szCs w:val="24"/>
        </w:rPr>
        <w:t>notice</w:t>
      </w:r>
      <w:r w:rsidRPr="00357C2F">
        <w:rPr>
          <w:rFonts w:ascii="Calibri" w:hAnsi="Calibri" w:cs="Calibri"/>
          <w:sz w:val="24"/>
          <w:szCs w:val="24"/>
        </w:rPr>
        <w:t xml:space="preserve"> are subject to </w:t>
      </w:r>
      <w:r w:rsidRPr="00357C2F">
        <w:rPr>
          <w:rFonts w:ascii="Calibri" w:hAnsi="Calibri" w:cs="Calibri"/>
          <w:sz w:val="24"/>
          <w:szCs w:val="24"/>
          <w:u w:val="single"/>
        </w:rPr>
        <w:t xml:space="preserve">disqualification </w:t>
      </w:r>
      <w:r w:rsidRPr="00357C2F">
        <w:rPr>
          <w:rFonts w:ascii="Calibri" w:hAnsi="Calibri" w:cs="Calibri"/>
          <w:sz w:val="24"/>
          <w:szCs w:val="24"/>
        </w:rPr>
        <w:t xml:space="preserve">if their </w:t>
      </w:r>
      <w:r w:rsidRPr="00357C2F">
        <w:rPr>
          <w:rFonts w:ascii="Calibri" w:hAnsi="Calibri" w:cs="Calibri"/>
          <w:b/>
          <w:bCs/>
          <w:sz w:val="24"/>
          <w:szCs w:val="24"/>
        </w:rPr>
        <w:t xml:space="preserve">CSUF or cumulative GPA </w:t>
      </w:r>
      <w:r w:rsidRPr="00357C2F">
        <w:rPr>
          <w:rFonts w:ascii="Calibri" w:hAnsi="Calibri" w:cs="Calibri"/>
          <w:sz w:val="24"/>
          <w:szCs w:val="24"/>
        </w:rPr>
        <w:t>falls below the following levels:</w:t>
      </w:r>
    </w:p>
    <w:p w:rsidRPr="00357C2F" w:rsidR="00136375" w:rsidRDefault="00136375" w14:paraId="30D7AA69" w14:textId="77777777">
      <w:pPr>
        <w:pStyle w:val="BodyText"/>
        <w:spacing w:before="3"/>
        <w:rPr>
          <w:rFonts w:ascii="Calibri" w:hAnsi="Calibri" w:cs="Calibri"/>
          <w:sz w:val="24"/>
        </w:rPr>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97"/>
        <w:gridCol w:w="3192"/>
        <w:gridCol w:w="3192"/>
      </w:tblGrid>
      <w:tr w:rsidRPr="00357C2F" w:rsidR="00136375" w:rsidTr="004B45E0" w14:paraId="51E63955" w14:textId="77777777">
        <w:trPr>
          <w:trHeight w:val="283" w:hRule="exact"/>
          <w:jc w:val="center"/>
        </w:trPr>
        <w:tc>
          <w:tcPr>
            <w:tcW w:w="3197" w:type="dxa"/>
          </w:tcPr>
          <w:p w:rsidRPr="00357C2F" w:rsidR="00136375" w:rsidRDefault="005A65E6" w14:paraId="50F6692D" w14:textId="77777777">
            <w:pPr>
              <w:pStyle w:val="TableParagraph"/>
              <w:spacing w:before="0" w:line="273" w:lineRule="exact"/>
              <w:ind w:left="973" w:right="973"/>
              <w:jc w:val="center"/>
              <w:rPr>
                <w:rFonts w:ascii="Calibri" w:hAnsi="Calibri" w:cs="Calibri"/>
                <w:b/>
                <w:sz w:val="24"/>
              </w:rPr>
            </w:pPr>
            <w:r w:rsidRPr="00357C2F">
              <w:rPr>
                <w:rFonts w:ascii="Calibri" w:hAnsi="Calibri" w:cs="Calibri"/>
                <w:b/>
                <w:sz w:val="24"/>
              </w:rPr>
              <w:t>Class Level</w:t>
            </w:r>
          </w:p>
        </w:tc>
        <w:tc>
          <w:tcPr>
            <w:tcW w:w="3192" w:type="dxa"/>
          </w:tcPr>
          <w:p w:rsidRPr="00357C2F" w:rsidR="00136375" w:rsidRDefault="005A65E6" w14:paraId="0AC1953D" w14:textId="77777777">
            <w:pPr>
              <w:pStyle w:val="TableParagraph"/>
              <w:spacing w:before="0" w:line="273" w:lineRule="exact"/>
              <w:ind w:left="1007" w:right="1009"/>
              <w:jc w:val="center"/>
              <w:rPr>
                <w:rFonts w:ascii="Calibri" w:hAnsi="Calibri" w:cs="Calibri"/>
                <w:b/>
                <w:sz w:val="24"/>
              </w:rPr>
            </w:pPr>
            <w:r w:rsidRPr="00357C2F">
              <w:rPr>
                <w:rFonts w:ascii="Calibri" w:hAnsi="Calibri" w:cs="Calibri"/>
                <w:b/>
                <w:sz w:val="24"/>
              </w:rPr>
              <w:t>Units</w:t>
            </w:r>
          </w:p>
        </w:tc>
        <w:tc>
          <w:tcPr>
            <w:tcW w:w="3192" w:type="dxa"/>
          </w:tcPr>
          <w:p w:rsidRPr="00357C2F" w:rsidR="00136375" w:rsidRDefault="005A65E6" w14:paraId="213FF147" w14:textId="77777777">
            <w:pPr>
              <w:pStyle w:val="TableParagraph"/>
              <w:spacing w:before="0" w:line="273" w:lineRule="exact"/>
              <w:ind w:left="1007" w:right="1009"/>
              <w:jc w:val="center"/>
              <w:rPr>
                <w:rFonts w:ascii="Calibri" w:hAnsi="Calibri" w:cs="Calibri"/>
                <w:b/>
                <w:sz w:val="24"/>
              </w:rPr>
            </w:pPr>
            <w:r w:rsidRPr="00357C2F">
              <w:rPr>
                <w:rFonts w:ascii="Calibri" w:hAnsi="Calibri" w:cs="Calibri"/>
                <w:b/>
                <w:sz w:val="24"/>
              </w:rPr>
              <w:t>GPA Level</w:t>
            </w:r>
          </w:p>
        </w:tc>
      </w:tr>
      <w:tr w:rsidRPr="00357C2F" w:rsidR="00136375" w:rsidTr="004B45E0" w14:paraId="2D5A5EF8" w14:textId="77777777">
        <w:trPr>
          <w:trHeight w:val="288" w:hRule="exact"/>
          <w:jc w:val="center"/>
        </w:trPr>
        <w:tc>
          <w:tcPr>
            <w:tcW w:w="3197" w:type="dxa"/>
          </w:tcPr>
          <w:p w:rsidRPr="00357C2F" w:rsidR="00136375" w:rsidRDefault="005A65E6" w14:paraId="05322654" w14:textId="77777777">
            <w:pPr>
              <w:pStyle w:val="TableParagraph"/>
              <w:spacing w:before="0" w:line="273" w:lineRule="exact"/>
              <w:ind w:left="973" w:right="973"/>
              <w:jc w:val="center"/>
              <w:rPr>
                <w:rFonts w:ascii="Calibri" w:hAnsi="Calibri" w:cs="Calibri"/>
                <w:sz w:val="24"/>
              </w:rPr>
            </w:pPr>
            <w:r w:rsidRPr="00357C2F">
              <w:rPr>
                <w:rFonts w:ascii="Calibri" w:hAnsi="Calibri" w:cs="Calibri"/>
                <w:sz w:val="24"/>
              </w:rPr>
              <w:t>Seniors</w:t>
            </w:r>
          </w:p>
        </w:tc>
        <w:tc>
          <w:tcPr>
            <w:tcW w:w="3192" w:type="dxa"/>
          </w:tcPr>
          <w:p w:rsidRPr="00357C2F" w:rsidR="00136375" w:rsidRDefault="005A65E6" w14:paraId="78F11D88"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90 or more</w:t>
            </w:r>
          </w:p>
        </w:tc>
        <w:tc>
          <w:tcPr>
            <w:tcW w:w="3192" w:type="dxa"/>
          </w:tcPr>
          <w:p w:rsidRPr="00357C2F" w:rsidR="00136375" w:rsidRDefault="005A65E6" w14:paraId="73A916E2"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1.95</w:t>
            </w:r>
          </w:p>
        </w:tc>
      </w:tr>
      <w:tr w:rsidRPr="00357C2F" w:rsidR="00136375" w:rsidTr="004B45E0" w14:paraId="4C4B93FC" w14:textId="77777777">
        <w:trPr>
          <w:trHeight w:val="283" w:hRule="exact"/>
          <w:jc w:val="center"/>
        </w:trPr>
        <w:tc>
          <w:tcPr>
            <w:tcW w:w="3197" w:type="dxa"/>
          </w:tcPr>
          <w:p w:rsidRPr="00357C2F" w:rsidR="00136375" w:rsidRDefault="005A65E6" w14:paraId="08FC125C" w14:textId="77777777">
            <w:pPr>
              <w:pStyle w:val="TableParagraph"/>
              <w:spacing w:before="0" w:line="273" w:lineRule="exact"/>
              <w:ind w:left="973" w:right="973"/>
              <w:jc w:val="center"/>
              <w:rPr>
                <w:rFonts w:ascii="Calibri" w:hAnsi="Calibri" w:cs="Calibri"/>
                <w:sz w:val="24"/>
              </w:rPr>
            </w:pPr>
            <w:r w:rsidRPr="00357C2F">
              <w:rPr>
                <w:rFonts w:ascii="Calibri" w:hAnsi="Calibri" w:cs="Calibri"/>
                <w:sz w:val="24"/>
              </w:rPr>
              <w:t>Juniors</w:t>
            </w:r>
          </w:p>
        </w:tc>
        <w:tc>
          <w:tcPr>
            <w:tcW w:w="3192" w:type="dxa"/>
          </w:tcPr>
          <w:p w:rsidRPr="00357C2F" w:rsidR="00136375" w:rsidRDefault="005A65E6" w14:paraId="0362EC0A"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60 - 89</w:t>
            </w:r>
          </w:p>
        </w:tc>
        <w:tc>
          <w:tcPr>
            <w:tcW w:w="3192" w:type="dxa"/>
          </w:tcPr>
          <w:p w:rsidRPr="00357C2F" w:rsidR="00136375" w:rsidRDefault="005A65E6" w14:paraId="7A53AEE6"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1.85</w:t>
            </w:r>
          </w:p>
        </w:tc>
      </w:tr>
      <w:tr w:rsidRPr="00357C2F" w:rsidR="00136375" w:rsidTr="004B45E0" w14:paraId="4997F85C" w14:textId="77777777">
        <w:trPr>
          <w:trHeight w:val="288" w:hRule="exact"/>
          <w:jc w:val="center"/>
        </w:trPr>
        <w:tc>
          <w:tcPr>
            <w:tcW w:w="3197" w:type="dxa"/>
          </w:tcPr>
          <w:p w:rsidRPr="00357C2F" w:rsidR="00136375" w:rsidRDefault="005A65E6" w14:paraId="081AD66A" w14:textId="77777777">
            <w:pPr>
              <w:pStyle w:val="TableParagraph"/>
              <w:spacing w:before="0" w:line="273" w:lineRule="exact"/>
              <w:ind w:left="973" w:right="973"/>
              <w:jc w:val="center"/>
              <w:rPr>
                <w:rFonts w:ascii="Calibri" w:hAnsi="Calibri" w:cs="Calibri"/>
                <w:sz w:val="24"/>
              </w:rPr>
            </w:pPr>
            <w:r w:rsidRPr="00357C2F">
              <w:rPr>
                <w:rFonts w:ascii="Calibri" w:hAnsi="Calibri" w:cs="Calibri"/>
                <w:sz w:val="24"/>
              </w:rPr>
              <w:t>Sophomores</w:t>
            </w:r>
          </w:p>
        </w:tc>
        <w:tc>
          <w:tcPr>
            <w:tcW w:w="3192" w:type="dxa"/>
          </w:tcPr>
          <w:p w:rsidRPr="00357C2F" w:rsidR="00136375" w:rsidRDefault="005A65E6" w14:paraId="53117E6B"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30 - 59</w:t>
            </w:r>
          </w:p>
        </w:tc>
        <w:tc>
          <w:tcPr>
            <w:tcW w:w="3192" w:type="dxa"/>
          </w:tcPr>
          <w:p w:rsidRPr="00357C2F" w:rsidR="00136375" w:rsidRDefault="005A65E6" w14:paraId="67398560"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1.70</w:t>
            </w:r>
          </w:p>
        </w:tc>
      </w:tr>
      <w:tr w:rsidRPr="00357C2F" w:rsidR="00136375" w:rsidTr="004B45E0" w14:paraId="24469ECE" w14:textId="77777777">
        <w:trPr>
          <w:trHeight w:val="283" w:hRule="exact"/>
          <w:jc w:val="center"/>
        </w:trPr>
        <w:tc>
          <w:tcPr>
            <w:tcW w:w="3197" w:type="dxa"/>
          </w:tcPr>
          <w:p w:rsidRPr="00357C2F" w:rsidR="00136375" w:rsidRDefault="005A65E6" w14:paraId="6D767326" w14:textId="77777777">
            <w:pPr>
              <w:pStyle w:val="TableParagraph"/>
              <w:spacing w:before="0" w:line="273" w:lineRule="exact"/>
              <w:ind w:left="973" w:right="973"/>
              <w:jc w:val="center"/>
              <w:rPr>
                <w:rFonts w:ascii="Calibri" w:hAnsi="Calibri" w:cs="Calibri"/>
                <w:sz w:val="24"/>
              </w:rPr>
            </w:pPr>
            <w:r w:rsidRPr="00357C2F">
              <w:rPr>
                <w:rFonts w:ascii="Calibri" w:hAnsi="Calibri" w:cs="Calibri"/>
                <w:sz w:val="24"/>
              </w:rPr>
              <w:t>Freshmen</w:t>
            </w:r>
          </w:p>
        </w:tc>
        <w:tc>
          <w:tcPr>
            <w:tcW w:w="3192" w:type="dxa"/>
          </w:tcPr>
          <w:p w:rsidRPr="00357C2F" w:rsidR="00136375" w:rsidRDefault="005A65E6" w14:paraId="59CFEBCD"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0 - 29</w:t>
            </w:r>
          </w:p>
        </w:tc>
        <w:tc>
          <w:tcPr>
            <w:tcW w:w="3192" w:type="dxa"/>
          </w:tcPr>
          <w:p w:rsidRPr="00357C2F" w:rsidR="00136375" w:rsidRDefault="005A65E6" w14:paraId="18BDB591" w14:textId="77777777">
            <w:pPr>
              <w:pStyle w:val="TableParagraph"/>
              <w:spacing w:before="0" w:line="273" w:lineRule="exact"/>
              <w:ind w:left="1007" w:right="1009"/>
              <w:jc w:val="center"/>
              <w:rPr>
                <w:rFonts w:ascii="Calibri" w:hAnsi="Calibri" w:cs="Calibri"/>
                <w:sz w:val="24"/>
              </w:rPr>
            </w:pPr>
            <w:r w:rsidRPr="00357C2F">
              <w:rPr>
                <w:rFonts w:ascii="Calibri" w:hAnsi="Calibri" w:cs="Calibri"/>
                <w:sz w:val="24"/>
              </w:rPr>
              <w:t>1.50</w:t>
            </w:r>
          </w:p>
        </w:tc>
      </w:tr>
    </w:tbl>
    <w:p w:rsidRPr="00357C2F" w:rsidR="00136375" w:rsidRDefault="005A65E6" w14:paraId="1483F875" w14:textId="77777777">
      <w:pPr>
        <w:spacing w:before="188" w:line="274" w:lineRule="exact"/>
        <w:ind w:left="232" w:right="250"/>
        <w:rPr>
          <w:rFonts w:ascii="Calibri" w:hAnsi="Calibri" w:cs="Calibri"/>
          <w:sz w:val="24"/>
        </w:rPr>
      </w:pPr>
      <w:r w:rsidRPr="00357C2F">
        <w:rPr>
          <w:rFonts w:ascii="Calibri" w:hAnsi="Calibri" w:cs="Calibri"/>
          <w:sz w:val="24"/>
        </w:rPr>
        <w:t>For example, if you are junior on probation (60-89 units) and your GPA falls below 1.85 at the end of the semester, you will be dismissed from the university.</w:t>
      </w:r>
    </w:p>
    <w:p w:rsidRPr="00357C2F" w:rsidR="00136375" w:rsidRDefault="00136375" w14:paraId="7196D064" w14:textId="77777777">
      <w:pPr>
        <w:pStyle w:val="BodyText"/>
        <w:spacing w:before="9"/>
        <w:rPr>
          <w:rFonts w:ascii="Calibri" w:hAnsi="Calibri" w:cs="Calibri"/>
          <w:sz w:val="23"/>
        </w:rPr>
      </w:pPr>
    </w:p>
    <w:p w:rsidRPr="00357C2F" w:rsidR="00136375" w:rsidP="726E160D" w:rsidRDefault="005A65E6" w14:paraId="669B6D72" w14:textId="28A4EBDE">
      <w:pPr>
        <w:pStyle w:val="ListParagraph"/>
        <w:numPr>
          <w:ilvl w:val="0"/>
          <w:numId w:val="8"/>
        </w:numPr>
        <w:tabs>
          <w:tab w:val="left" w:pos="951"/>
          <w:tab w:val="left" w:pos="952"/>
        </w:tabs>
        <w:spacing w:before="1"/>
        <w:rPr>
          <w:rFonts w:ascii="Calibri" w:hAnsi="Calibri" w:cs="Calibri"/>
          <w:sz w:val="24"/>
          <w:szCs w:val="24"/>
        </w:rPr>
      </w:pPr>
      <w:r w:rsidRPr="00357C2F">
        <w:rPr>
          <w:rFonts w:ascii="Calibri" w:hAnsi="Calibri" w:cs="Calibri"/>
          <w:sz w:val="24"/>
          <w:szCs w:val="24"/>
        </w:rPr>
        <w:t xml:space="preserve">Online resources for students on </w:t>
      </w:r>
      <w:r w:rsidRPr="00357C2F" w:rsidR="351E7D7F">
        <w:rPr>
          <w:rFonts w:ascii="Calibri" w:hAnsi="Calibri" w:cs="Calibri"/>
          <w:sz w:val="24"/>
          <w:szCs w:val="24"/>
        </w:rPr>
        <w:t>academic notice</w:t>
      </w:r>
      <w:r w:rsidRPr="00357C2F">
        <w:rPr>
          <w:rFonts w:ascii="Calibri" w:hAnsi="Calibri" w:cs="Calibri"/>
          <w:sz w:val="24"/>
          <w:szCs w:val="24"/>
        </w:rPr>
        <w:t xml:space="preserve"> and disqualification:</w:t>
      </w:r>
    </w:p>
    <w:p w:rsidRPr="00357C2F" w:rsidR="00A74D25" w:rsidP="726E160D" w:rsidRDefault="00657D18" w14:paraId="401EA5BF" w14:textId="736FF344">
      <w:pPr>
        <w:pStyle w:val="ListParagraph"/>
        <w:numPr>
          <w:ilvl w:val="1"/>
          <w:numId w:val="8"/>
        </w:numPr>
        <w:tabs>
          <w:tab w:val="left" w:pos="1672"/>
        </w:tabs>
        <w:spacing w:line="276" w:lineRule="exact"/>
        <w:rPr>
          <w:rFonts w:ascii="Calibri" w:hAnsi="Calibri" w:cs="Calibri"/>
          <w:sz w:val="24"/>
          <w:szCs w:val="24"/>
        </w:rPr>
      </w:pPr>
      <w:hyperlink w:history="1" r:id="rId29">
        <w:r w:rsidRPr="00357C2F">
          <w:rPr>
            <w:rStyle w:val="Hyperlink"/>
            <w:rFonts w:ascii="Calibri" w:hAnsi="Calibri" w:cs="Calibri"/>
            <w:sz w:val="24"/>
            <w:szCs w:val="24"/>
          </w:rPr>
          <w:t>https://hss.fullerton.edu/student_success_team/probation.aspx</w:t>
        </w:r>
      </w:hyperlink>
      <w:r w:rsidRPr="00357C2F">
        <w:rPr>
          <w:rFonts w:ascii="Calibri" w:hAnsi="Calibri" w:cs="Calibri"/>
          <w:sz w:val="24"/>
          <w:szCs w:val="24"/>
        </w:rPr>
        <w:t xml:space="preserve"> </w:t>
      </w:r>
      <w:r w:rsidRPr="00357C2F" w:rsidR="35E1C11B">
        <w:rPr>
          <w:rFonts w:ascii="Calibri" w:hAnsi="Calibri" w:cs="Calibri"/>
          <w:sz w:val="24"/>
          <w:szCs w:val="24"/>
        </w:rPr>
        <w:t xml:space="preserve"> </w:t>
      </w:r>
      <w:r w:rsidRPr="00357C2F" w:rsidR="00A74D25">
        <w:rPr>
          <w:rFonts w:ascii="Calibri" w:hAnsi="Calibri" w:cs="Calibri"/>
          <w:sz w:val="24"/>
          <w:szCs w:val="24"/>
        </w:rPr>
        <w:t xml:space="preserve"> </w:t>
      </w:r>
    </w:p>
    <w:p w:rsidRPr="00357C2F" w:rsidR="00136375" w:rsidP="00A74D25" w:rsidRDefault="005A65E6" w14:paraId="2746FFAC" w14:textId="77777777">
      <w:pPr>
        <w:pStyle w:val="ListParagraph"/>
        <w:numPr>
          <w:ilvl w:val="1"/>
          <w:numId w:val="8"/>
        </w:numPr>
        <w:tabs>
          <w:tab w:val="left" w:pos="1672"/>
        </w:tabs>
        <w:spacing w:line="276" w:lineRule="exact"/>
        <w:rPr>
          <w:rFonts w:ascii="Calibri" w:hAnsi="Calibri" w:cs="Calibri"/>
          <w:sz w:val="24"/>
        </w:rPr>
      </w:pPr>
      <w:r w:rsidRPr="00357C2F">
        <w:rPr>
          <w:rFonts w:ascii="Calibri" w:hAnsi="Calibri" w:cs="Calibri"/>
          <w:sz w:val="24"/>
          <w:szCs w:val="24"/>
        </w:rPr>
        <w:t>GPA calculator to help you determine your GPA (before and after grade forgiveness)</w:t>
      </w:r>
    </w:p>
    <w:p w:rsidRPr="00357C2F" w:rsidR="00136375" w:rsidP="00A74D25" w:rsidRDefault="00A74D25" w14:paraId="60505303" w14:textId="4B450C59">
      <w:pPr>
        <w:pStyle w:val="BodyText"/>
        <w:spacing w:before="8"/>
        <w:ind w:left="1710" w:hanging="38"/>
        <w:rPr>
          <w:rFonts w:ascii="Calibri" w:hAnsi="Calibri" w:cs="Calibri"/>
          <w:sz w:val="18"/>
          <w:u w:color="000000" w:themeColor="text1"/>
        </w:rPr>
      </w:pPr>
      <w:hyperlink w:history="1" r:id="rId30">
        <w:r w:rsidRPr="00357C2F">
          <w:rPr>
            <w:rStyle w:val="Hyperlink"/>
            <w:rFonts w:ascii="Calibri" w:hAnsi="Calibri" w:cs="Calibri"/>
            <w:sz w:val="24"/>
            <w:szCs w:val="22"/>
          </w:rPr>
          <w:t>http://www.fullerton.edu/aac/resources/gpa_calculator.php</w:t>
        </w:r>
      </w:hyperlink>
    </w:p>
    <w:p w:rsidRPr="00357C2F" w:rsidR="00136375" w:rsidRDefault="005A65E6" w14:paraId="7A011E5B" w14:textId="77777777">
      <w:pPr>
        <w:pStyle w:val="ListParagraph"/>
        <w:numPr>
          <w:ilvl w:val="0"/>
          <w:numId w:val="8"/>
        </w:numPr>
        <w:tabs>
          <w:tab w:val="left" w:pos="951"/>
          <w:tab w:val="left" w:pos="952"/>
        </w:tabs>
        <w:spacing w:before="72"/>
        <w:rPr>
          <w:rFonts w:ascii="Calibri" w:hAnsi="Calibri" w:cs="Calibri"/>
          <w:sz w:val="24"/>
          <w:u w:color="000000" w:themeColor="text1"/>
        </w:rPr>
      </w:pPr>
      <w:r w:rsidRPr="00357C2F">
        <w:rPr>
          <w:rFonts w:ascii="Calibri" w:hAnsi="Calibri" w:cs="Calibri"/>
          <w:sz w:val="24"/>
          <w:u w:color="000000" w:themeColor="text1"/>
        </w:rPr>
        <w:t>Tutoring and other campus resources are listed on the last page of this handbook.</w:t>
      </w:r>
    </w:p>
    <w:p w:rsidR="003C5F0C" w:rsidP="003C5F0C" w:rsidRDefault="003C5F0C" w14:paraId="6D072C0D" w14:textId="77777777">
      <w:pPr>
        <w:pStyle w:val="Heading8"/>
        <w:tabs>
          <w:tab w:val="left" w:pos="6030"/>
        </w:tabs>
        <w:spacing w:before="13"/>
        <w:rPr>
          <w:w w:val="105"/>
          <w:u w:color="000000" w:themeColor="text1"/>
        </w:rPr>
      </w:pPr>
    </w:p>
    <w:p w:rsidR="00657D18" w:rsidRDefault="00657D18" w14:paraId="3E458016" w14:textId="77777777">
      <w:pPr>
        <w:rPr>
          <w:b/>
          <w:bCs/>
          <w:sz w:val="31"/>
          <w:szCs w:val="31"/>
        </w:rPr>
      </w:pPr>
      <w:r>
        <w:br w:type="page"/>
      </w:r>
    </w:p>
    <w:p w:rsidRPr="00357C2F" w:rsidR="00136375" w:rsidP="008B7179" w:rsidRDefault="00FF028B" w14:paraId="672F6D03" w14:textId="55585DE4">
      <w:pPr>
        <w:pStyle w:val="Heading1"/>
        <w:jc w:val="center"/>
        <w:rPr>
          <w:rFonts w:ascii="Calibri" w:hAnsi="Calibri" w:cs="Calibri"/>
        </w:rPr>
      </w:pPr>
      <w:bookmarkStart w:name="_Toc141194993" w:id="20"/>
      <w:r w:rsidRPr="00357C2F">
        <w:rPr>
          <w:rFonts w:ascii="Calibri" w:hAnsi="Calibri" w:cs="Calibri"/>
        </w:rPr>
        <w:t xml:space="preserve">THE </w:t>
      </w:r>
      <w:r w:rsidRPr="00357C2F" w:rsidR="000116E5">
        <w:rPr>
          <w:rFonts w:ascii="Calibri" w:hAnsi="Calibri" w:cs="Calibri"/>
        </w:rPr>
        <w:t>CRIMINAL JUSTICE</w:t>
      </w:r>
      <w:r w:rsidRPr="00357C2F" w:rsidR="005A65E6">
        <w:rPr>
          <w:rFonts w:ascii="Calibri" w:hAnsi="Calibri" w:cs="Calibri"/>
        </w:rPr>
        <w:t xml:space="preserve"> MAJOR</w:t>
      </w:r>
      <w:bookmarkEnd w:id="20"/>
      <w:r w:rsidR="0041771E">
        <w:rPr>
          <w:rFonts w:ascii="Calibri" w:hAnsi="Calibri" w:cs="Calibri"/>
        </w:rPr>
        <w:t xml:space="preserve"> </w:t>
      </w:r>
    </w:p>
    <w:p w:rsidRPr="00357C2F" w:rsidR="00136375" w:rsidRDefault="00136375" w14:paraId="6BD18F9B" w14:textId="77777777">
      <w:pPr>
        <w:pStyle w:val="BodyText"/>
        <w:spacing w:before="1"/>
        <w:rPr>
          <w:rFonts w:ascii="Calibri" w:hAnsi="Calibri" w:cs="Calibri"/>
          <w:b/>
          <w:sz w:val="28"/>
        </w:rPr>
      </w:pPr>
    </w:p>
    <w:p w:rsidRPr="00357C2F" w:rsidR="00136375" w:rsidRDefault="000116E5" w14:paraId="2F41AE90" w14:textId="27E8A8FB">
      <w:pPr>
        <w:pStyle w:val="Heading5"/>
        <w:numPr>
          <w:ilvl w:val="0"/>
          <w:numId w:val="6"/>
        </w:numPr>
        <w:tabs>
          <w:tab w:val="left" w:pos="345"/>
        </w:tabs>
        <w:ind w:hanging="232"/>
        <w:rPr>
          <w:rFonts w:ascii="Calibri" w:hAnsi="Calibri" w:cs="Calibri"/>
        </w:rPr>
      </w:pPr>
      <w:r w:rsidRPr="00357C2F">
        <w:rPr>
          <w:rFonts w:ascii="Calibri" w:hAnsi="Calibri" w:cs="Calibri"/>
        </w:rPr>
        <w:t>Criminal Justice</w:t>
      </w:r>
      <w:r w:rsidRPr="00357C2F" w:rsidR="005A65E6">
        <w:rPr>
          <w:rFonts w:ascii="Calibri" w:hAnsi="Calibri" w:cs="Calibri"/>
        </w:rPr>
        <w:t xml:space="preserve"> courses (</w:t>
      </w:r>
      <w:r w:rsidR="0041771E">
        <w:rPr>
          <w:rFonts w:ascii="Calibri" w:hAnsi="Calibri" w:cs="Calibri"/>
        </w:rPr>
        <w:t>54</w:t>
      </w:r>
      <w:r w:rsidRPr="00357C2F" w:rsidR="005A65E6">
        <w:rPr>
          <w:rFonts w:ascii="Calibri" w:hAnsi="Calibri" w:cs="Calibri"/>
        </w:rPr>
        <w:t xml:space="preserve"> units),</w:t>
      </w:r>
      <w:r w:rsidRPr="00357C2F" w:rsidR="005A65E6">
        <w:rPr>
          <w:rFonts w:ascii="Calibri" w:hAnsi="Calibri" w:cs="Calibri"/>
          <w:spacing w:val="-21"/>
        </w:rPr>
        <w:t xml:space="preserve"> </w:t>
      </w:r>
      <w:r w:rsidRPr="00357C2F" w:rsidR="005A65E6">
        <w:rPr>
          <w:rFonts w:ascii="Calibri" w:hAnsi="Calibri" w:cs="Calibri"/>
        </w:rPr>
        <w:t>including:</w:t>
      </w:r>
    </w:p>
    <w:p w:rsidRPr="00357C2F" w:rsidR="00136375" w:rsidRDefault="00136375" w14:paraId="238601FE" w14:textId="77777777">
      <w:pPr>
        <w:pStyle w:val="BodyText"/>
        <w:spacing w:before="9"/>
        <w:rPr>
          <w:rFonts w:ascii="Calibri" w:hAnsi="Calibri" w:cs="Calibri"/>
          <w:sz w:val="27"/>
        </w:rPr>
      </w:pPr>
    </w:p>
    <w:p w:rsidRPr="00357C2F" w:rsidR="00136375" w:rsidP="00997657" w:rsidRDefault="000116E5" w14:paraId="2C584617" w14:textId="6BB4B9A0">
      <w:pPr>
        <w:pStyle w:val="ListParagraph"/>
        <w:numPr>
          <w:ilvl w:val="0"/>
          <w:numId w:val="5"/>
        </w:numPr>
        <w:tabs>
          <w:tab w:val="left" w:pos="455"/>
        </w:tabs>
        <w:spacing w:before="1"/>
        <w:ind w:left="686" w:hanging="342"/>
        <w:rPr>
          <w:rFonts w:ascii="Calibri" w:hAnsi="Calibri" w:cs="Calibri"/>
          <w:sz w:val="28"/>
        </w:rPr>
      </w:pPr>
      <w:r w:rsidRPr="00357C2F">
        <w:rPr>
          <w:rFonts w:ascii="Calibri" w:hAnsi="Calibri" w:cs="Calibri"/>
          <w:sz w:val="28"/>
        </w:rPr>
        <w:t xml:space="preserve">Criminal Justice </w:t>
      </w:r>
      <w:r w:rsidRPr="00357C2F" w:rsidR="005A65E6">
        <w:rPr>
          <w:rFonts w:ascii="Calibri" w:hAnsi="Calibri" w:cs="Calibri"/>
          <w:sz w:val="28"/>
        </w:rPr>
        <w:t>Core</w:t>
      </w:r>
      <w:r w:rsidRPr="00357C2F" w:rsidR="005A65E6">
        <w:rPr>
          <w:rFonts w:ascii="Calibri" w:hAnsi="Calibri" w:cs="Calibri"/>
          <w:spacing w:val="-11"/>
          <w:sz w:val="28"/>
        </w:rPr>
        <w:t xml:space="preserve"> </w:t>
      </w:r>
      <w:r w:rsidRPr="00357C2F" w:rsidR="005A65E6">
        <w:rPr>
          <w:rFonts w:ascii="Calibri" w:hAnsi="Calibri" w:cs="Calibri"/>
          <w:sz w:val="28"/>
        </w:rPr>
        <w:t>Courses</w:t>
      </w:r>
      <w:r w:rsidRPr="00357C2F" w:rsidR="005B39DB">
        <w:rPr>
          <w:rFonts w:ascii="Calibri" w:hAnsi="Calibri" w:cs="Calibri"/>
          <w:sz w:val="28"/>
        </w:rPr>
        <w:t xml:space="preserve"> (</w:t>
      </w:r>
      <w:r w:rsidR="0041771E">
        <w:rPr>
          <w:rFonts w:ascii="Calibri" w:hAnsi="Calibri" w:cs="Calibri"/>
          <w:sz w:val="28"/>
        </w:rPr>
        <w:t>18</w:t>
      </w:r>
      <w:r w:rsidRPr="00357C2F" w:rsidR="005B39DB">
        <w:rPr>
          <w:rFonts w:ascii="Calibri" w:hAnsi="Calibri" w:cs="Calibri"/>
          <w:sz w:val="28"/>
        </w:rPr>
        <w:t xml:space="preserve"> units)</w:t>
      </w:r>
    </w:p>
    <w:p w:rsidRPr="00357C2F" w:rsidR="00136375" w:rsidP="00997657" w:rsidRDefault="00136375" w14:paraId="0F3CABC7" w14:textId="77777777">
      <w:pPr>
        <w:pStyle w:val="BodyText"/>
        <w:spacing w:before="4"/>
        <w:ind w:left="232"/>
        <w:rPr>
          <w:rFonts w:ascii="Calibri" w:hAnsi="Calibri" w:cs="Calibri"/>
          <w:sz w:val="28"/>
        </w:rPr>
      </w:pPr>
    </w:p>
    <w:p w:rsidRPr="00357C2F" w:rsidR="00136375" w:rsidP="00A6157B" w:rsidRDefault="00FF028B" w14:paraId="28B0D1E9" w14:textId="00ABAF53">
      <w:pPr>
        <w:ind w:left="686" w:right="480"/>
        <w:rPr>
          <w:rFonts w:ascii="Calibri" w:hAnsi="Calibri" w:cs="Calibri"/>
          <w:sz w:val="28"/>
        </w:rPr>
      </w:pPr>
      <w:r w:rsidRPr="00357C2F">
        <w:rPr>
          <w:rFonts w:ascii="Calibri" w:hAnsi="Calibri" w:cs="Calibri"/>
          <w:sz w:val="28"/>
        </w:rPr>
        <w:t xml:space="preserve">Criminal Justice is the study of the causes, consequences, and control of crime.  </w:t>
      </w:r>
      <w:r w:rsidRPr="00357C2F" w:rsidR="005A65E6">
        <w:rPr>
          <w:rFonts w:ascii="Calibri" w:hAnsi="Calibri" w:cs="Calibri"/>
          <w:sz w:val="28"/>
        </w:rPr>
        <w:t xml:space="preserve">Core </w:t>
      </w:r>
      <w:r w:rsidRPr="00357C2F">
        <w:rPr>
          <w:rFonts w:ascii="Calibri" w:hAnsi="Calibri" w:cs="Calibri"/>
          <w:sz w:val="28"/>
        </w:rPr>
        <w:t>course</w:t>
      </w:r>
      <w:r w:rsidRPr="00357C2F" w:rsidR="005B39DB">
        <w:rPr>
          <w:rFonts w:ascii="Calibri" w:hAnsi="Calibri" w:cs="Calibri"/>
          <w:sz w:val="28"/>
        </w:rPr>
        <w:t>s</w:t>
      </w:r>
      <w:r w:rsidRPr="00357C2F">
        <w:rPr>
          <w:rFonts w:ascii="Calibri" w:hAnsi="Calibri" w:cs="Calibri"/>
          <w:sz w:val="28"/>
        </w:rPr>
        <w:t xml:space="preserve"> </w:t>
      </w:r>
      <w:r w:rsidRPr="00357C2F" w:rsidR="005A65E6">
        <w:rPr>
          <w:rFonts w:ascii="Calibri" w:hAnsi="Calibri" w:cs="Calibri"/>
          <w:sz w:val="28"/>
        </w:rPr>
        <w:t xml:space="preserve">provide a solid basis for understanding </w:t>
      </w:r>
      <w:r w:rsidRPr="00357C2F" w:rsidR="005B39DB">
        <w:rPr>
          <w:rFonts w:ascii="Calibri" w:hAnsi="Calibri" w:cs="Calibri"/>
          <w:sz w:val="28"/>
        </w:rPr>
        <w:t xml:space="preserve">criminal behavior as well as the criminal justice system.  </w:t>
      </w:r>
      <w:r w:rsidRPr="00357C2F" w:rsidR="005A65E6">
        <w:rPr>
          <w:rFonts w:ascii="Calibri" w:hAnsi="Calibri" w:cs="Calibri"/>
          <w:sz w:val="28"/>
        </w:rPr>
        <w:t>The Core is composed of s</w:t>
      </w:r>
      <w:r w:rsidR="0041771E">
        <w:rPr>
          <w:rFonts w:ascii="Calibri" w:hAnsi="Calibri" w:cs="Calibri"/>
          <w:sz w:val="28"/>
        </w:rPr>
        <w:t>ix</w:t>
      </w:r>
      <w:r w:rsidRPr="00357C2F">
        <w:rPr>
          <w:rFonts w:ascii="Calibri" w:hAnsi="Calibri" w:cs="Calibri"/>
          <w:sz w:val="28"/>
        </w:rPr>
        <w:t xml:space="preserve"> </w:t>
      </w:r>
      <w:r w:rsidRPr="00357C2F" w:rsidR="005A65E6">
        <w:rPr>
          <w:rFonts w:ascii="Calibri" w:hAnsi="Calibri" w:cs="Calibri"/>
          <w:sz w:val="28"/>
        </w:rPr>
        <w:t>courses:</w:t>
      </w:r>
    </w:p>
    <w:p w:rsidRPr="00357C2F" w:rsidR="00136375" w:rsidP="00997657" w:rsidRDefault="00136375" w14:paraId="5B08B5D1" w14:textId="77777777">
      <w:pPr>
        <w:pStyle w:val="BodyText"/>
        <w:spacing w:before="5"/>
        <w:ind w:left="574"/>
        <w:rPr>
          <w:rFonts w:ascii="Calibri" w:hAnsi="Calibri" w:cs="Calibri"/>
          <w:sz w:val="32"/>
        </w:rPr>
      </w:pPr>
    </w:p>
    <w:p w:rsidR="0041771E" w:rsidP="726E160D" w:rsidRDefault="00FF028B" w14:paraId="66603F67" w14:textId="77777777">
      <w:pPr>
        <w:tabs>
          <w:tab w:val="left" w:pos="2880"/>
        </w:tabs>
        <w:spacing w:before="1" w:line="322" w:lineRule="exact"/>
        <w:ind w:left="1080"/>
        <w:rPr>
          <w:rFonts w:ascii="Calibri" w:hAnsi="Calibri" w:cs="Calibri"/>
          <w:sz w:val="28"/>
          <w:szCs w:val="28"/>
        </w:rPr>
      </w:pPr>
      <w:r w:rsidRPr="00357C2F">
        <w:rPr>
          <w:rFonts w:ascii="Calibri" w:hAnsi="Calibri" w:cs="Calibri"/>
          <w:b/>
          <w:bCs/>
          <w:sz w:val="28"/>
          <w:szCs w:val="28"/>
        </w:rPr>
        <w:t>CRJU</w:t>
      </w:r>
      <w:r w:rsidRPr="00357C2F" w:rsidR="005A65E6">
        <w:rPr>
          <w:rFonts w:ascii="Calibri" w:hAnsi="Calibri" w:cs="Calibri"/>
          <w:b/>
          <w:bCs/>
          <w:sz w:val="28"/>
          <w:szCs w:val="28"/>
        </w:rPr>
        <w:t xml:space="preserve"> 1</w:t>
      </w:r>
      <w:r w:rsidRPr="00357C2F">
        <w:rPr>
          <w:rFonts w:ascii="Calibri" w:hAnsi="Calibri" w:cs="Calibri"/>
          <w:b/>
          <w:bCs/>
          <w:sz w:val="28"/>
          <w:szCs w:val="28"/>
        </w:rPr>
        <w:t>0</w:t>
      </w:r>
      <w:r w:rsidR="0041771E">
        <w:rPr>
          <w:rFonts w:ascii="Calibri" w:hAnsi="Calibri" w:cs="Calibri"/>
          <w:b/>
          <w:bCs/>
          <w:sz w:val="28"/>
          <w:szCs w:val="28"/>
        </w:rPr>
        <w:t>1</w:t>
      </w:r>
      <w:r w:rsidRPr="00357C2F" w:rsidR="005A65E6">
        <w:rPr>
          <w:rFonts w:ascii="Calibri" w:hAnsi="Calibri" w:cs="Calibri"/>
          <w:b/>
          <w:bCs/>
          <w:sz w:val="28"/>
          <w:szCs w:val="28"/>
        </w:rPr>
        <w:t xml:space="preserve"> </w:t>
      </w:r>
      <w:r w:rsidRPr="00357C2F">
        <w:rPr>
          <w:rFonts w:ascii="Calibri" w:hAnsi="Calibri" w:cs="Calibri"/>
        </w:rPr>
        <w:tab/>
      </w:r>
      <w:r w:rsidR="0041771E">
        <w:rPr>
          <w:rFonts w:ascii="Calibri" w:hAnsi="Calibri" w:cs="Calibri"/>
          <w:sz w:val="28"/>
          <w:szCs w:val="28"/>
        </w:rPr>
        <w:t>Introduction to Criminal Justice</w:t>
      </w:r>
    </w:p>
    <w:p w:rsidR="00136375" w:rsidP="726E160D" w:rsidRDefault="0041771E" w14:paraId="15C257AE" w14:textId="160217EF">
      <w:pPr>
        <w:tabs>
          <w:tab w:val="left" w:pos="2880"/>
        </w:tabs>
        <w:spacing w:before="1" w:line="322" w:lineRule="exact"/>
        <w:ind w:left="1080"/>
        <w:rPr>
          <w:rFonts w:ascii="Calibri" w:hAnsi="Calibri" w:cs="Calibri"/>
          <w:sz w:val="28"/>
          <w:szCs w:val="28"/>
        </w:rPr>
      </w:pPr>
      <w:r>
        <w:rPr>
          <w:rFonts w:ascii="Calibri" w:hAnsi="Calibri" w:cs="Calibri"/>
          <w:b/>
          <w:bCs/>
          <w:sz w:val="28"/>
          <w:szCs w:val="28"/>
        </w:rPr>
        <w:t>CRJU 210</w:t>
      </w:r>
      <w:r>
        <w:rPr>
          <w:rFonts w:ascii="Calibri" w:hAnsi="Calibri" w:cs="Calibri"/>
          <w:b/>
          <w:bCs/>
          <w:sz w:val="28"/>
          <w:szCs w:val="28"/>
        </w:rPr>
        <w:tab/>
      </w:r>
      <w:r>
        <w:rPr>
          <w:rFonts w:ascii="Calibri" w:hAnsi="Calibri" w:cs="Calibri"/>
          <w:sz w:val="28"/>
          <w:szCs w:val="28"/>
        </w:rPr>
        <w:t>Concepts of Criminal Law</w:t>
      </w:r>
    </w:p>
    <w:p w:rsidRPr="0041771E" w:rsidR="0041771E" w:rsidP="726E160D" w:rsidRDefault="0041771E" w14:paraId="75614C59" w14:textId="6731D415">
      <w:pPr>
        <w:tabs>
          <w:tab w:val="left" w:pos="2880"/>
        </w:tabs>
        <w:spacing w:before="1" w:line="322" w:lineRule="exact"/>
        <w:ind w:left="1080"/>
        <w:rPr>
          <w:rFonts w:ascii="Calibri" w:hAnsi="Calibri" w:cs="Calibri"/>
          <w:sz w:val="28"/>
          <w:szCs w:val="28"/>
        </w:rPr>
      </w:pPr>
      <w:r>
        <w:rPr>
          <w:rFonts w:ascii="Calibri" w:hAnsi="Calibri" w:cs="Calibri"/>
          <w:b/>
          <w:bCs/>
          <w:sz w:val="28"/>
          <w:szCs w:val="28"/>
        </w:rPr>
        <w:t>CRJU 301</w:t>
      </w:r>
      <w:r>
        <w:rPr>
          <w:rFonts w:ascii="Calibri" w:hAnsi="Calibri" w:cs="Calibri"/>
          <w:b/>
          <w:bCs/>
          <w:sz w:val="28"/>
          <w:szCs w:val="28"/>
        </w:rPr>
        <w:tab/>
      </w:r>
      <w:r w:rsidRPr="0041771E">
        <w:rPr>
          <w:rFonts w:ascii="Calibri" w:hAnsi="Calibri" w:cs="Calibri"/>
          <w:sz w:val="28"/>
          <w:szCs w:val="28"/>
        </w:rPr>
        <w:t>Mythology of Crime and Justice</w:t>
      </w:r>
    </w:p>
    <w:p w:rsidRPr="00357C2F" w:rsidR="00136375" w:rsidP="004B45E0" w:rsidRDefault="00FF028B" w14:paraId="2F5D7B3A" w14:textId="77777777">
      <w:pPr>
        <w:tabs>
          <w:tab w:val="left" w:pos="2880"/>
        </w:tabs>
        <w:ind w:left="1080" w:right="861"/>
        <w:rPr>
          <w:rFonts w:ascii="Calibri" w:hAnsi="Calibri" w:cs="Calibri"/>
          <w:sz w:val="28"/>
        </w:rPr>
      </w:pPr>
      <w:r w:rsidRPr="00357C2F">
        <w:rPr>
          <w:rFonts w:ascii="Calibri" w:hAnsi="Calibri" w:cs="Calibri"/>
          <w:b/>
          <w:sz w:val="28"/>
        </w:rPr>
        <w:t>CRJU 330</w:t>
      </w:r>
      <w:r w:rsidRPr="00357C2F" w:rsidR="005A65E6">
        <w:rPr>
          <w:rFonts w:ascii="Calibri" w:hAnsi="Calibri" w:cs="Calibri"/>
          <w:b/>
          <w:sz w:val="28"/>
        </w:rPr>
        <w:t xml:space="preserve"> </w:t>
      </w:r>
      <w:r w:rsidRPr="00357C2F" w:rsidR="004B45E0">
        <w:rPr>
          <w:rFonts w:ascii="Calibri" w:hAnsi="Calibri" w:cs="Calibri"/>
          <w:b/>
          <w:sz w:val="28"/>
        </w:rPr>
        <w:tab/>
      </w:r>
      <w:r w:rsidRPr="00357C2F">
        <w:rPr>
          <w:rFonts w:ascii="Calibri" w:hAnsi="Calibri" w:cs="Calibri"/>
          <w:sz w:val="28"/>
        </w:rPr>
        <w:t>Theories of Crime and Delinquency</w:t>
      </w:r>
    </w:p>
    <w:p w:rsidR="00FF028B" w:rsidP="726E160D" w:rsidRDefault="00FF028B" w14:paraId="6AD327C8" w14:textId="5640B1CD">
      <w:pPr>
        <w:tabs>
          <w:tab w:val="left" w:pos="2880"/>
        </w:tabs>
        <w:ind w:left="1080" w:right="861"/>
        <w:rPr>
          <w:rFonts w:ascii="Calibri" w:hAnsi="Calibri" w:cs="Calibri"/>
          <w:sz w:val="28"/>
          <w:szCs w:val="28"/>
        </w:rPr>
      </w:pPr>
      <w:r w:rsidRPr="00357C2F">
        <w:rPr>
          <w:rFonts w:ascii="Calibri" w:hAnsi="Calibri" w:cs="Calibri"/>
          <w:b/>
          <w:bCs/>
          <w:sz w:val="28"/>
          <w:szCs w:val="28"/>
        </w:rPr>
        <w:t xml:space="preserve">CRJU 340 </w:t>
      </w:r>
      <w:r w:rsidRPr="00357C2F">
        <w:rPr>
          <w:rFonts w:ascii="Calibri" w:hAnsi="Calibri" w:cs="Calibri"/>
        </w:rPr>
        <w:tab/>
      </w:r>
      <w:r w:rsidRPr="00357C2F">
        <w:rPr>
          <w:rFonts w:ascii="Calibri" w:hAnsi="Calibri" w:cs="Calibri"/>
          <w:sz w:val="28"/>
          <w:szCs w:val="28"/>
        </w:rPr>
        <w:t>Criminal Justice Research Method</w:t>
      </w:r>
      <w:r w:rsidRPr="00357C2F" w:rsidR="51D2BC2A">
        <w:rPr>
          <w:rFonts w:ascii="Calibri" w:hAnsi="Calibri" w:cs="Calibri"/>
          <w:sz w:val="28"/>
          <w:szCs w:val="28"/>
        </w:rPr>
        <w:t>ology</w:t>
      </w:r>
    </w:p>
    <w:p w:rsidR="0041771E" w:rsidP="726E160D" w:rsidRDefault="0041771E" w14:paraId="36A37672" w14:textId="7AEA2F42">
      <w:pPr>
        <w:tabs>
          <w:tab w:val="left" w:pos="2880"/>
        </w:tabs>
        <w:ind w:left="1080" w:right="861"/>
        <w:rPr>
          <w:rFonts w:ascii="Calibri" w:hAnsi="Calibri" w:cs="Calibri"/>
          <w:sz w:val="28"/>
          <w:szCs w:val="28"/>
        </w:rPr>
      </w:pPr>
      <w:r>
        <w:rPr>
          <w:rFonts w:ascii="Calibri" w:hAnsi="Calibri" w:cs="Calibri"/>
          <w:b/>
          <w:bCs/>
          <w:sz w:val="28"/>
          <w:szCs w:val="28"/>
        </w:rPr>
        <w:t xml:space="preserve">CRJU 385 </w:t>
      </w:r>
      <w:r>
        <w:rPr>
          <w:rFonts w:ascii="Calibri" w:hAnsi="Calibri" w:cs="Calibri"/>
          <w:b/>
          <w:bCs/>
          <w:sz w:val="28"/>
          <w:szCs w:val="28"/>
        </w:rPr>
        <w:tab/>
      </w:r>
      <w:r>
        <w:rPr>
          <w:rFonts w:ascii="Calibri" w:hAnsi="Calibri" w:cs="Calibri"/>
          <w:sz w:val="28"/>
          <w:szCs w:val="28"/>
        </w:rPr>
        <w:t>Race, Inequality, and the Criminal Justice System</w:t>
      </w:r>
    </w:p>
    <w:p w:rsidR="0041771E" w:rsidP="0041771E" w:rsidRDefault="0041771E" w14:paraId="37FC0BCE" w14:textId="7ECA9EE7">
      <w:pPr>
        <w:tabs>
          <w:tab w:val="left" w:pos="2880"/>
        </w:tabs>
        <w:ind w:right="861"/>
        <w:rPr>
          <w:rFonts w:ascii="Calibri" w:hAnsi="Calibri" w:cs="Calibri"/>
          <w:b/>
          <w:bCs/>
          <w:sz w:val="28"/>
          <w:szCs w:val="28"/>
        </w:rPr>
      </w:pPr>
      <w:r>
        <w:rPr>
          <w:rFonts w:ascii="Calibri" w:hAnsi="Calibri" w:cs="Calibri"/>
          <w:b/>
          <w:bCs/>
          <w:sz w:val="28"/>
          <w:szCs w:val="28"/>
        </w:rPr>
        <w:tab/>
      </w:r>
    </w:p>
    <w:p w:rsidR="0041771E" w:rsidP="0041771E" w:rsidRDefault="0041771E" w14:paraId="34D52C9E" w14:textId="77777777">
      <w:pPr>
        <w:tabs>
          <w:tab w:val="left" w:pos="2880"/>
        </w:tabs>
        <w:ind w:right="861"/>
        <w:rPr>
          <w:rFonts w:ascii="Calibri" w:hAnsi="Calibri" w:cs="Calibri"/>
          <w:sz w:val="28"/>
          <w:szCs w:val="28"/>
        </w:rPr>
      </w:pPr>
      <w:r>
        <w:rPr>
          <w:rFonts w:ascii="Calibri" w:hAnsi="Calibri" w:cs="Calibri"/>
          <w:b/>
          <w:bCs/>
          <w:sz w:val="28"/>
          <w:szCs w:val="28"/>
        </w:rPr>
        <w:t xml:space="preserve">          </w:t>
      </w:r>
      <w:r>
        <w:rPr>
          <w:rFonts w:ascii="Calibri" w:hAnsi="Calibri" w:cs="Calibri"/>
          <w:sz w:val="28"/>
          <w:szCs w:val="28"/>
        </w:rPr>
        <w:t xml:space="preserve">Students are also required to take six units of the breadth requirement.       </w:t>
      </w:r>
    </w:p>
    <w:p w:rsidR="0041771E" w:rsidP="0041771E" w:rsidRDefault="0041771E" w14:paraId="37306A40" w14:textId="77777777">
      <w:pPr>
        <w:tabs>
          <w:tab w:val="left" w:pos="2880"/>
        </w:tabs>
        <w:ind w:right="861"/>
        <w:rPr>
          <w:rFonts w:ascii="Calibri" w:hAnsi="Calibri" w:cs="Calibri"/>
          <w:sz w:val="28"/>
          <w:szCs w:val="28"/>
        </w:rPr>
      </w:pPr>
      <w:r>
        <w:rPr>
          <w:rFonts w:ascii="Calibri" w:hAnsi="Calibri" w:cs="Calibri"/>
          <w:sz w:val="28"/>
          <w:szCs w:val="28"/>
        </w:rPr>
        <w:t xml:space="preserve">          Pay attention to which breadth courses you take, as some of them are </w:t>
      </w:r>
    </w:p>
    <w:p w:rsidRPr="0041771E" w:rsidR="0041771E" w:rsidP="0041771E" w:rsidRDefault="0041771E" w14:paraId="66C0E5E2" w14:textId="645213E7">
      <w:pPr>
        <w:tabs>
          <w:tab w:val="left" w:pos="2880"/>
        </w:tabs>
        <w:ind w:right="861"/>
        <w:rPr>
          <w:rFonts w:ascii="Calibri" w:hAnsi="Calibri" w:cs="Calibri"/>
          <w:sz w:val="28"/>
          <w:szCs w:val="28"/>
        </w:rPr>
      </w:pPr>
      <w:r>
        <w:rPr>
          <w:rFonts w:ascii="Calibri" w:hAnsi="Calibri" w:cs="Calibri"/>
          <w:sz w:val="28"/>
          <w:szCs w:val="28"/>
        </w:rPr>
        <w:t xml:space="preserve">          prerequisites for upper-division electives you may be interested in. </w:t>
      </w:r>
    </w:p>
    <w:p w:rsidR="0041771E" w:rsidP="726E160D" w:rsidRDefault="0041771E" w14:paraId="424FCF8D" w14:textId="77777777">
      <w:pPr>
        <w:tabs>
          <w:tab w:val="left" w:pos="2880"/>
        </w:tabs>
        <w:ind w:left="1080" w:right="861"/>
        <w:rPr>
          <w:rFonts w:ascii="Calibri" w:hAnsi="Calibri" w:cs="Calibri"/>
          <w:sz w:val="28"/>
          <w:szCs w:val="28"/>
        </w:rPr>
      </w:pPr>
    </w:p>
    <w:p w:rsidR="0041771E" w:rsidP="726E160D" w:rsidRDefault="0041771E" w14:paraId="07B71475" w14:textId="0F723DDB">
      <w:pPr>
        <w:tabs>
          <w:tab w:val="left" w:pos="2880"/>
        </w:tabs>
        <w:ind w:left="1080" w:right="861"/>
        <w:rPr>
          <w:rFonts w:ascii="Calibri" w:hAnsi="Calibri" w:cs="Calibri"/>
          <w:sz w:val="28"/>
          <w:szCs w:val="28"/>
        </w:rPr>
      </w:pPr>
      <w:r>
        <w:rPr>
          <w:rFonts w:ascii="Calibri" w:hAnsi="Calibri" w:cs="Calibri"/>
          <w:b/>
          <w:bCs/>
          <w:sz w:val="28"/>
          <w:szCs w:val="28"/>
        </w:rPr>
        <w:t xml:space="preserve">CRJU 302            </w:t>
      </w:r>
      <w:r>
        <w:rPr>
          <w:rFonts w:ascii="Calibri" w:hAnsi="Calibri" w:cs="Calibri"/>
          <w:sz w:val="28"/>
          <w:szCs w:val="28"/>
        </w:rPr>
        <w:t>Introduction to Courts</w:t>
      </w:r>
    </w:p>
    <w:p w:rsidRPr="0041771E" w:rsidR="0041771E" w:rsidP="0041771E" w:rsidRDefault="0041771E" w14:paraId="14622925" w14:textId="457615D3">
      <w:pPr>
        <w:tabs>
          <w:tab w:val="left" w:pos="2880"/>
        </w:tabs>
        <w:ind w:left="1080" w:right="861"/>
        <w:rPr>
          <w:rFonts w:ascii="Calibri" w:hAnsi="Calibri" w:cs="Calibri"/>
          <w:sz w:val="28"/>
          <w:u w:val="single"/>
        </w:rPr>
      </w:pPr>
      <w:r w:rsidRPr="00357C2F">
        <w:rPr>
          <w:rFonts w:ascii="Calibri" w:hAnsi="Calibri" w:cs="Calibri"/>
          <w:b/>
          <w:sz w:val="28"/>
        </w:rPr>
        <w:t xml:space="preserve">CRJU 315 </w:t>
      </w:r>
      <w:r w:rsidRPr="00357C2F">
        <w:rPr>
          <w:rFonts w:ascii="Calibri" w:hAnsi="Calibri" w:cs="Calibri"/>
          <w:b/>
          <w:sz w:val="28"/>
        </w:rPr>
        <w:tab/>
      </w:r>
      <w:r w:rsidRPr="00357C2F">
        <w:rPr>
          <w:rFonts w:ascii="Calibri" w:hAnsi="Calibri" w:cs="Calibri"/>
          <w:sz w:val="28"/>
        </w:rPr>
        <w:t>Polic</w:t>
      </w:r>
      <w:r>
        <w:rPr>
          <w:rFonts w:ascii="Calibri" w:hAnsi="Calibri" w:cs="Calibri"/>
          <w:sz w:val="28"/>
        </w:rPr>
        <w:t>e and Society</w:t>
      </w:r>
    </w:p>
    <w:p w:rsidRPr="00357C2F" w:rsidR="00FF028B" w:rsidP="347FA617" w:rsidRDefault="680A9AC7" w14:paraId="79351F19" w14:textId="623AAF52">
      <w:pPr>
        <w:tabs>
          <w:tab w:val="left" w:pos="2880"/>
        </w:tabs>
        <w:ind w:left="1080" w:right="861"/>
        <w:rPr>
          <w:rFonts w:ascii="Calibri" w:hAnsi="Calibri" w:cs="Calibri"/>
          <w:sz w:val="28"/>
          <w:szCs w:val="28"/>
        </w:rPr>
      </w:pPr>
      <w:r w:rsidRPr="680A9AC7">
        <w:rPr>
          <w:rFonts w:ascii="Calibri" w:hAnsi="Calibri" w:cs="Calibri"/>
          <w:b/>
          <w:bCs/>
          <w:sz w:val="28"/>
          <w:szCs w:val="28"/>
        </w:rPr>
        <w:t xml:space="preserve">CRJU 345 </w:t>
      </w:r>
      <w:r w:rsidR="347FA617">
        <w:tab/>
      </w:r>
      <w:r w:rsidR="0041771E">
        <w:rPr>
          <w:rFonts w:ascii="Calibri" w:hAnsi="Calibri" w:cs="Calibri"/>
          <w:sz w:val="28"/>
          <w:szCs w:val="28"/>
        </w:rPr>
        <w:t>Complexities in Corrections</w:t>
      </w:r>
    </w:p>
    <w:p w:rsidRPr="00357C2F" w:rsidR="00997657" w:rsidRDefault="00997657" w14:paraId="16DEB4AB" w14:textId="77777777">
      <w:pPr>
        <w:ind w:left="112" w:right="861"/>
        <w:rPr>
          <w:rFonts w:ascii="Calibri" w:hAnsi="Calibri" w:cs="Calibri"/>
          <w:sz w:val="28"/>
        </w:rPr>
      </w:pPr>
    </w:p>
    <w:p w:rsidRPr="00357C2F" w:rsidR="00136375" w:rsidRDefault="00136375" w14:paraId="0AD9C6F4" w14:textId="77777777">
      <w:pPr>
        <w:pStyle w:val="BodyText"/>
        <w:spacing w:before="10"/>
        <w:rPr>
          <w:rFonts w:ascii="Calibri" w:hAnsi="Calibri" w:cs="Calibri"/>
          <w:sz w:val="27"/>
          <w:highlight w:val="yellow"/>
        </w:rPr>
      </w:pPr>
    </w:p>
    <w:p w:rsidR="00136375" w:rsidP="00997657" w:rsidRDefault="000116E5" w14:paraId="60288795" w14:textId="77777777">
      <w:pPr>
        <w:pStyle w:val="Heading5"/>
        <w:numPr>
          <w:ilvl w:val="0"/>
          <w:numId w:val="5"/>
        </w:numPr>
        <w:tabs>
          <w:tab w:val="left" w:pos="439"/>
        </w:tabs>
        <w:spacing w:before="1"/>
        <w:ind w:left="765" w:hanging="326"/>
        <w:rPr>
          <w:rFonts w:ascii="Calibri" w:hAnsi="Calibri" w:cs="Calibri"/>
        </w:rPr>
      </w:pPr>
      <w:r w:rsidRPr="00357C2F">
        <w:rPr>
          <w:rFonts w:ascii="Calibri" w:hAnsi="Calibri" w:cs="Calibri"/>
        </w:rPr>
        <w:t xml:space="preserve">Upper Division </w:t>
      </w:r>
      <w:r w:rsidRPr="00357C2F" w:rsidR="00A6157B">
        <w:rPr>
          <w:rFonts w:ascii="Calibri" w:hAnsi="Calibri" w:cs="Calibri"/>
        </w:rPr>
        <w:t>CJ</w:t>
      </w:r>
      <w:r w:rsidRPr="00357C2F">
        <w:rPr>
          <w:rFonts w:ascii="Calibri" w:hAnsi="Calibri" w:cs="Calibri"/>
        </w:rPr>
        <w:t xml:space="preserve"> </w:t>
      </w:r>
      <w:r w:rsidRPr="00357C2F" w:rsidR="004B45E0">
        <w:rPr>
          <w:rFonts w:ascii="Calibri" w:hAnsi="Calibri" w:cs="Calibri"/>
        </w:rPr>
        <w:t>Electives</w:t>
      </w:r>
      <w:r w:rsidRPr="00357C2F">
        <w:rPr>
          <w:rFonts w:ascii="Calibri" w:hAnsi="Calibri" w:cs="Calibri"/>
        </w:rPr>
        <w:t xml:space="preserve"> </w:t>
      </w:r>
      <w:r w:rsidRPr="00357C2F" w:rsidR="005B39DB">
        <w:rPr>
          <w:rFonts w:ascii="Calibri" w:hAnsi="Calibri" w:cs="Calibri"/>
        </w:rPr>
        <w:t>(15 units; 9 of which must be 400-level)</w:t>
      </w:r>
    </w:p>
    <w:p w:rsidR="0041771E" w:rsidP="0041771E" w:rsidRDefault="0041771E" w14:paraId="1AC5E699" w14:textId="77777777">
      <w:pPr>
        <w:pStyle w:val="Heading5"/>
        <w:tabs>
          <w:tab w:val="left" w:pos="439"/>
        </w:tabs>
        <w:spacing w:before="1"/>
        <w:ind w:left="765"/>
        <w:rPr>
          <w:rFonts w:ascii="Calibri" w:hAnsi="Calibri" w:cs="Calibri"/>
        </w:rPr>
      </w:pPr>
    </w:p>
    <w:p w:rsidR="0041771E" w:rsidP="0041771E" w:rsidRDefault="0041771E" w14:paraId="0608C666" w14:textId="77777777">
      <w:pPr>
        <w:pStyle w:val="ListParagraph"/>
        <w:ind w:left="720" w:right="720" w:firstLine="0"/>
        <w:rPr>
          <w:rFonts w:ascii="Calibri" w:hAnsi="Calibri" w:cs="Calibri"/>
          <w:sz w:val="28"/>
        </w:rPr>
      </w:pPr>
      <w:r w:rsidRPr="0041771E">
        <w:rPr>
          <w:rFonts w:ascii="Calibri" w:hAnsi="Calibri" w:cs="Calibri"/>
          <w:sz w:val="28"/>
        </w:rPr>
        <w:t xml:space="preserve">The major requires a minimum of 15 upper-division Criminal Justice elective units, including at least 9 units of 400-level criminal justice electives (for students who entered the program in/after Fall 2018).  </w:t>
      </w:r>
    </w:p>
    <w:p w:rsidRPr="0041771E" w:rsidR="0041771E" w:rsidP="0041771E" w:rsidRDefault="0041771E" w14:paraId="1CEAD5D8" w14:textId="6788CC0C">
      <w:pPr>
        <w:pStyle w:val="ListParagraph"/>
        <w:ind w:left="720" w:right="720" w:firstLine="0"/>
        <w:rPr>
          <w:rFonts w:ascii="Calibri" w:hAnsi="Calibri" w:cs="Calibri"/>
          <w:sz w:val="28"/>
        </w:rPr>
      </w:pPr>
      <w:r w:rsidRPr="0041771E">
        <w:rPr>
          <w:rFonts w:ascii="Calibri" w:hAnsi="Calibri" w:cs="Calibri"/>
          <w:sz w:val="28"/>
        </w:rPr>
        <w:t>All 300- and 400-level CRJU courses not listed above as core are considered electives.</w:t>
      </w:r>
    </w:p>
    <w:p w:rsidR="0041771E" w:rsidP="0041771E" w:rsidRDefault="0041771E" w14:paraId="702D690D" w14:textId="77777777">
      <w:pPr>
        <w:pStyle w:val="Heading5"/>
        <w:tabs>
          <w:tab w:val="left" w:pos="439"/>
        </w:tabs>
        <w:spacing w:before="1"/>
        <w:ind w:left="765"/>
        <w:rPr>
          <w:rFonts w:ascii="Calibri" w:hAnsi="Calibri" w:cs="Calibri"/>
        </w:rPr>
      </w:pPr>
    </w:p>
    <w:p w:rsidR="0041771E" w:rsidP="00997657" w:rsidRDefault="0041771E" w14:paraId="5103CB53" w14:textId="4FF80C63">
      <w:pPr>
        <w:pStyle w:val="Heading5"/>
        <w:numPr>
          <w:ilvl w:val="0"/>
          <w:numId w:val="5"/>
        </w:numPr>
        <w:tabs>
          <w:tab w:val="left" w:pos="439"/>
        </w:tabs>
        <w:spacing w:before="1"/>
        <w:ind w:left="765" w:hanging="326"/>
        <w:rPr>
          <w:rFonts w:ascii="Calibri" w:hAnsi="Calibri" w:cs="Calibri"/>
        </w:rPr>
      </w:pPr>
      <w:r>
        <w:rPr>
          <w:rFonts w:ascii="Calibri" w:hAnsi="Calibri" w:cs="Calibri"/>
        </w:rPr>
        <w:t>Related Fields Courses (12 units)</w:t>
      </w:r>
    </w:p>
    <w:p w:rsidR="0041771E" w:rsidP="0041771E" w:rsidRDefault="0041771E" w14:paraId="47A7EBB5" w14:textId="77777777">
      <w:pPr>
        <w:pStyle w:val="Heading5"/>
        <w:tabs>
          <w:tab w:val="left" w:pos="439"/>
        </w:tabs>
        <w:spacing w:before="1"/>
        <w:ind w:left="765"/>
        <w:rPr>
          <w:rFonts w:ascii="Calibri" w:hAnsi="Calibri" w:cs="Calibri"/>
        </w:rPr>
      </w:pPr>
    </w:p>
    <w:p w:rsidRPr="00357C2F" w:rsidR="0041771E" w:rsidP="0041771E" w:rsidRDefault="0041771E" w14:paraId="35A5888F" w14:textId="387E718A">
      <w:pPr>
        <w:pStyle w:val="Heading5"/>
        <w:tabs>
          <w:tab w:val="left" w:pos="439"/>
        </w:tabs>
        <w:ind w:left="720" w:right="720"/>
        <w:rPr>
          <w:rFonts w:ascii="Calibri" w:hAnsi="Calibri" w:cs="Calibri"/>
        </w:rPr>
      </w:pPr>
      <w:r>
        <w:rPr>
          <w:rFonts w:ascii="Calibri" w:hAnsi="Calibri" w:cs="Calibri"/>
        </w:rPr>
        <w:t xml:space="preserve">The major now requires an additional 12 units of related fields credits. You may choose any courses </w:t>
      </w:r>
      <w:hyperlink w:history="1" r:id="rId31">
        <w:r w:rsidRPr="00137929">
          <w:rPr>
            <w:rStyle w:val="Hyperlink"/>
            <w:rFonts w:ascii="Calibri" w:hAnsi="Calibri" w:cs="Calibri"/>
          </w:rPr>
          <w:t>from the list of approved courses.</w:t>
        </w:r>
      </w:hyperlink>
      <w:r>
        <w:rPr>
          <w:rFonts w:ascii="Calibri" w:hAnsi="Calibri" w:cs="Calibri"/>
        </w:rPr>
        <w:t xml:space="preserve"> </w:t>
      </w:r>
    </w:p>
    <w:p w:rsidRPr="00357C2F" w:rsidR="0041771E" w:rsidP="0041771E" w:rsidRDefault="0041771E" w14:paraId="277E5E58" w14:textId="571D47F3">
      <w:pPr>
        <w:spacing w:before="206"/>
        <w:ind w:right="102"/>
        <w:rPr>
          <w:rFonts w:ascii="Calibri" w:hAnsi="Calibri" w:cs="Calibri"/>
          <w:sz w:val="28"/>
        </w:rPr>
      </w:pPr>
    </w:p>
    <w:p w:rsidRPr="00357C2F" w:rsidR="00136375" w:rsidRDefault="00136375" w14:paraId="4B1F511A" w14:textId="77777777">
      <w:pPr>
        <w:pStyle w:val="BodyText"/>
        <w:rPr>
          <w:rFonts w:ascii="Calibri" w:hAnsi="Calibri" w:cs="Calibri"/>
          <w:sz w:val="30"/>
        </w:rPr>
      </w:pPr>
    </w:p>
    <w:p w:rsidRPr="00357C2F" w:rsidR="00136375" w:rsidRDefault="000116E5" w14:paraId="78B2E23A" w14:textId="0BDE3EB1">
      <w:pPr>
        <w:pStyle w:val="ListParagraph"/>
        <w:numPr>
          <w:ilvl w:val="0"/>
          <w:numId w:val="6"/>
        </w:numPr>
        <w:tabs>
          <w:tab w:val="left" w:pos="439"/>
        </w:tabs>
        <w:ind w:left="438" w:hanging="326"/>
        <w:rPr>
          <w:rFonts w:ascii="Calibri" w:hAnsi="Calibri" w:cs="Calibri"/>
          <w:sz w:val="28"/>
        </w:rPr>
      </w:pPr>
      <w:r w:rsidRPr="00357C2F">
        <w:rPr>
          <w:rFonts w:ascii="Calibri" w:hAnsi="Calibri" w:cs="Calibri"/>
          <w:sz w:val="28"/>
        </w:rPr>
        <w:t>Upper Division Writing</w:t>
      </w:r>
      <w:r w:rsidRPr="00357C2F" w:rsidR="00814076">
        <w:rPr>
          <w:rFonts w:ascii="Calibri" w:hAnsi="Calibri" w:cs="Calibri"/>
          <w:sz w:val="28"/>
        </w:rPr>
        <w:t xml:space="preserve"> (3 units</w:t>
      </w:r>
      <w:r w:rsidRPr="00357C2F" w:rsidR="004B45E0">
        <w:rPr>
          <w:rFonts w:ascii="Calibri" w:hAnsi="Calibri" w:cs="Calibri"/>
          <w:sz w:val="28"/>
        </w:rPr>
        <w:t xml:space="preserve">; </w:t>
      </w:r>
      <w:r w:rsidR="00D42AF4">
        <w:rPr>
          <w:rFonts w:ascii="Calibri" w:hAnsi="Calibri" w:cs="Calibri"/>
          <w:sz w:val="28"/>
        </w:rPr>
        <w:t>choose</w:t>
      </w:r>
      <w:r w:rsidRPr="00357C2F" w:rsidR="00D42AF4">
        <w:rPr>
          <w:rFonts w:ascii="Calibri" w:hAnsi="Calibri" w:cs="Calibri"/>
          <w:sz w:val="28"/>
        </w:rPr>
        <w:t xml:space="preserve"> </w:t>
      </w:r>
      <w:r w:rsidRPr="00357C2F" w:rsidR="004B45E0">
        <w:rPr>
          <w:rFonts w:ascii="Calibri" w:hAnsi="Calibri" w:cs="Calibri"/>
          <w:sz w:val="28"/>
        </w:rPr>
        <w:t>one below</w:t>
      </w:r>
      <w:r w:rsidRPr="00357C2F" w:rsidR="00814076">
        <w:rPr>
          <w:rFonts w:ascii="Calibri" w:hAnsi="Calibri" w:cs="Calibri"/>
          <w:sz w:val="28"/>
        </w:rPr>
        <w:t>)</w:t>
      </w:r>
    </w:p>
    <w:p w:rsidRPr="00357C2F" w:rsidR="00136375" w:rsidRDefault="00136375" w14:paraId="5023141B" w14:textId="77777777">
      <w:pPr>
        <w:pStyle w:val="BodyText"/>
        <w:spacing w:before="10"/>
        <w:rPr>
          <w:rFonts w:ascii="Calibri" w:hAnsi="Calibri" w:cs="Calibri"/>
          <w:sz w:val="27"/>
        </w:rPr>
      </w:pPr>
    </w:p>
    <w:p w:rsidRPr="00357C2F" w:rsidR="00136375" w:rsidP="004B45E0" w:rsidRDefault="00814076" w14:paraId="5FA3C054" w14:textId="77777777">
      <w:pPr>
        <w:tabs>
          <w:tab w:val="left" w:pos="2880"/>
        </w:tabs>
        <w:spacing w:line="322" w:lineRule="exact"/>
        <w:ind w:left="1080"/>
        <w:rPr>
          <w:rFonts w:ascii="Calibri" w:hAnsi="Calibri" w:cs="Calibri"/>
          <w:sz w:val="28"/>
        </w:rPr>
      </w:pPr>
      <w:r w:rsidRPr="00357C2F">
        <w:rPr>
          <w:rFonts w:ascii="Calibri" w:hAnsi="Calibri" w:cs="Calibri"/>
          <w:b/>
          <w:sz w:val="28"/>
        </w:rPr>
        <w:t>ENGL 301</w:t>
      </w:r>
      <w:r w:rsidRPr="00357C2F" w:rsidR="005A65E6">
        <w:rPr>
          <w:rFonts w:ascii="Calibri" w:hAnsi="Calibri" w:cs="Calibri"/>
          <w:sz w:val="28"/>
        </w:rPr>
        <w:t xml:space="preserve"> </w:t>
      </w:r>
      <w:r w:rsidRPr="00357C2F" w:rsidR="004B45E0">
        <w:rPr>
          <w:rFonts w:ascii="Calibri" w:hAnsi="Calibri" w:cs="Calibri"/>
          <w:sz w:val="28"/>
        </w:rPr>
        <w:tab/>
      </w:r>
      <w:r w:rsidRPr="00357C2F">
        <w:rPr>
          <w:rFonts w:ascii="Calibri" w:hAnsi="Calibri" w:cs="Calibri"/>
          <w:sz w:val="28"/>
        </w:rPr>
        <w:t>Advanced College Writing</w:t>
      </w:r>
    </w:p>
    <w:p w:rsidRPr="00357C2F" w:rsidR="00136375" w:rsidP="004B45E0" w:rsidRDefault="00814076" w14:paraId="6A7DB78F" w14:textId="77777777">
      <w:pPr>
        <w:tabs>
          <w:tab w:val="left" w:pos="2880"/>
        </w:tabs>
        <w:spacing w:line="322" w:lineRule="exact"/>
        <w:ind w:left="1080"/>
        <w:rPr>
          <w:rFonts w:ascii="Calibri" w:hAnsi="Calibri" w:cs="Calibri"/>
          <w:sz w:val="28"/>
        </w:rPr>
      </w:pPr>
      <w:r w:rsidRPr="00357C2F">
        <w:rPr>
          <w:rFonts w:ascii="Calibri" w:hAnsi="Calibri" w:cs="Calibri"/>
          <w:b/>
          <w:sz w:val="28"/>
        </w:rPr>
        <w:t>ENGL 365</w:t>
      </w:r>
      <w:r w:rsidRPr="00357C2F" w:rsidR="005A65E6">
        <w:rPr>
          <w:rFonts w:ascii="Calibri" w:hAnsi="Calibri" w:cs="Calibri"/>
          <w:sz w:val="28"/>
        </w:rPr>
        <w:t xml:space="preserve"> </w:t>
      </w:r>
      <w:r w:rsidRPr="00357C2F" w:rsidR="004B45E0">
        <w:rPr>
          <w:rFonts w:ascii="Calibri" w:hAnsi="Calibri" w:cs="Calibri"/>
          <w:sz w:val="28"/>
        </w:rPr>
        <w:tab/>
      </w:r>
      <w:r w:rsidRPr="00357C2F">
        <w:rPr>
          <w:rFonts w:ascii="Calibri" w:hAnsi="Calibri" w:cs="Calibri"/>
          <w:sz w:val="28"/>
        </w:rPr>
        <w:t>Legal Writing*</w:t>
      </w:r>
    </w:p>
    <w:p w:rsidRPr="00357C2F" w:rsidR="00136375" w:rsidP="00997657" w:rsidRDefault="00136375" w14:paraId="1F3B1409" w14:textId="77777777">
      <w:pPr>
        <w:ind w:left="326"/>
        <w:rPr>
          <w:rFonts w:ascii="Calibri" w:hAnsi="Calibri" w:cs="Calibri"/>
          <w:sz w:val="28"/>
        </w:rPr>
      </w:pPr>
    </w:p>
    <w:p w:rsidRPr="00357C2F" w:rsidR="004B45E0" w:rsidP="00357C2F" w:rsidRDefault="00814076" w14:paraId="562C75D1" w14:textId="64D2A80C">
      <w:pPr>
        <w:ind w:left="326"/>
        <w:rPr>
          <w:rFonts w:ascii="Calibri" w:hAnsi="Calibri" w:cs="Calibri"/>
          <w:sz w:val="28"/>
        </w:rPr>
      </w:pPr>
      <w:r w:rsidRPr="00357C2F">
        <w:rPr>
          <w:rFonts w:ascii="Calibri" w:hAnsi="Calibri" w:cs="Calibri"/>
          <w:sz w:val="28"/>
        </w:rPr>
        <w:t>*Recommended for students planning to attend law school.</w:t>
      </w:r>
    </w:p>
    <w:p w:rsidRPr="00357C2F" w:rsidR="004B45E0" w:rsidP="00997657" w:rsidRDefault="004B45E0" w14:paraId="664355AD" w14:textId="77777777">
      <w:pPr>
        <w:ind w:left="326"/>
        <w:rPr>
          <w:rFonts w:ascii="Calibri" w:hAnsi="Calibri" w:cs="Calibri"/>
          <w:sz w:val="28"/>
        </w:rPr>
      </w:pPr>
    </w:p>
    <w:p w:rsidRPr="00357C2F" w:rsidR="004B45E0" w:rsidP="004B45E0" w:rsidRDefault="004B45E0" w14:paraId="7C29DC20" w14:textId="686FD7FF">
      <w:pPr>
        <w:rPr>
          <w:rFonts w:ascii="Calibri" w:hAnsi="Calibri" w:cs="Calibri"/>
          <w:b/>
          <w:smallCaps/>
          <w:color w:val="0070C0"/>
          <w:sz w:val="28"/>
          <w:szCs w:val="30"/>
        </w:rPr>
        <w:sectPr w:rsidRPr="00357C2F" w:rsidR="004B45E0" w:rsidSect="00A6157B">
          <w:pgSz w:w="12240" w:h="15840" w:orient="portrait"/>
          <w:pgMar w:top="940" w:right="1260" w:bottom="900" w:left="1220" w:header="0" w:footer="701" w:gutter="0"/>
          <w:cols w:space="720"/>
        </w:sectPr>
      </w:pPr>
      <w:r w:rsidRPr="00357C2F">
        <w:rPr>
          <w:rFonts w:ascii="Calibri" w:hAnsi="Calibri" w:cs="Calibri"/>
          <w:b/>
          <w:smallCaps/>
          <w:sz w:val="30"/>
          <w:szCs w:val="30"/>
        </w:rPr>
        <w:t xml:space="preserve">IMPORTANT: </w:t>
      </w:r>
      <w:r w:rsidRPr="00357C2F">
        <w:rPr>
          <w:rFonts w:ascii="Calibri" w:hAnsi="Calibri" w:cs="Calibri"/>
          <w:i/>
          <w:smallCaps/>
          <w:sz w:val="30"/>
          <w:szCs w:val="30"/>
        </w:rPr>
        <w:t>Criminal Justice majors must achieve a “C</w:t>
      </w:r>
      <w:r w:rsidRPr="00357C2F" w:rsidR="00390D24">
        <w:rPr>
          <w:rFonts w:ascii="Calibri" w:hAnsi="Calibri" w:cs="Calibri"/>
          <w:i/>
          <w:smallCaps/>
          <w:sz w:val="30"/>
          <w:szCs w:val="30"/>
        </w:rPr>
        <w:t>-</w:t>
      </w:r>
      <w:r w:rsidRPr="00357C2F">
        <w:rPr>
          <w:rFonts w:ascii="Calibri" w:hAnsi="Calibri" w:cs="Calibri"/>
          <w:i/>
          <w:smallCaps/>
          <w:sz w:val="30"/>
          <w:szCs w:val="30"/>
        </w:rPr>
        <w:t>” or better in al</w:t>
      </w:r>
      <w:r w:rsidRPr="00357C2F" w:rsidR="00390D24">
        <w:rPr>
          <w:rFonts w:ascii="Calibri" w:hAnsi="Calibri" w:cs="Calibri"/>
          <w:i/>
          <w:smallCaps/>
          <w:sz w:val="30"/>
          <w:szCs w:val="30"/>
        </w:rPr>
        <w:t>l 13 courses in the curriculum</w:t>
      </w:r>
      <w:r w:rsidRPr="00357C2F">
        <w:rPr>
          <w:rFonts w:ascii="Calibri" w:hAnsi="Calibri" w:cs="Calibri"/>
          <w:i/>
          <w:smallCaps/>
          <w:sz w:val="30"/>
          <w:szCs w:val="30"/>
        </w:rPr>
        <w:t xml:space="preserve"> </w:t>
      </w:r>
      <w:r w:rsidRPr="00357C2F">
        <w:rPr>
          <w:rFonts w:ascii="Calibri" w:hAnsi="Calibri" w:cs="Calibri"/>
          <w:i/>
          <w:smallCaps/>
          <w:sz w:val="30"/>
          <w:szCs w:val="30"/>
          <w:u w:val="single"/>
        </w:rPr>
        <w:t>and</w:t>
      </w:r>
      <w:r w:rsidRPr="00357C2F">
        <w:rPr>
          <w:rFonts w:ascii="Calibri" w:hAnsi="Calibri" w:cs="Calibri"/>
          <w:i/>
          <w:smallCaps/>
          <w:sz w:val="30"/>
          <w:szCs w:val="30"/>
        </w:rPr>
        <w:t xml:space="preserve"> earn a minimum 2.0 GPA in the major to complete their bachelor’s degree.</w:t>
      </w:r>
      <w:r w:rsidR="00776793">
        <w:rPr>
          <w:rFonts w:ascii="Calibri" w:hAnsi="Calibri" w:cs="Calibri"/>
          <w:i/>
          <w:smallCaps/>
          <w:sz w:val="30"/>
          <w:szCs w:val="30"/>
        </w:rPr>
        <w:t xml:space="preserve"> </w:t>
      </w:r>
      <w:r w:rsidRPr="00357C2F" w:rsidR="00390D24">
        <w:rPr>
          <w:rFonts w:ascii="Calibri" w:hAnsi="Calibri" w:cs="Calibri"/>
          <w:smallCaps/>
          <w:color w:val="0070C0"/>
          <w:sz w:val="28"/>
          <w:szCs w:val="30"/>
        </w:rPr>
        <w:t>Note: all Catalog years prior to 2019, need a “</w:t>
      </w:r>
      <w:r w:rsidRPr="00357C2F" w:rsidR="00390D24">
        <w:rPr>
          <w:rFonts w:ascii="Calibri" w:hAnsi="Calibri" w:cs="Calibri"/>
          <w:b/>
          <w:smallCaps/>
          <w:color w:val="0070C0"/>
          <w:sz w:val="28"/>
          <w:szCs w:val="30"/>
          <w:u w:val="single"/>
        </w:rPr>
        <w:t>C</w:t>
      </w:r>
      <w:r w:rsidRPr="00357C2F" w:rsidR="00390D24">
        <w:rPr>
          <w:rFonts w:ascii="Calibri" w:hAnsi="Calibri" w:cs="Calibri"/>
          <w:smallCaps/>
          <w:color w:val="0070C0"/>
          <w:sz w:val="28"/>
          <w:szCs w:val="30"/>
        </w:rPr>
        <w:t>” or better in all 13 courses (and a 2.0 major GPA).</w:t>
      </w:r>
    </w:p>
    <w:p w:rsidRPr="00357C2F" w:rsidR="00136375" w:rsidRDefault="00136375" w14:paraId="1A965116" w14:textId="77777777">
      <w:pPr>
        <w:spacing w:line="249" w:lineRule="auto"/>
        <w:jc w:val="both"/>
        <w:rPr>
          <w:rFonts w:ascii="Calibri" w:hAnsi="Calibri" w:cs="Calibri"/>
          <w:sz w:val="19"/>
        </w:rPr>
        <w:sectPr w:rsidRPr="00357C2F" w:rsidR="00136375">
          <w:type w:val="continuous"/>
          <w:pgSz w:w="12240" w:h="15840" w:orient="portrait"/>
          <w:pgMar w:top="1380" w:right="640" w:bottom="280" w:left="920" w:header="720" w:footer="720" w:gutter="0"/>
          <w:cols w:space="720"/>
        </w:sectPr>
      </w:pPr>
    </w:p>
    <w:p w:rsidR="00997657" w:rsidP="00A6157B" w:rsidRDefault="00997657" w14:paraId="5A6B14FD" w14:textId="77777777">
      <w:pPr>
        <w:tabs>
          <w:tab w:val="right" w:pos="10170"/>
        </w:tabs>
        <w:ind w:right="122"/>
        <w:rPr>
          <w:b/>
          <w:sz w:val="24"/>
        </w:rPr>
      </w:pPr>
      <w:r>
        <w:rPr>
          <w:b/>
          <w:sz w:val="24"/>
        </w:rPr>
        <w:t>CRIMINAL JUSTICE DEPARTMENT</w:t>
      </w:r>
      <w:r>
        <w:rPr>
          <w:b/>
          <w:sz w:val="24"/>
        </w:rPr>
        <w:tab/>
      </w:r>
      <w:r>
        <w:rPr>
          <w:b/>
          <w:sz w:val="24"/>
        </w:rPr>
        <w:t>STUDENT STATUS FORM</w:t>
      </w:r>
    </w:p>
    <w:p w:rsidRPr="00B5485E" w:rsidR="00997657" w:rsidP="00A6157B" w:rsidRDefault="00997657" w14:paraId="3E831B70" w14:textId="7D171507">
      <w:pPr>
        <w:pBdr>
          <w:top w:val="single" w:color="auto" w:sz="4" w:space="1"/>
          <w:left w:val="single" w:color="auto" w:sz="4" w:space="4"/>
          <w:bottom w:val="single" w:color="auto" w:sz="4" w:space="1"/>
          <w:right w:val="single" w:color="auto" w:sz="4" w:space="0"/>
        </w:pBdr>
        <w:tabs>
          <w:tab w:val="right" w:pos="10260"/>
        </w:tabs>
        <w:ind w:right="212"/>
        <w:rPr>
          <w:b/>
          <w:sz w:val="24"/>
          <w:szCs w:val="24"/>
        </w:rPr>
      </w:pPr>
      <w:r w:rsidRPr="00FD53B9">
        <w:rPr>
          <w:b/>
          <w:i/>
          <w:sz w:val="24"/>
          <w:szCs w:val="24"/>
        </w:rPr>
        <w:t xml:space="preserve"> </w:t>
      </w:r>
      <w:r w:rsidRPr="00772C16">
        <w:rPr>
          <w:b/>
          <w:i/>
          <w:szCs w:val="24"/>
        </w:rPr>
        <w:t>Important</w:t>
      </w:r>
      <w:r w:rsidRPr="00E52BA0">
        <w:rPr>
          <w:b/>
          <w:i/>
          <w:smallCaps/>
          <w:szCs w:val="24"/>
        </w:rPr>
        <w:t>:</w:t>
      </w:r>
      <w:r>
        <w:rPr>
          <w:b/>
          <w:i/>
          <w:smallCaps/>
          <w:szCs w:val="24"/>
        </w:rPr>
        <w:t xml:space="preserve"> </w:t>
      </w:r>
      <w:r w:rsidRPr="00E00796">
        <w:rPr>
          <w:i/>
          <w:smallCaps/>
          <w:szCs w:val="24"/>
        </w:rPr>
        <w:t>I</w:t>
      </w:r>
      <w:r>
        <w:rPr>
          <w:b/>
          <w:i/>
          <w:smallCaps/>
          <w:szCs w:val="24"/>
        </w:rPr>
        <w:t xml:space="preserve">n order to earn a bachelor’s degree </w:t>
      </w:r>
      <w:r w:rsidR="00B171A2">
        <w:rPr>
          <w:i/>
          <w:smallCaps/>
          <w:szCs w:val="24"/>
        </w:rPr>
        <w:t xml:space="preserve">(or minor) </w:t>
      </w:r>
      <w:r>
        <w:rPr>
          <w:b/>
          <w:i/>
          <w:smallCaps/>
          <w:szCs w:val="24"/>
        </w:rPr>
        <w:t>in criminal justice, students must earn a grade of “C</w:t>
      </w:r>
      <w:r w:rsidR="00390D24">
        <w:rPr>
          <w:b/>
          <w:i/>
          <w:smallCaps/>
          <w:szCs w:val="24"/>
        </w:rPr>
        <w:t>-</w:t>
      </w:r>
      <w:r>
        <w:rPr>
          <w:b/>
          <w:i/>
          <w:smallCaps/>
          <w:szCs w:val="24"/>
        </w:rPr>
        <w:t>” or hi</w:t>
      </w:r>
      <w:r w:rsidR="00B171A2">
        <w:rPr>
          <w:b/>
          <w:i/>
          <w:smallCaps/>
          <w:szCs w:val="24"/>
        </w:rPr>
        <w:t>gher in all required courses</w:t>
      </w:r>
      <w:r>
        <w:rPr>
          <w:b/>
          <w:i/>
          <w:smallCaps/>
          <w:szCs w:val="24"/>
        </w:rPr>
        <w:t xml:space="preserve">.  </w:t>
      </w:r>
      <w:r w:rsidR="00390D24">
        <w:rPr>
          <w:b/>
          <w:i/>
          <w:smallCaps/>
          <w:szCs w:val="24"/>
        </w:rPr>
        <w:t>(effective Fall 2019</w:t>
      </w:r>
      <w:r w:rsidR="000F3C7B">
        <w:rPr>
          <w:b/>
          <w:i/>
          <w:smallCaps/>
          <w:szCs w:val="24"/>
        </w:rPr>
        <w:t>)</w:t>
      </w:r>
    </w:p>
    <w:p w:rsidRPr="008B7179" w:rsidR="00997657" w:rsidP="008B7179" w:rsidRDefault="008B7179" w14:paraId="7DF4E37C" w14:textId="004CB8B2">
      <w:pPr>
        <w:pStyle w:val="Heading1"/>
        <w:rPr>
          <w:color w:val="FFFFFF" w:themeColor="background1"/>
          <w:sz w:val="10"/>
          <w:szCs w:val="10"/>
        </w:rPr>
      </w:pPr>
      <w:bookmarkStart w:name="_Toc141194994" w:id="21"/>
      <w:r w:rsidRPr="008B7179">
        <w:rPr>
          <w:color w:val="FFFFFF" w:themeColor="background1"/>
          <w:sz w:val="10"/>
          <w:szCs w:val="10"/>
        </w:rPr>
        <w:t>LIST OF CRIMINAL JUSTICE COURSES</w:t>
      </w:r>
      <w:bookmarkEnd w:id="21"/>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36"/>
        <w:gridCol w:w="4485"/>
        <w:gridCol w:w="1796"/>
        <w:gridCol w:w="1702"/>
        <w:gridCol w:w="629"/>
      </w:tblGrid>
      <w:tr w:rsidR="00FC4FF4" w:rsidTr="00952EC3" w14:paraId="2D33CF54" w14:textId="77777777">
        <w:trPr>
          <w:gridAfter w:val="1"/>
          <w:wAfter w:w="640" w:type="dxa"/>
          <w:trHeight w:val="260"/>
        </w:trPr>
        <w:tc>
          <w:tcPr>
            <w:tcW w:w="9350" w:type="dxa"/>
            <w:gridSpan w:val="4"/>
          </w:tcPr>
          <w:p w:rsidRPr="0046366F" w:rsidR="00FC4FF4" w:rsidP="00952EC3" w:rsidRDefault="00FC4FF4" w14:paraId="785D452D" w14:textId="77777777">
            <w:pPr>
              <w:tabs>
                <w:tab w:val="right" w:pos="-990"/>
                <w:tab w:val="left" w:pos="540"/>
              </w:tabs>
              <w:rPr>
                <w:b/>
                <w:szCs w:val="20"/>
              </w:rPr>
            </w:pPr>
            <w:r w:rsidRPr="0046366F">
              <w:rPr>
                <w:b/>
                <w:szCs w:val="20"/>
              </w:rPr>
              <w:t>Core Curriculum (18 units)</w:t>
            </w:r>
          </w:p>
        </w:tc>
      </w:tr>
      <w:tr w:rsidR="00405087" w:rsidTr="00405087" w14:paraId="4861DDD2" w14:textId="77777777">
        <w:tc>
          <w:tcPr>
            <w:tcW w:w="1345" w:type="dxa"/>
          </w:tcPr>
          <w:p w:rsidR="00FC4FF4" w:rsidP="00952EC3" w:rsidRDefault="00FC4FF4" w14:paraId="37A58649" w14:textId="77777777">
            <w:r w:rsidRPr="00AA5E42">
              <w:rPr>
                <w:sz w:val="20"/>
                <w:szCs w:val="20"/>
              </w:rPr>
              <w:t>CRJU 101</w:t>
            </w:r>
          </w:p>
        </w:tc>
        <w:tc>
          <w:tcPr>
            <w:tcW w:w="4500" w:type="dxa"/>
          </w:tcPr>
          <w:p w:rsidR="00FC4FF4" w:rsidP="00952EC3" w:rsidRDefault="00FC4FF4" w14:paraId="641D5DE8" w14:textId="77777777">
            <w:r>
              <w:t xml:space="preserve">Introduction to Criminal Justice </w:t>
            </w:r>
          </w:p>
        </w:tc>
        <w:tc>
          <w:tcPr>
            <w:tcW w:w="1800" w:type="dxa"/>
          </w:tcPr>
          <w:p w:rsidRPr="0046366F" w:rsidR="00FC4FF4" w:rsidP="00952EC3" w:rsidRDefault="00FC4FF4" w14:paraId="55A880BF" w14:textId="77777777">
            <w:pPr>
              <w:rPr>
                <w:b/>
              </w:rPr>
            </w:pPr>
            <w:r w:rsidRPr="0046366F">
              <w:rPr>
                <w:b/>
              </w:rPr>
              <w:t>____________</w:t>
            </w:r>
          </w:p>
        </w:tc>
        <w:tc>
          <w:tcPr>
            <w:tcW w:w="2345" w:type="dxa"/>
            <w:gridSpan w:val="2"/>
          </w:tcPr>
          <w:p w:rsidRPr="0046366F" w:rsidR="00FC4FF4" w:rsidP="00952EC3" w:rsidRDefault="00FC4FF4" w14:paraId="3C5FF5B4" w14:textId="77777777">
            <w:pPr>
              <w:rPr>
                <w:b/>
              </w:rPr>
            </w:pPr>
            <w:r w:rsidRPr="0046366F">
              <w:rPr>
                <w:b/>
              </w:rPr>
              <w:t>____________</w:t>
            </w:r>
          </w:p>
        </w:tc>
      </w:tr>
      <w:tr w:rsidR="00405087" w:rsidTr="00405087" w14:paraId="144AA18B" w14:textId="77777777">
        <w:tc>
          <w:tcPr>
            <w:tcW w:w="1345" w:type="dxa"/>
          </w:tcPr>
          <w:p w:rsidR="00FC4FF4" w:rsidP="00952EC3" w:rsidRDefault="00FC4FF4" w14:paraId="6D879C8D" w14:textId="77777777">
            <w:r w:rsidRPr="005979E4">
              <w:rPr>
                <w:sz w:val="20"/>
                <w:szCs w:val="18"/>
              </w:rPr>
              <w:t>CRJU 210</w:t>
            </w:r>
          </w:p>
        </w:tc>
        <w:tc>
          <w:tcPr>
            <w:tcW w:w="4500" w:type="dxa"/>
          </w:tcPr>
          <w:p w:rsidR="00FC4FF4" w:rsidP="00952EC3" w:rsidRDefault="00FC4FF4" w14:paraId="068DB035" w14:textId="77777777">
            <w:r w:rsidRPr="005979E4">
              <w:rPr>
                <w:sz w:val="20"/>
                <w:szCs w:val="18"/>
              </w:rPr>
              <w:t>Concepts of Criminal Law</w:t>
            </w:r>
          </w:p>
        </w:tc>
        <w:tc>
          <w:tcPr>
            <w:tcW w:w="1800" w:type="dxa"/>
          </w:tcPr>
          <w:p w:rsidRPr="0046366F" w:rsidR="00FC4FF4" w:rsidP="00952EC3" w:rsidRDefault="00FC4FF4" w14:paraId="04AD92C9" w14:textId="77777777">
            <w:pPr>
              <w:rPr>
                <w:b/>
              </w:rPr>
            </w:pPr>
            <w:r w:rsidRPr="0046366F">
              <w:rPr>
                <w:b/>
              </w:rPr>
              <w:t>____________</w:t>
            </w:r>
          </w:p>
        </w:tc>
        <w:tc>
          <w:tcPr>
            <w:tcW w:w="2345" w:type="dxa"/>
            <w:gridSpan w:val="2"/>
          </w:tcPr>
          <w:p w:rsidRPr="0046366F" w:rsidR="00FC4FF4" w:rsidP="00952EC3" w:rsidRDefault="00FC4FF4" w14:paraId="11E4DEF9" w14:textId="77777777">
            <w:pPr>
              <w:rPr>
                <w:b/>
              </w:rPr>
            </w:pPr>
            <w:r w:rsidRPr="0046366F">
              <w:rPr>
                <w:b/>
              </w:rPr>
              <w:t>____________</w:t>
            </w:r>
          </w:p>
        </w:tc>
      </w:tr>
      <w:tr w:rsidR="00405087" w:rsidTr="00405087" w14:paraId="7DFB85BE" w14:textId="77777777">
        <w:tc>
          <w:tcPr>
            <w:tcW w:w="1345" w:type="dxa"/>
          </w:tcPr>
          <w:p w:rsidR="00FC4FF4" w:rsidP="00952EC3" w:rsidRDefault="00FC4FF4" w14:paraId="0E2415FC" w14:textId="77777777">
            <w:r w:rsidRPr="005979E4">
              <w:rPr>
                <w:sz w:val="20"/>
                <w:szCs w:val="18"/>
              </w:rPr>
              <w:t>CRJU 301</w:t>
            </w:r>
          </w:p>
        </w:tc>
        <w:tc>
          <w:tcPr>
            <w:tcW w:w="4500" w:type="dxa"/>
          </w:tcPr>
          <w:p w:rsidR="00FC4FF4" w:rsidP="00952EC3" w:rsidRDefault="00FC4FF4" w14:paraId="196C18C6" w14:textId="77777777">
            <w:r w:rsidRPr="005979E4">
              <w:rPr>
                <w:sz w:val="20"/>
                <w:szCs w:val="18"/>
              </w:rPr>
              <w:t>Mythology of Crime and Justice</w:t>
            </w:r>
          </w:p>
        </w:tc>
        <w:tc>
          <w:tcPr>
            <w:tcW w:w="1800" w:type="dxa"/>
          </w:tcPr>
          <w:p w:rsidRPr="0046366F" w:rsidR="00FC4FF4" w:rsidP="00952EC3" w:rsidRDefault="00FC4FF4" w14:paraId="62FF2E8E" w14:textId="77777777">
            <w:pPr>
              <w:rPr>
                <w:b/>
              </w:rPr>
            </w:pPr>
            <w:r w:rsidRPr="0046366F">
              <w:rPr>
                <w:b/>
              </w:rPr>
              <w:t>____________</w:t>
            </w:r>
          </w:p>
        </w:tc>
        <w:tc>
          <w:tcPr>
            <w:tcW w:w="2345" w:type="dxa"/>
            <w:gridSpan w:val="2"/>
          </w:tcPr>
          <w:p w:rsidRPr="0046366F" w:rsidR="00FC4FF4" w:rsidP="00952EC3" w:rsidRDefault="00FC4FF4" w14:paraId="72A9FA7D" w14:textId="77777777">
            <w:pPr>
              <w:rPr>
                <w:b/>
              </w:rPr>
            </w:pPr>
            <w:r w:rsidRPr="0046366F">
              <w:rPr>
                <w:b/>
              </w:rPr>
              <w:t>____________</w:t>
            </w:r>
          </w:p>
        </w:tc>
      </w:tr>
      <w:tr w:rsidR="00405087" w:rsidTr="00405087" w14:paraId="3795A8DC" w14:textId="77777777">
        <w:tc>
          <w:tcPr>
            <w:tcW w:w="1345" w:type="dxa"/>
          </w:tcPr>
          <w:p w:rsidR="00FC4FF4" w:rsidP="00952EC3" w:rsidRDefault="00FC4FF4" w14:paraId="3546BF70" w14:textId="77777777">
            <w:r w:rsidRPr="005979E4">
              <w:rPr>
                <w:sz w:val="20"/>
                <w:szCs w:val="18"/>
              </w:rPr>
              <w:t>CRJU 330</w:t>
            </w:r>
          </w:p>
        </w:tc>
        <w:tc>
          <w:tcPr>
            <w:tcW w:w="4500" w:type="dxa"/>
          </w:tcPr>
          <w:p w:rsidR="00FC4FF4" w:rsidP="00952EC3" w:rsidRDefault="00FC4FF4" w14:paraId="762AF770" w14:textId="77777777">
            <w:r w:rsidRPr="005979E4">
              <w:rPr>
                <w:sz w:val="20"/>
                <w:szCs w:val="18"/>
              </w:rPr>
              <w:t>Theories of Crime and Delinquency</w:t>
            </w:r>
            <w:r w:rsidRPr="005979E4">
              <w:rPr>
                <w:sz w:val="20"/>
                <w:szCs w:val="18"/>
              </w:rPr>
              <w:tab/>
            </w:r>
          </w:p>
        </w:tc>
        <w:tc>
          <w:tcPr>
            <w:tcW w:w="1800" w:type="dxa"/>
          </w:tcPr>
          <w:p w:rsidRPr="0046366F" w:rsidR="00FC4FF4" w:rsidP="00952EC3" w:rsidRDefault="00FC4FF4" w14:paraId="69637607" w14:textId="77777777">
            <w:pPr>
              <w:rPr>
                <w:b/>
              </w:rPr>
            </w:pPr>
            <w:r w:rsidRPr="0046366F">
              <w:rPr>
                <w:b/>
              </w:rPr>
              <w:t>____________</w:t>
            </w:r>
          </w:p>
        </w:tc>
        <w:tc>
          <w:tcPr>
            <w:tcW w:w="2345" w:type="dxa"/>
            <w:gridSpan w:val="2"/>
          </w:tcPr>
          <w:p w:rsidRPr="0046366F" w:rsidR="00FC4FF4" w:rsidP="00952EC3" w:rsidRDefault="00FC4FF4" w14:paraId="27B3CB94" w14:textId="77777777">
            <w:pPr>
              <w:rPr>
                <w:b/>
              </w:rPr>
            </w:pPr>
            <w:r w:rsidRPr="0046366F">
              <w:rPr>
                <w:b/>
              </w:rPr>
              <w:t>____________</w:t>
            </w:r>
          </w:p>
        </w:tc>
      </w:tr>
      <w:tr w:rsidR="00405087" w:rsidTr="00405087" w14:paraId="62A2E4A4" w14:textId="77777777">
        <w:tc>
          <w:tcPr>
            <w:tcW w:w="1345" w:type="dxa"/>
          </w:tcPr>
          <w:p w:rsidR="00FC4FF4" w:rsidP="00952EC3" w:rsidRDefault="00FC4FF4" w14:paraId="037BCD54" w14:textId="77777777">
            <w:r w:rsidRPr="005979E4">
              <w:rPr>
                <w:sz w:val="20"/>
                <w:szCs w:val="18"/>
              </w:rPr>
              <w:t>CRJU 340</w:t>
            </w:r>
          </w:p>
        </w:tc>
        <w:tc>
          <w:tcPr>
            <w:tcW w:w="4500" w:type="dxa"/>
          </w:tcPr>
          <w:p w:rsidR="00FC4FF4" w:rsidP="00952EC3" w:rsidRDefault="00FC4FF4" w14:paraId="3F80B4FB" w14:textId="77777777">
            <w:r w:rsidRPr="005979E4">
              <w:rPr>
                <w:sz w:val="20"/>
                <w:szCs w:val="18"/>
              </w:rPr>
              <w:t>CJ Research Methodology</w:t>
            </w:r>
            <w:r w:rsidRPr="005979E4">
              <w:rPr>
                <w:sz w:val="20"/>
                <w:szCs w:val="18"/>
              </w:rPr>
              <w:tab/>
            </w:r>
          </w:p>
        </w:tc>
        <w:tc>
          <w:tcPr>
            <w:tcW w:w="1800" w:type="dxa"/>
          </w:tcPr>
          <w:p w:rsidRPr="0046366F" w:rsidR="00FC4FF4" w:rsidP="00952EC3" w:rsidRDefault="00FC4FF4" w14:paraId="47ABD421" w14:textId="77777777">
            <w:pPr>
              <w:rPr>
                <w:b/>
              </w:rPr>
            </w:pPr>
            <w:r w:rsidRPr="0046366F">
              <w:rPr>
                <w:b/>
              </w:rPr>
              <w:t>____________</w:t>
            </w:r>
          </w:p>
        </w:tc>
        <w:tc>
          <w:tcPr>
            <w:tcW w:w="2345" w:type="dxa"/>
            <w:gridSpan w:val="2"/>
          </w:tcPr>
          <w:p w:rsidRPr="0046366F" w:rsidR="00FC4FF4" w:rsidP="00952EC3" w:rsidRDefault="00FC4FF4" w14:paraId="25F5D2C0" w14:textId="77777777">
            <w:pPr>
              <w:rPr>
                <w:b/>
              </w:rPr>
            </w:pPr>
            <w:r w:rsidRPr="0046366F">
              <w:rPr>
                <w:b/>
              </w:rPr>
              <w:t>____________</w:t>
            </w:r>
          </w:p>
        </w:tc>
      </w:tr>
      <w:tr w:rsidR="00405087" w:rsidTr="00405087" w14:paraId="42FDD9F9" w14:textId="77777777">
        <w:tc>
          <w:tcPr>
            <w:tcW w:w="1345" w:type="dxa"/>
          </w:tcPr>
          <w:p w:rsidRPr="005979E4" w:rsidR="00FC4FF4" w:rsidP="00952EC3" w:rsidRDefault="00FC4FF4" w14:paraId="1E2A6011" w14:textId="77777777">
            <w:pPr>
              <w:rPr>
                <w:sz w:val="20"/>
                <w:szCs w:val="18"/>
              </w:rPr>
            </w:pPr>
            <w:r w:rsidRPr="005979E4">
              <w:rPr>
                <w:sz w:val="20"/>
                <w:szCs w:val="20"/>
              </w:rPr>
              <w:t>CRJU 385</w:t>
            </w:r>
          </w:p>
        </w:tc>
        <w:tc>
          <w:tcPr>
            <w:tcW w:w="4500" w:type="dxa"/>
          </w:tcPr>
          <w:p w:rsidR="00FC4FF4" w:rsidP="00952EC3" w:rsidRDefault="00FC4FF4" w14:paraId="5AB422A6" w14:textId="77777777">
            <w:r w:rsidRPr="005979E4">
              <w:rPr>
                <w:sz w:val="20"/>
                <w:szCs w:val="20"/>
              </w:rPr>
              <w:t>Race, Inequality, and the CJS</w:t>
            </w:r>
          </w:p>
        </w:tc>
        <w:tc>
          <w:tcPr>
            <w:tcW w:w="1800" w:type="dxa"/>
          </w:tcPr>
          <w:p w:rsidRPr="0046366F" w:rsidR="00FC4FF4" w:rsidP="00952EC3" w:rsidRDefault="00FC4FF4" w14:paraId="4BA2162B" w14:textId="77777777">
            <w:pPr>
              <w:rPr>
                <w:b/>
              </w:rPr>
            </w:pPr>
            <w:r w:rsidRPr="0046366F">
              <w:rPr>
                <w:b/>
              </w:rPr>
              <w:t>____________</w:t>
            </w:r>
          </w:p>
        </w:tc>
        <w:tc>
          <w:tcPr>
            <w:tcW w:w="2345" w:type="dxa"/>
            <w:gridSpan w:val="2"/>
          </w:tcPr>
          <w:p w:rsidRPr="0046366F" w:rsidR="00FC4FF4" w:rsidP="00952EC3" w:rsidRDefault="00FC4FF4" w14:paraId="24393DA0" w14:textId="77777777">
            <w:pPr>
              <w:rPr>
                <w:b/>
              </w:rPr>
            </w:pPr>
            <w:r w:rsidRPr="0046366F">
              <w:rPr>
                <w:b/>
              </w:rPr>
              <w:t>____________</w:t>
            </w:r>
          </w:p>
        </w:tc>
      </w:tr>
      <w:tr w:rsidR="00FC4FF4" w:rsidTr="00405087" w14:paraId="7C9A7C5D" w14:textId="77777777">
        <w:tc>
          <w:tcPr>
            <w:tcW w:w="1345" w:type="dxa"/>
          </w:tcPr>
          <w:p w:rsidRPr="005979E4" w:rsidR="00FC4FF4" w:rsidP="00952EC3" w:rsidRDefault="00FC4FF4" w14:paraId="1F9FFDCD" w14:textId="77777777">
            <w:pPr>
              <w:rPr>
                <w:sz w:val="20"/>
                <w:szCs w:val="20"/>
              </w:rPr>
            </w:pPr>
          </w:p>
        </w:tc>
        <w:tc>
          <w:tcPr>
            <w:tcW w:w="4500" w:type="dxa"/>
          </w:tcPr>
          <w:p w:rsidRPr="005979E4" w:rsidR="00FC4FF4" w:rsidP="00952EC3" w:rsidRDefault="00FC4FF4" w14:paraId="57D85ADE" w14:textId="77777777">
            <w:pPr>
              <w:rPr>
                <w:sz w:val="20"/>
                <w:szCs w:val="20"/>
              </w:rPr>
            </w:pPr>
          </w:p>
        </w:tc>
        <w:tc>
          <w:tcPr>
            <w:tcW w:w="1800" w:type="dxa"/>
          </w:tcPr>
          <w:p w:rsidRPr="0046366F" w:rsidR="00FC4FF4" w:rsidP="00952EC3" w:rsidRDefault="00FC4FF4" w14:paraId="2222D5BC" w14:textId="77777777">
            <w:pPr>
              <w:rPr>
                <w:b/>
              </w:rPr>
            </w:pPr>
          </w:p>
        </w:tc>
        <w:tc>
          <w:tcPr>
            <w:tcW w:w="2345" w:type="dxa"/>
            <w:gridSpan w:val="2"/>
          </w:tcPr>
          <w:p w:rsidRPr="0046366F" w:rsidR="00FC4FF4" w:rsidP="00952EC3" w:rsidRDefault="00FC4FF4" w14:paraId="2D6E5408" w14:textId="77777777">
            <w:pPr>
              <w:rPr>
                <w:b/>
              </w:rPr>
            </w:pPr>
          </w:p>
        </w:tc>
      </w:tr>
      <w:tr w:rsidR="00FC4FF4" w:rsidTr="00952EC3" w14:paraId="56BDB3BA" w14:textId="77777777">
        <w:trPr>
          <w:gridAfter w:val="1"/>
          <w:wAfter w:w="640" w:type="dxa"/>
        </w:trPr>
        <w:tc>
          <w:tcPr>
            <w:tcW w:w="9350" w:type="dxa"/>
            <w:gridSpan w:val="4"/>
          </w:tcPr>
          <w:p w:rsidRPr="00AA5E42" w:rsidR="00FC4FF4" w:rsidP="00952EC3" w:rsidRDefault="00FC4FF4" w14:paraId="4DA1E43C" w14:textId="77777777">
            <w:pPr>
              <w:rPr>
                <w:b/>
                <w:bCs/>
              </w:rPr>
            </w:pPr>
            <w:r>
              <w:rPr>
                <w:b/>
                <w:bCs/>
              </w:rPr>
              <w:t>Breadth Requirement (6 units)</w:t>
            </w:r>
          </w:p>
        </w:tc>
      </w:tr>
      <w:tr w:rsidR="00FC4FF4" w:rsidTr="00952EC3" w14:paraId="0BEDC8CE" w14:textId="77777777">
        <w:trPr>
          <w:gridAfter w:val="1"/>
          <w:wAfter w:w="640" w:type="dxa"/>
        </w:trPr>
        <w:tc>
          <w:tcPr>
            <w:tcW w:w="1345" w:type="dxa"/>
          </w:tcPr>
          <w:p w:rsidRPr="005979E4" w:rsidR="00FC4FF4" w:rsidP="00952EC3" w:rsidRDefault="00FC4FF4" w14:paraId="46A4CFEB" w14:textId="77777777">
            <w:pPr>
              <w:rPr>
                <w:sz w:val="20"/>
                <w:szCs w:val="20"/>
              </w:rPr>
            </w:pPr>
            <w:r w:rsidRPr="005979E4">
              <w:rPr>
                <w:sz w:val="20"/>
                <w:szCs w:val="20"/>
              </w:rPr>
              <w:t>CRJU 302</w:t>
            </w:r>
          </w:p>
        </w:tc>
        <w:tc>
          <w:tcPr>
            <w:tcW w:w="4500" w:type="dxa"/>
          </w:tcPr>
          <w:p w:rsidRPr="005979E4" w:rsidR="00FC4FF4" w:rsidP="00952EC3" w:rsidRDefault="00FC4FF4" w14:paraId="3BC9530C" w14:textId="77777777">
            <w:pPr>
              <w:rPr>
                <w:sz w:val="20"/>
                <w:szCs w:val="20"/>
              </w:rPr>
            </w:pPr>
            <w:r w:rsidRPr="005979E4">
              <w:rPr>
                <w:sz w:val="20"/>
                <w:szCs w:val="20"/>
              </w:rPr>
              <w:t>Introduction to Courts</w:t>
            </w:r>
          </w:p>
        </w:tc>
        <w:tc>
          <w:tcPr>
            <w:tcW w:w="1800" w:type="dxa"/>
          </w:tcPr>
          <w:p w:rsidRPr="0046366F" w:rsidR="00FC4FF4" w:rsidP="00952EC3" w:rsidRDefault="00FC4FF4" w14:paraId="3583C3AF" w14:textId="77777777">
            <w:pPr>
              <w:rPr>
                <w:b/>
                <w:bCs/>
              </w:rPr>
            </w:pPr>
            <w:r w:rsidRPr="0046366F">
              <w:rPr>
                <w:b/>
                <w:bCs/>
              </w:rPr>
              <w:t>____________</w:t>
            </w:r>
          </w:p>
        </w:tc>
        <w:tc>
          <w:tcPr>
            <w:tcW w:w="1705" w:type="dxa"/>
          </w:tcPr>
          <w:p w:rsidRPr="0046366F" w:rsidR="00FC4FF4" w:rsidP="00952EC3" w:rsidRDefault="00FC4FF4" w14:paraId="1AF6DFA0" w14:textId="77777777">
            <w:pPr>
              <w:rPr>
                <w:b/>
                <w:bCs/>
              </w:rPr>
            </w:pPr>
            <w:r w:rsidRPr="0046366F">
              <w:rPr>
                <w:b/>
                <w:bCs/>
              </w:rPr>
              <w:t>____________</w:t>
            </w:r>
          </w:p>
        </w:tc>
      </w:tr>
      <w:tr w:rsidR="00FC4FF4" w:rsidTr="00952EC3" w14:paraId="71CBF65A" w14:textId="77777777">
        <w:trPr>
          <w:gridAfter w:val="1"/>
          <w:wAfter w:w="640" w:type="dxa"/>
        </w:trPr>
        <w:tc>
          <w:tcPr>
            <w:tcW w:w="1345" w:type="dxa"/>
          </w:tcPr>
          <w:p w:rsidRPr="005979E4" w:rsidR="00FC4FF4" w:rsidP="00952EC3" w:rsidRDefault="00FC4FF4" w14:paraId="3C3D4BD8" w14:textId="77777777">
            <w:pPr>
              <w:rPr>
                <w:sz w:val="20"/>
                <w:szCs w:val="20"/>
              </w:rPr>
            </w:pPr>
            <w:r w:rsidRPr="005979E4">
              <w:rPr>
                <w:sz w:val="20"/>
                <w:szCs w:val="20"/>
              </w:rPr>
              <w:t>CRJU 315</w:t>
            </w:r>
          </w:p>
        </w:tc>
        <w:tc>
          <w:tcPr>
            <w:tcW w:w="4500" w:type="dxa"/>
          </w:tcPr>
          <w:p w:rsidRPr="005979E4" w:rsidR="00FC4FF4" w:rsidP="00952EC3" w:rsidRDefault="00FC4FF4" w14:paraId="1693827A" w14:textId="77777777">
            <w:pPr>
              <w:rPr>
                <w:sz w:val="20"/>
                <w:szCs w:val="20"/>
              </w:rPr>
            </w:pPr>
            <w:r w:rsidRPr="005979E4">
              <w:rPr>
                <w:sz w:val="20"/>
                <w:szCs w:val="20"/>
              </w:rPr>
              <w:t>Police and Society</w:t>
            </w:r>
          </w:p>
        </w:tc>
        <w:tc>
          <w:tcPr>
            <w:tcW w:w="1800" w:type="dxa"/>
          </w:tcPr>
          <w:p w:rsidRPr="0046366F" w:rsidR="00FC4FF4" w:rsidP="00952EC3" w:rsidRDefault="00FC4FF4" w14:paraId="3401301A" w14:textId="77777777">
            <w:pPr>
              <w:rPr>
                <w:b/>
                <w:bCs/>
              </w:rPr>
            </w:pPr>
            <w:r w:rsidRPr="0046366F">
              <w:rPr>
                <w:b/>
                <w:bCs/>
              </w:rPr>
              <w:t>____________</w:t>
            </w:r>
          </w:p>
        </w:tc>
        <w:tc>
          <w:tcPr>
            <w:tcW w:w="1705" w:type="dxa"/>
          </w:tcPr>
          <w:p w:rsidRPr="0046366F" w:rsidR="00FC4FF4" w:rsidP="00952EC3" w:rsidRDefault="00FC4FF4" w14:paraId="2C9F2E9D" w14:textId="77777777">
            <w:pPr>
              <w:rPr>
                <w:b/>
                <w:bCs/>
              </w:rPr>
            </w:pPr>
            <w:r w:rsidRPr="0046366F">
              <w:rPr>
                <w:b/>
                <w:bCs/>
              </w:rPr>
              <w:t>____________</w:t>
            </w:r>
          </w:p>
        </w:tc>
      </w:tr>
      <w:tr w:rsidR="00FC4FF4" w:rsidTr="00952EC3" w14:paraId="46FC34FC" w14:textId="77777777">
        <w:trPr>
          <w:gridAfter w:val="1"/>
          <w:wAfter w:w="640" w:type="dxa"/>
        </w:trPr>
        <w:tc>
          <w:tcPr>
            <w:tcW w:w="1345" w:type="dxa"/>
          </w:tcPr>
          <w:p w:rsidRPr="005979E4" w:rsidR="00FC4FF4" w:rsidP="00952EC3" w:rsidRDefault="00FC4FF4" w14:paraId="38B6D92D" w14:textId="77777777">
            <w:pPr>
              <w:rPr>
                <w:sz w:val="20"/>
                <w:szCs w:val="20"/>
              </w:rPr>
            </w:pPr>
            <w:r w:rsidRPr="005979E4">
              <w:rPr>
                <w:sz w:val="20"/>
                <w:szCs w:val="18"/>
              </w:rPr>
              <w:t>CRJU 345</w:t>
            </w:r>
          </w:p>
        </w:tc>
        <w:tc>
          <w:tcPr>
            <w:tcW w:w="4500" w:type="dxa"/>
          </w:tcPr>
          <w:p w:rsidRPr="005979E4" w:rsidR="00FC4FF4" w:rsidP="00952EC3" w:rsidRDefault="00FC4FF4" w14:paraId="59B65E33" w14:textId="77777777">
            <w:pPr>
              <w:rPr>
                <w:sz w:val="20"/>
                <w:szCs w:val="20"/>
              </w:rPr>
            </w:pPr>
            <w:r w:rsidRPr="005979E4">
              <w:rPr>
                <w:sz w:val="20"/>
                <w:szCs w:val="18"/>
              </w:rPr>
              <w:t>Complexities in Corrections</w:t>
            </w:r>
          </w:p>
        </w:tc>
        <w:tc>
          <w:tcPr>
            <w:tcW w:w="1800" w:type="dxa"/>
          </w:tcPr>
          <w:p w:rsidRPr="0046366F" w:rsidR="00FC4FF4" w:rsidP="00952EC3" w:rsidRDefault="00FC4FF4" w14:paraId="4448B5F9" w14:textId="77777777">
            <w:pPr>
              <w:rPr>
                <w:b/>
                <w:bCs/>
              </w:rPr>
            </w:pPr>
            <w:r w:rsidRPr="0046366F">
              <w:rPr>
                <w:b/>
                <w:bCs/>
              </w:rPr>
              <w:t>____________</w:t>
            </w:r>
          </w:p>
        </w:tc>
        <w:tc>
          <w:tcPr>
            <w:tcW w:w="1705" w:type="dxa"/>
          </w:tcPr>
          <w:p w:rsidRPr="0046366F" w:rsidR="00FC4FF4" w:rsidP="00952EC3" w:rsidRDefault="00FC4FF4" w14:paraId="3479FD6E" w14:textId="77777777">
            <w:pPr>
              <w:rPr>
                <w:b/>
                <w:bCs/>
              </w:rPr>
            </w:pPr>
            <w:r w:rsidRPr="0046366F">
              <w:rPr>
                <w:b/>
                <w:bCs/>
              </w:rPr>
              <w:t>____________</w:t>
            </w:r>
          </w:p>
        </w:tc>
      </w:tr>
      <w:tr w:rsidR="00FC4FF4" w:rsidTr="00952EC3" w14:paraId="0302680D" w14:textId="77777777">
        <w:trPr>
          <w:gridAfter w:val="1"/>
          <w:wAfter w:w="640" w:type="dxa"/>
        </w:trPr>
        <w:tc>
          <w:tcPr>
            <w:tcW w:w="1345" w:type="dxa"/>
          </w:tcPr>
          <w:p w:rsidRPr="005979E4" w:rsidR="00FC4FF4" w:rsidP="00952EC3" w:rsidRDefault="00FC4FF4" w14:paraId="54898116" w14:textId="77777777">
            <w:pPr>
              <w:rPr>
                <w:sz w:val="20"/>
                <w:szCs w:val="20"/>
              </w:rPr>
            </w:pPr>
          </w:p>
        </w:tc>
        <w:tc>
          <w:tcPr>
            <w:tcW w:w="4500" w:type="dxa"/>
          </w:tcPr>
          <w:p w:rsidRPr="005979E4" w:rsidR="00FC4FF4" w:rsidP="00952EC3" w:rsidRDefault="00FC4FF4" w14:paraId="3A2A0528" w14:textId="77777777">
            <w:pPr>
              <w:rPr>
                <w:sz w:val="20"/>
                <w:szCs w:val="20"/>
              </w:rPr>
            </w:pPr>
          </w:p>
        </w:tc>
        <w:tc>
          <w:tcPr>
            <w:tcW w:w="1800" w:type="dxa"/>
          </w:tcPr>
          <w:p w:rsidRPr="00843299" w:rsidR="00FC4FF4" w:rsidP="00952EC3" w:rsidRDefault="00FC4FF4" w14:paraId="7914930A" w14:textId="77777777"/>
        </w:tc>
        <w:tc>
          <w:tcPr>
            <w:tcW w:w="1705" w:type="dxa"/>
          </w:tcPr>
          <w:p w:rsidRPr="00262631" w:rsidR="00FC4FF4" w:rsidP="00952EC3" w:rsidRDefault="00FC4FF4" w14:paraId="2559D9BA" w14:textId="77777777"/>
        </w:tc>
      </w:tr>
      <w:tr w:rsidR="00FC4FF4" w:rsidTr="00952EC3" w14:paraId="567D1A4C" w14:textId="77777777">
        <w:trPr>
          <w:gridAfter w:val="1"/>
          <w:wAfter w:w="640" w:type="dxa"/>
        </w:trPr>
        <w:tc>
          <w:tcPr>
            <w:tcW w:w="9350" w:type="dxa"/>
            <w:gridSpan w:val="4"/>
          </w:tcPr>
          <w:p w:rsidRPr="00AA5E42" w:rsidR="00FC4FF4" w:rsidP="00952EC3" w:rsidRDefault="00FC4FF4" w14:paraId="0E5E6609" w14:textId="77777777">
            <w:pPr>
              <w:tabs>
                <w:tab w:val="left" w:pos="540"/>
                <w:tab w:val="left" w:pos="6480"/>
                <w:tab w:val="left" w:pos="7830"/>
              </w:tabs>
              <w:rPr>
                <w:b/>
                <w:szCs w:val="20"/>
              </w:rPr>
            </w:pPr>
            <w:r w:rsidRPr="001125F5">
              <w:rPr>
                <w:b/>
                <w:szCs w:val="20"/>
              </w:rPr>
              <w:t>Electives (15 Units, incl. 9 units at the 400 level)</w:t>
            </w:r>
          </w:p>
        </w:tc>
      </w:tr>
      <w:tr w:rsidR="00FC4FF4" w:rsidTr="00952EC3" w14:paraId="3C20B0AC" w14:textId="77777777">
        <w:trPr>
          <w:gridAfter w:val="1"/>
          <w:wAfter w:w="640" w:type="dxa"/>
        </w:trPr>
        <w:tc>
          <w:tcPr>
            <w:tcW w:w="1345" w:type="dxa"/>
          </w:tcPr>
          <w:p w:rsidRPr="005979E4" w:rsidR="00FC4FF4" w:rsidP="00952EC3" w:rsidRDefault="00FC4FF4" w14:paraId="1866BAD7" w14:textId="77777777">
            <w:pPr>
              <w:rPr>
                <w:sz w:val="20"/>
                <w:szCs w:val="20"/>
              </w:rPr>
            </w:pPr>
            <w:r w:rsidRPr="001E3DB0">
              <w:rPr>
                <w:sz w:val="20"/>
                <w:szCs w:val="18"/>
              </w:rPr>
              <w:t>CRJU 305</w:t>
            </w:r>
          </w:p>
        </w:tc>
        <w:tc>
          <w:tcPr>
            <w:tcW w:w="4500" w:type="dxa"/>
          </w:tcPr>
          <w:p w:rsidRPr="005979E4" w:rsidR="00FC4FF4" w:rsidP="00952EC3" w:rsidRDefault="00FC4FF4" w14:paraId="381A8CCB" w14:textId="77777777">
            <w:pPr>
              <w:rPr>
                <w:sz w:val="20"/>
                <w:szCs w:val="20"/>
              </w:rPr>
            </w:pPr>
            <w:r>
              <w:rPr>
                <w:sz w:val="20"/>
                <w:szCs w:val="18"/>
              </w:rPr>
              <w:t>I</w:t>
            </w:r>
            <w:r w:rsidRPr="001E3DB0">
              <w:rPr>
                <w:sz w:val="20"/>
                <w:szCs w:val="18"/>
              </w:rPr>
              <w:t>ntroduction to Criminalistics</w:t>
            </w:r>
          </w:p>
        </w:tc>
        <w:tc>
          <w:tcPr>
            <w:tcW w:w="1800" w:type="dxa"/>
          </w:tcPr>
          <w:p w:rsidRPr="0046366F" w:rsidR="00FC4FF4" w:rsidP="00952EC3" w:rsidRDefault="00FC4FF4" w14:paraId="6D98148C" w14:textId="77777777">
            <w:pPr>
              <w:rPr>
                <w:b/>
                <w:bCs/>
              </w:rPr>
            </w:pPr>
            <w:r w:rsidRPr="0046366F">
              <w:rPr>
                <w:b/>
                <w:bCs/>
              </w:rPr>
              <w:t>____________</w:t>
            </w:r>
          </w:p>
        </w:tc>
        <w:tc>
          <w:tcPr>
            <w:tcW w:w="1705" w:type="dxa"/>
          </w:tcPr>
          <w:p w:rsidRPr="0046366F" w:rsidR="00FC4FF4" w:rsidP="00952EC3" w:rsidRDefault="00FC4FF4" w14:paraId="7E591FAA" w14:textId="77777777">
            <w:pPr>
              <w:rPr>
                <w:b/>
                <w:bCs/>
              </w:rPr>
            </w:pPr>
            <w:r w:rsidRPr="0046366F">
              <w:rPr>
                <w:b/>
                <w:bCs/>
              </w:rPr>
              <w:t>____________</w:t>
            </w:r>
          </w:p>
        </w:tc>
      </w:tr>
      <w:tr w:rsidR="00FC4FF4" w:rsidTr="00952EC3" w14:paraId="1CC18776" w14:textId="77777777">
        <w:trPr>
          <w:gridAfter w:val="1"/>
          <w:wAfter w:w="640" w:type="dxa"/>
        </w:trPr>
        <w:tc>
          <w:tcPr>
            <w:tcW w:w="1345" w:type="dxa"/>
          </w:tcPr>
          <w:p w:rsidRPr="005979E4" w:rsidR="00FC4FF4" w:rsidP="00952EC3" w:rsidRDefault="00FC4FF4" w14:paraId="4D269053" w14:textId="77777777">
            <w:pPr>
              <w:rPr>
                <w:sz w:val="20"/>
                <w:szCs w:val="20"/>
              </w:rPr>
            </w:pPr>
            <w:r>
              <w:rPr>
                <w:sz w:val="20"/>
                <w:szCs w:val="20"/>
              </w:rPr>
              <w:t>CRJU 320</w:t>
            </w:r>
          </w:p>
        </w:tc>
        <w:tc>
          <w:tcPr>
            <w:tcW w:w="4500" w:type="dxa"/>
          </w:tcPr>
          <w:p w:rsidRPr="005979E4" w:rsidR="00FC4FF4" w:rsidP="00952EC3" w:rsidRDefault="00FC4FF4" w14:paraId="5B7B91D3" w14:textId="77777777">
            <w:pPr>
              <w:rPr>
                <w:sz w:val="20"/>
                <w:szCs w:val="20"/>
              </w:rPr>
            </w:pPr>
            <w:r w:rsidRPr="001E3DB0">
              <w:rPr>
                <w:sz w:val="20"/>
                <w:szCs w:val="18"/>
              </w:rPr>
              <w:t>Intro to Public Management and Policy</w:t>
            </w:r>
            <w:r w:rsidRPr="001E3DB0">
              <w:rPr>
                <w:sz w:val="20"/>
                <w:szCs w:val="18"/>
              </w:rPr>
              <w:tab/>
            </w:r>
          </w:p>
        </w:tc>
        <w:tc>
          <w:tcPr>
            <w:tcW w:w="1800" w:type="dxa"/>
          </w:tcPr>
          <w:p w:rsidRPr="0046366F" w:rsidR="00FC4FF4" w:rsidP="00952EC3" w:rsidRDefault="00FC4FF4" w14:paraId="2E96250B" w14:textId="77777777">
            <w:pPr>
              <w:rPr>
                <w:b/>
                <w:bCs/>
              </w:rPr>
            </w:pPr>
            <w:r w:rsidRPr="0046366F">
              <w:rPr>
                <w:b/>
                <w:bCs/>
              </w:rPr>
              <w:t>____________</w:t>
            </w:r>
          </w:p>
        </w:tc>
        <w:tc>
          <w:tcPr>
            <w:tcW w:w="1705" w:type="dxa"/>
          </w:tcPr>
          <w:p w:rsidRPr="0046366F" w:rsidR="00FC4FF4" w:rsidP="00952EC3" w:rsidRDefault="00FC4FF4" w14:paraId="5117E538" w14:textId="77777777">
            <w:pPr>
              <w:rPr>
                <w:b/>
                <w:bCs/>
              </w:rPr>
            </w:pPr>
            <w:r w:rsidRPr="0046366F">
              <w:rPr>
                <w:b/>
                <w:bCs/>
              </w:rPr>
              <w:t>____________</w:t>
            </w:r>
          </w:p>
        </w:tc>
      </w:tr>
      <w:tr w:rsidR="00FC4FF4" w:rsidTr="00952EC3" w14:paraId="2C751534" w14:textId="77777777">
        <w:trPr>
          <w:gridAfter w:val="1"/>
          <w:wAfter w:w="640" w:type="dxa"/>
        </w:trPr>
        <w:tc>
          <w:tcPr>
            <w:tcW w:w="1345" w:type="dxa"/>
          </w:tcPr>
          <w:p w:rsidRPr="005979E4" w:rsidR="00FC4FF4" w:rsidP="00952EC3" w:rsidRDefault="00FC4FF4" w14:paraId="477685D8" w14:textId="77777777">
            <w:pPr>
              <w:rPr>
                <w:sz w:val="20"/>
                <w:szCs w:val="20"/>
              </w:rPr>
            </w:pPr>
            <w:r>
              <w:rPr>
                <w:sz w:val="20"/>
                <w:szCs w:val="20"/>
              </w:rPr>
              <w:t>CRJU 322</w:t>
            </w:r>
          </w:p>
        </w:tc>
        <w:tc>
          <w:tcPr>
            <w:tcW w:w="4500" w:type="dxa"/>
          </w:tcPr>
          <w:p w:rsidRPr="005979E4" w:rsidR="00FC4FF4" w:rsidP="00952EC3" w:rsidRDefault="00FC4FF4" w14:paraId="28F9905A" w14:textId="77777777">
            <w:pPr>
              <w:rPr>
                <w:sz w:val="20"/>
                <w:szCs w:val="20"/>
              </w:rPr>
            </w:pPr>
            <w:r w:rsidRPr="001E3DB0">
              <w:rPr>
                <w:sz w:val="20"/>
                <w:szCs w:val="18"/>
              </w:rPr>
              <w:t>Leadership for Public Service</w:t>
            </w:r>
          </w:p>
        </w:tc>
        <w:tc>
          <w:tcPr>
            <w:tcW w:w="1800" w:type="dxa"/>
          </w:tcPr>
          <w:p w:rsidRPr="0046366F" w:rsidR="00FC4FF4" w:rsidP="00952EC3" w:rsidRDefault="00FC4FF4" w14:paraId="0923A138" w14:textId="77777777">
            <w:pPr>
              <w:rPr>
                <w:b/>
                <w:bCs/>
              </w:rPr>
            </w:pPr>
            <w:r w:rsidRPr="0046366F">
              <w:rPr>
                <w:b/>
                <w:bCs/>
              </w:rPr>
              <w:t>____________</w:t>
            </w:r>
          </w:p>
        </w:tc>
        <w:tc>
          <w:tcPr>
            <w:tcW w:w="1705" w:type="dxa"/>
          </w:tcPr>
          <w:p w:rsidRPr="0046366F" w:rsidR="00FC4FF4" w:rsidP="00952EC3" w:rsidRDefault="00FC4FF4" w14:paraId="36EC90A0" w14:textId="77777777">
            <w:pPr>
              <w:rPr>
                <w:b/>
                <w:bCs/>
              </w:rPr>
            </w:pPr>
            <w:r w:rsidRPr="0046366F">
              <w:rPr>
                <w:b/>
                <w:bCs/>
              </w:rPr>
              <w:t>____________</w:t>
            </w:r>
          </w:p>
        </w:tc>
      </w:tr>
      <w:tr w:rsidR="00FC4FF4" w:rsidTr="00952EC3" w14:paraId="7E68281A" w14:textId="77777777">
        <w:trPr>
          <w:gridAfter w:val="1"/>
          <w:wAfter w:w="640" w:type="dxa"/>
        </w:trPr>
        <w:tc>
          <w:tcPr>
            <w:tcW w:w="1345" w:type="dxa"/>
          </w:tcPr>
          <w:p w:rsidRPr="005979E4" w:rsidR="00FC4FF4" w:rsidP="00952EC3" w:rsidRDefault="00FC4FF4" w14:paraId="22BB45E2" w14:textId="77777777">
            <w:pPr>
              <w:rPr>
                <w:sz w:val="20"/>
                <w:szCs w:val="20"/>
              </w:rPr>
            </w:pPr>
            <w:r>
              <w:rPr>
                <w:sz w:val="20"/>
                <w:szCs w:val="20"/>
              </w:rPr>
              <w:t>CRJU 325</w:t>
            </w:r>
          </w:p>
        </w:tc>
        <w:tc>
          <w:tcPr>
            <w:tcW w:w="4500" w:type="dxa"/>
          </w:tcPr>
          <w:p w:rsidRPr="005979E4" w:rsidR="00FC4FF4" w:rsidP="00952EC3" w:rsidRDefault="00FC4FF4" w14:paraId="0574A85A" w14:textId="77777777">
            <w:pPr>
              <w:rPr>
                <w:sz w:val="20"/>
                <w:szCs w:val="20"/>
              </w:rPr>
            </w:pPr>
            <w:r w:rsidRPr="001E3DB0">
              <w:rPr>
                <w:sz w:val="20"/>
                <w:szCs w:val="18"/>
              </w:rPr>
              <w:t>Juvenile Justice Administration</w:t>
            </w:r>
          </w:p>
        </w:tc>
        <w:tc>
          <w:tcPr>
            <w:tcW w:w="1800" w:type="dxa"/>
          </w:tcPr>
          <w:p w:rsidRPr="0046366F" w:rsidR="00FC4FF4" w:rsidP="00952EC3" w:rsidRDefault="00FC4FF4" w14:paraId="676B2F7A" w14:textId="77777777">
            <w:pPr>
              <w:rPr>
                <w:b/>
                <w:bCs/>
              </w:rPr>
            </w:pPr>
            <w:r w:rsidRPr="0046366F">
              <w:rPr>
                <w:b/>
                <w:bCs/>
              </w:rPr>
              <w:t>____________</w:t>
            </w:r>
          </w:p>
        </w:tc>
        <w:tc>
          <w:tcPr>
            <w:tcW w:w="1705" w:type="dxa"/>
          </w:tcPr>
          <w:p w:rsidRPr="0046366F" w:rsidR="00FC4FF4" w:rsidP="00952EC3" w:rsidRDefault="00FC4FF4" w14:paraId="160950A9" w14:textId="77777777">
            <w:pPr>
              <w:rPr>
                <w:b/>
                <w:bCs/>
              </w:rPr>
            </w:pPr>
            <w:r w:rsidRPr="0046366F">
              <w:rPr>
                <w:b/>
                <w:bCs/>
              </w:rPr>
              <w:t>____________</w:t>
            </w:r>
          </w:p>
        </w:tc>
      </w:tr>
      <w:tr w:rsidR="00FC4FF4" w:rsidTr="00952EC3" w14:paraId="79404BB2" w14:textId="77777777">
        <w:trPr>
          <w:gridAfter w:val="1"/>
          <w:wAfter w:w="640" w:type="dxa"/>
        </w:trPr>
        <w:tc>
          <w:tcPr>
            <w:tcW w:w="1345" w:type="dxa"/>
          </w:tcPr>
          <w:p w:rsidRPr="005979E4" w:rsidR="00FC4FF4" w:rsidP="00952EC3" w:rsidRDefault="00FC4FF4" w14:paraId="7CD75CEF" w14:textId="77777777">
            <w:pPr>
              <w:rPr>
                <w:sz w:val="20"/>
                <w:szCs w:val="20"/>
              </w:rPr>
            </w:pPr>
            <w:r>
              <w:rPr>
                <w:sz w:val="20"/>
                <w:szCs w:val="20"/>
              </w:rPr>
              <w:t>CRJU 327</w:t>
            </w:r>
          </w:p>
        </w:tc>
        <w:tc>
          <w:tcPr>
            <w:tcW w:w="4500" w:type="dxa"/>
          </w:tcPr>
          <w:p w:rsidRPr="005979E4" w:rsidR="00FC4FF4" w:rsidP="00952EC3" w:rsidRDefault="00FC4FF4" w14:paraId="6D1547D0" w14:textId="77777777">
            <w:pPr>
              <w:rPr>
                <w:sz w:val="20"/>
                <w:szCs w:val="20"/>
              </w:rPr>
            </w:pPr>
            <w:r w:rsidRPr="001E3DB0">
              <w:rPr>
                <w:sz w:val="20"/>
                <w:szCs w:val="18"/>
              </w:rPr>
              <w:t>Victims of Crime</w:t>
            </w:r>
          </w:p>
        </w:tc>
        <w:tc>
          <w:tcPr>
            <w:tcW w:w="1800" w:type="dxa"/>
          </w:tcPr>
          <w:p w:rsidRPr="0046366F" w:rsidR="00FC4FF4" w:rsidP="00952EC3" w:rsidRDefault="00FC4FF4" w14:paraId="6470F4AA" w14:textId="77777777">
            <w:pPr>
              <w:rPr>
                <w:b/>
                <w:bCs/>
              </w:rPr>
            </w:pPr>
            <w:r w:rsidRPr="0046366F">
              <w:rPr>
                <w:b/>
                <w:bCs/>
              </w:rPr>
              <w:t>____________</w:t>
            </w:r>
          </w:p>
        </w:tc>
        <w:tc>
          <w:tcPr>
            <w:tcW w:w="1705" w:type="dxa"/>
          </w:tcPr>
          <w:p w:rsidRPr="0046366F" w:rsidR="00FC4FF4" w:rsidP="00952EC3" w:rsidRDefault="00FC4FF4" w14:paraId="5C671292" w14:textId="77777777">
            <w:pPr>
              <w:rPr>
                <w:b/>
                <w:bCs/>
              </w:rPr>
            </w:pPr>
            <w:r w:rsidRPr="0046366F">
              <w:rPr>
                <w:b/>
                <w:bCs/>
              </w:rPr>
              <w:t>____________</w:t>
            </w:r>
          </w:p>
        </w:tc>
      </w:tr>
      <w:tr w:rsidR="00FC4FF4" w:rsidTr="00952EC3" w14:paraId="02050E00" w14:textId="77777777">
        <w:trPr>
          <w:gridAfter w:val="1"/>
          <w:wAfter w:w="640" w:type="dxa"/>
        </w:trPr>
        <w:tc>
          <w:tcPr>
            <w:tcW w:w="1345" w:type="dxa"/>
          </w:tcPr>
          <w:p w:rsidRPr="005979E4" w:rsidR="00FC4FF4" w:rsidP="00952EC3" w:rsidRDefault="00FC4FF4" w14:paraId="32A4D1A5" w14:textId="77777777">
            <w:pPr>
              <w:rPr>
                <w:sz w:val="20"/>
                <w:szCs w:val="20"/>
              </w:rPr>
            </w:pPr>
            <w:r>
              <w:rPr>
                <w:sz w:val="20"/>
                <w:szCs w:val="20"/>
              </w:rPr>
              <w:t>CRJU 333</w:t>
            </w:r>
          </w:p>
        </w:tc>
        <w:tc>
          <w:tcPr>
            <w:tcW w:w="4500" w:type="dxa"/>
          </w:tcPr>
          <w:p w:rsidRPr="005979E4" w:rsidR="00FC4FF4" w:rsidP="00952EC3" w:rsidRDefault="00FC4FF4" w14:paraId="780B62A8" w14:textId="77777777">
            <w:pPr>
              <w:rPr>
                <w:sz w:val="20"/>
                <w:szCs w:val="20"/>
              </w:rPr>
            </w:pPr>
            <w:r w:rsidRPr="001E3DB0">
              <w:rPr>
                <w:sz w:val="20"/>
                <w:szCs w:val="18"/>
              </w:rPr>
              <w:t>Indigenous Justice</w:t>
            </w:r>
          </w:p>
        </w:tc>
        <w:tc>
          <w:tcPr>
            <w:tcW w:w="1800" w:type="dxa"/>
          </w:tcPr>
          <w:p w:rsidRPr="0046366F" w:rsidR="00FC4FF4" w:rsidP="00952EC3" w:rsidRDefault="00FC4FF4" w14:paraId="67D4BE51" w14:textId="77777777">
            <w:pPr>
              <w:rPr>
                <w:b/>
                <w:bCs/>
              </w:rPr>
            </w:pPr>
            <w:r w:rsidRPr="0046366F">
              <w:rPr>
                <w:b/>
                <w:bCs/>
              </w:rPr>
              <w:t>____________</w:t>
            </w:r>
          </w:p>
        </w:tc>
        <w:tc>
          <w:tcPr>
            <w:tcW w:w="1705" w:type="dxa"/>
          </w:tcPr>
          <w:p w:rsidRPr="0046366F" w:rsidR="00FC4FF4" w:rsidP="00952EC3" w:rsidRDefault="00FC4FF4" w14:paraId="679609DB" w14:textId="77777777">
            <w:pPr>
              <w:rPr>
                <w:b/>
                <w:bCs/>
              </w:rPr>
            </w:pPr>
            <w:r w:rsidRPr="0046366F">
              <w:rPr>
                <w:b/>
                <w:bCs/>
              </w:rPr>
              <w:t>____________</w:t>
            </w:r>
          </w:p>
        </w:tc>
      </w:tr>
      <w:tr w:rsidR="00FC4FF4" w:rsidTr="00952EC3" w14:paraId="1C07A3EA" w14:textId="77777777">
        <w:trPr>
          <w:gridAfter w:val="1"/>
          <w:wAfter w:w="640" w:type="dxa"/>
        </w:trPr>
        <w:tc>
          <w:tcPr>
            <w:tcW w:w="1345" w:type="dxa"/>
          </w:tcPr>
          <w:p w:rsidRPr="005979E4" w:rsidR="00FC4FF4" w:rsidP="00952EC3" w:rsidRDefault="00FC4FF4" w14:paraId="16F6B7A5" w14:textId="77777777">
            <w:pPr>
              <w:rPr>
                <w:sz w:val="20"/>
                <w:szCs w:val="20"/>
              </w:rPr>
            </w:pPr>
            <w:r>
              <w:rPr>
                <w:sz w:val="20"/>
                <w:szCs w:val="20"/>
              </w:rPr>
              <w:t>CRJU 355</w:t>
            </w:r>
          </w:p>
        </w:tc>
        <w:tc>
          <w:tcPr>
            <w:tcW w:w="4500" w:type="dxa"/>
          </w:tcPr>
          <w:p w:rsidRPr="005979E4" w:rsidR="00FC4FF4" w:rsidP="00952EC3" w:rsidRDefault="00FC4FF4" w14:paraId="11EFFDC7" w14:textId="77777777">
            <w:pPr>
              <w:rPr>
                <w:sz w:val="20"/>
                <w:szCs w:val="20"/>
              </w:rPr>
            </w:pPr>
            <w:r w:rsidRPr="001E3DB0">
              <w:rPr>
                <w:sz w:val="20"/>
                <w:szCs w:val="18"/>
              </w:rPr>
              <w:t>White Collar Crime</w:t>
            </w:r>
          </w:p>
        </w:tc>
        <w:tc>
          <w:tcPr>
            <w:tcW w:w="1800" w:type="dxa"/>
          </w:tcPr>
          <w:p w:rsidRPr="0046366F" w:rsidR="00FC4FF4" w:rsidP="00952EC3" w:rsidRDefault="00FC4FF4" w14:paraId="3EE774B0" w14:textId="77777777">
            <w:pPr>
              <w:rPr>
                <w:b/>
                <w:bCs/>
              </w:rPr>
            </w:pPr>
            <w:r w:rsidRPr="0046366F">
              <w:rPr>
                <w:b/>
                <w:bCs/>
              </w:rPr>
              <w:t>____________</w:t>
            </w:r>
          </w:p>
        </w:tc>
        <w:tc>
          <w:tcPr>
            <w:tcW w:w="1705" w:type="dxa"/>
          </w:tcPr>
          <w:p w:rsidRPr="0046366F" w:rsidR="00FC4FF4" w:rsidP="00952EC3" w:rsidRDefault="00FC4FF4" w14:paraId="50746305" w14:textId="77777777">
            <w:pPr>
              <w:rPr>
                <w:b/>
                <w:bCs/>
              </w:rPr>
            </w:pPr>
            <w:r w:rsidRPr="0046366F">
              <w:rPr>
                <w:b/>
                <w:bCs/>
              </w:rPr>
              <w:t>____________</w:t>
            </w:r>
          </w:p>
        </w:tc>
      </w:tr>
      <w:tr w:rsidR="00FC4FF4" w:rsidTr="00952EC3" w14:paraId="63FE3F45" w14:textId="77777777">
        <w:trPr>
          <w:gridAfter w:val="1"/>
          <w:wAfter w:w="640" w:type="dxa"/>
        </w:trPr>
        <w:tc>
          <w:tcPr>
            <w:tcW w:w="1345" w:type="dxa"/>
          </w:tcPr>
          <w:p w:rsidRPr="005979E4" w:rsidR="00FC4FF4" w:rsidP="00952EC3" w:rsidRDefault="00FC4FF4" w14:paraId="6C280D77" w14:textId="77777777">
            <w:pPr>
              <w:rPr>
                <w:sz w:val="20"/>
                <w:szCs w:val="20"/>
              </w:rPr>
            </w:pPr>
            <w:r>
              <w:rPr>
                <w:sz w:val="20"/>
                <w:szCs w:val="20"/>
              </w:rPr>
              <w:t>CRJU 360</w:t>
            </w:r>
          </w:p>
        </w:tc>
        <w:tc>
          <w:tcPr>
            <w:tcW w:w="4500" w:type="dxa"/>
          </w:tcPr>
          <w:p w:rsidRPr="005979E4" w:rsidR="00FC4FF4" w:rsidP="00952EC3" w:rsidRDefault="00FC4FF4" w14:paraId="579976AE" w14:textId="77777777">
            <w:pPr>
              <w:rPr>
                <w:sz w:val="20"/>
                <w:szCs w:val="20"/>
              </w:rPr>
            </w:pPr>
            <w:r w:rsidRPr="001E3DB0">
              <w:rPr>
                <w:sz w:val="20"/>
                <w:szCs w:val="18"/>
              </w:rPr>
              <w:t>Comparative &amp; International CJ Systems</w:t>
            </w:r>
            <w:r w:rsidRPr="001E3DB0">
              <w:rPr>
                <w:sz w:val="20"/>
                <w:szCs w:val="18"/>
              </w:rPr>
              <w:tab/>
            </w:r>
          </w:p>
        </w:tc>
        <w:tc>
          <w:tcPr>
            <w:tcW w:w="1800" w:type="dxa"/>
          </w:tcPr>
          <w:p w:rsidRPr="0046366F" w:rsidR="00FC4FF4" w:rsidP="00952EC3" w:rsidRDefault="00FC4FF4" w14:paraId="356AD325" w14:textId="77777777">
            <w:pPr>
              <w:rPr>
                <w:b/>
                <w:bCs/>
              </w:rPr>
            </w:pPr>
            <w:r w:rsidRPr="0046366F">
              <w:rPr>
                <w:b/>
                <w:bCs/>
              </w:rPr>
              <w:t>____________</w:t>
            </w:r>
          </w:p>
        </w:tc>
        <w:tc>
          <w:tcPr>
            <w:tcW w:w="1705" w:type="dxa"/>
          </w:tcPr>
          <w:p w:rsidRPr="0046366F" w:rsidR="00FC4FF4" w:rsidP="00952EC3" w:rsidRDefault="00FC4FF4" w14:paraId="5E32F56D" w14:textId="77777777">
            <w:pPr>
              <w:rPr>
                <w:b/>
                <w:bCs/>
              </w:rPr>
            </w:pPr>
            <w:r w:rsidRPr="0046366F">
              <w:rPr>
                <w:b/>
                <w:bCs/>
              </w:rPr>
              <w:t>____________</w:t>
            </w:r>
          </w:p>
        </w:tc>
      </w:tr>
      <w:tr w:rsidR="00FC4FF4" w:rsidTr="00952EC3" w14:paraId="7678CC2A" w14:textId="77777777">
        <w:trPr>
          <w:gridAfter w:val="1"/>
          <w:wAfter w:w="640" w:type="dxa"/>
        </w:trPr>
        <w:tc>
          <w:tcPr>
            <w:tcW w:w="1345" w:type="dxa"/>
          </w:tcPr>
          <w:p w:rsidRPr="005979E4" w:rsidR="00FC4FF4" w:rsidP="00952EC3" w:rsidRDefault="00FC4FF4" w14:paraId="2BCE30C1" w14:textId="77777777">
            <w:pPr>
              <w:rPr>
                <w:sz w:val="20"/>
                <w:szCs w:val="20"/>
              </w:rPr>
            </w:pPr>
            <w:r>
              <w:rPr>
                <w:sz w:val="20"/>
                <w:szCs w:val="20"/>
              </w:rPr>
              <w:t>CRJU 362</w:t>
            </w:r>
          </w:p>
        </w:tc>
        <w:tc>
          <w:tcPr>
            <w:tcW w:w="4500" w:type="dxa"/>
          </w:tcPr>
          <w:p w:rsidRPr="005979E4" w:rsidR="00FC4FF4" w:rsidP="00952EC3" w:rsidRDefault="00FC4FF4" w14:paraId="20312B2A" w14:textId="77777777">
            <w:pPr>
              <w:rPr>
                <w:sz w:val="20"/>
                <w:szCs w:val="20"/>
              </w:rPr>
            </w:pPr>
            <w:r w:rsidRPr="001E3DB0">
              <w:rPr>
                <w:sz w:val="20"/>
                <w:szCs w:val="18"/>
              </w:rPr>
              <w:t>Immigration and Crime</w:t>
            </w:r>
          </w:p>
        </w:tc>
        <w:tc>
          <w:tcPr>
            <w:tcW w:w="1800" w:type="dxa"/>
          </w:tcPr>
          <w:p w:rsidRPr="0046366F" w:rsidR="00FC4FF4" w:rsidP="00952EC3" w:rsidRDefault="00FC4FF4" w14:paraId="1951B5F0" w14:textId="77777777">
            <w:pPr>
              <w:rPr>
                <w:b/>
                <w:bCs/>
              </w:rPr>
            </w:pPr>
            <w:r w:rsidRPr="0046366F">
              <w:rPr>
                <w:b/>
                <w:bCs/>
              </w:rPr>
              <w:t>____________</w:t>
            </w:r>
          </w:p>
        </w:tc>
        <w:tc>
          <w:tcPr>
            <w:tcW w:w="1705" w:type="dxa"/>
          </w:tcPr>
          <w:p w:rsidRPr="0046366F" w:rsidR="00FC4FF4" w:rsidP="00952EC3" w:rsidRDefault="00FC4FF4" w14:paraId="6EBD7D32" w14:textId="77777777">
            <w:pPr>
              <w:rPr>
                <w:b/>
                <w:bCs/>
              </w:rPr>
            </w:pPr>
            <w:r w:rsidRPr="0046366F">
              <w:rPr>
                <w:b/>
                <w:bCs/>
              </w:rPr>
              <w:t>____________</w:t>
            </w:r>
          </w:p>
        </w:tc>
      </w:tr>
      <w:tr w:rsidR="00FC4FF4" w:rsidTr="00952EC3" w14:paraId="4F62A031" w14:textId="77777777">
        <w:trPr>
          <w:gridAfter w:val="1"/>
          <w:wAfter w:w="640" w:type="dxa"/>
        </w:trPr>
        <w:tc>
          <w:tcPr>
            <w:tcW w:w="1345" w:type="dxa"/>
          </w:tcPr>
          <w:p w:rsidRPr="005979E4" w:rsidR="00FC4FF4" w:rsidP="00952EC3" w:rsidRDefault="00FC4FF4" w14:paraId="133D61C5" w14:textId="77777777">
            <w:pPr>
              <w:rPr>
                <w:sz w:val="20"/>
                <w:szCs w:val="20"/>
              </w:rPr>
            </w:pPr>
            <w:r>
              <w:rPr>
                <w:sz w:val="20"/>
                <w:szCs w:val="20"/>
              </w:rPr>
              <w:t>CRJU 370</w:t>
            </w:r>
          </w:p>
        </w:tc>
        <w:tc>
          <w:tcPr>
            <w:tcW w:w="4500" w:type="dxa"/>
          </w:tcPr>
          <w:p w:rsidRPr="005979E4" w:rsidR="00FC4FF4" w:rsidP="00952EC3" w:rsidRDefault="00FC4FF4" w14:paraId="34DC7572" w14:textId="77777777">
            <w:pPr>
              <w:rPr>
                <w:sz w:val="20"/>
                <w:szCs w:val="20"/>
              </w:rPr>
            </w:pPr>
            <w:r w:rsidRPr="001E3DB0">
              <w:rPr>
                <w:sz w:val="20"/>
                <w:szCs w:val="18"/>
              </w:rPr>
              <w:t>Sex, Crime, and Culture</w:t>
            </w:r>
          </w:p>
        </w:tc>
        <w:tc>
          <w:tcPr>
            <w:tcW w:w="1800" w:type="dxa"/>
          </w:tcPr>
          <w:p w:rsidRPr="0046366F" w:rsidR="00FC4FF4" w:rsidP="00952EC3" w:rsidRDefault="00FC4FF4" w14:paraId="089256B5" w14:textId="77777777">
            <w:pPr>
              <w:rPr>
                <w:b/>
                <w:bCs/>
              </w:rPr>
            </w:pPr>
            <w:r w:rsidRPr="0046366F">
              <w:rPr>
                <w:b/>
                <w:bCs/>
              </w:rPr>
              <w:t>____________</w:t>
            </w:r>
          </w:p>
        </w:tc>
        <w:tc>
          <w:tcPr>
            <w:tcW w:w="1705" w:type="dxa"/>
          </w:tcPr>
          <w:p w:rsidRPr="0046366F" w:rsidR="00FC4FF4" w:rsidP="00952EC3" w:rsidRDefault="00FC4FF4" w14:paraId="71150B62" w14:textId="77777777">
            <w:pPr>
              <w:rPr>
                <w:b/>
                <w:bCs/>
              </w:rPr>
            </w:pPr>
            <w:r w:rsidRPr="0046366F">
              <w:rPr>
                <w:b/>
                <w:bCs/>
              </w:rPr>
              <w:t>____________</w:t>
            </w:r>
          </w:p>
        </w:tc>
      </w:tr>
      <w:tr w:rsidR="00FC4FF4" w:rsidTr="00952EC3" w14:paraId="4C38FAD4" w14:textId="77777777">
        <w:trPr>
          <w:gridAfter w:val="1"/>
          <w:wAfter w:w="640" w:type="dxa"/>
        </w:trPr>
        <w:tc>
          <w:tcPr>
            <w:tcW w:w="1345" w:type="dxa"/>
          </w:tcPr>
          <w:p w:rsidRPr="005979E4" w:rsidR="00FC4FF4" w:rsidP="00952EC3" w:rsidRDefault="00FC4FF4" w14:paraId="15A85FBB" w14:textId="77777777">
            <w:pPr>
              <w:rPr>
                <w:sz w:val="20"/>
                <w:szCs w:val="20"/>
              </w:rPr>
            </w:pPr>
            <w:r>
              <w:rPr>
                <w:sz w:val="20"/>
                <w:szCs w:val="20"/>
              </w:rPr>
              <w:t>CRJU 402</w:t>
            </w:r>
          </w:p>
        </w:tc>
        <w:tc>
          <w:tcPr>
            <w:tcW w:w="4500" w:type="dxa"/>
          </w:tcPr>
          <w:p w:rsidRPr="005979E4" w:rsidR="00FC4FF4" w:rsidP="00952EC3" w:rsidRDefault="00FC4FF4" w14:paraId="776D39EF" w14:textId="77777777">
            <w:pPr>
              <w:tabs>
                <w:tab w:val="left" w:pos="1711"/>
              </w:tabs>
              <w:rPr>
                <w:sz w:val="20"/>
                <w:szCs w:val="20"/>
              </w:rPr>
            </w:pPr>
            <w:r w:rsidRPr="001E3DB0">
              <w:rPr>
                <w:sz w:val="20"/>
                <w:szCs w:val="18"/>
              </w:rPr>
              <w:t>The Criminal Court Experience</w:t>
            </w:r>
          </w:p>
        </w:tc>
        <w:tc>
          <w:tcPr>
            <w:tcW w:w="1800" w:type="dxa"/>
          </w:tcPr>
          <w:p w:rsidRPr="0046366F" w:rsidR="00FC4FF4" w:rsidP="00952EC3" w:rsidRDefault="00FC4FF4" w14:paraId="34547E16" w14:textId="77777777">
            <w:pPr>
              <w:rPr>
                <w:b/>
                <w:bCs/>
              </w:rPr>
            </w:pPr>
            <w:r w:rsidRPr="0046366F">
              <w:rPr>
                <w:b/>
                <w:bCs/>
              </w:rPr>
              <w:t>____________</w:t>
            </w:r>
          </w:p>
        </w:tc>
        <w:tc>
          <w:tcPr>
            <w:tcW w:w="1705" w:type="dxa"/>
          </w:tcPr>
          <w:p w:rsidRPr="0046366F" w:rsidR="00FC4FF4" w:rsidP="00952EC3" w:rsidRDefault="00FC4FF4" w14:paraId="2875DA00" w14:textId="77777777">
            <w:pPr>
              <w:rPr>
                <w:b/>
                <w:bCs/>
              </w:rPr>
            </w:pPr>
            <w:r w:rsidRPr="0046366F">
              <w:rPr>
                <w:b/>
                <w:bCs/>
              </w:rPr>
              <w:t>____________</w:t>
            </w:r>
          </w:p>
        </w:tc>
      </w:tr>
      <w:tr w:rsidR="00FC4FF4" w:rsidTr="00952EC3" w14:paraId="43527B49" w14:textId="77777777">
        <w:trPr>
          <w:gridAfter w:val="1"/>
          <w:wAfter w:w="640" w:type="dxa"/>
        </w:trPr>
        <w:tc>
          <w:tcPr>
            <w:tcW w:w="1345" w:type="dxa"/>
          </w:tcPr>
          <w:p w:rsidRPr="005979E4" w:rsidR="00FC4FF4" w:rsidP="00952EC3" w:rsidRDefault="00FC4FF4" w14:paraId="40FB8622" w14:textId="77777777">
            <w:pPr>
              <w:rPr>
                <w:sz w:val="20"/>
                <w:szCs w:val="20"/>
              </w:rPr>
            </w:pPr>
            <w:r>
              <w:rPr>
                <w:sz w:val="20"/>
                <w:szCs w:val="20"/>
              </w:rPr>
              <w:t>CRJU 404</w:t>
            </w:r>
          </w:p>
        </w:tc>
        <w:tc>
          <w:tcPr>
            <w:tcW w:w="4500" w:type="dxa"/>
          </w:tcPr>
          <w:p w:rsidRPr="005979E4" w:rsidR="00FC4FF4" w:rsidP="00952EC3" w:rsidRDefault="00FC4FF4" w14:paraId="0C55AE81" w14:textId="77777777">
            <w:pPr>
              <w:rPr>
                <w:sz w:val="20"/>
                <w:szCs w:val="20"/>
              </w:rPr>
            </w:pPr>
            <w:r w:rsidRPr="001E3DB0">
              <w:rPr>
                <w:sz w:val="20"/>
                <w:szCs w:val="18"/>
              </w:rPr>
              <w:t>Capital Punishment</w:t>
            </w:r>
          </w:p>
        </w:tc>
        <w:tc>
          <w:tcPr>
            <w:tcW w:w="1800" w:type="dxa"/>
          </w:tcPr>
          <w:p w:rsidRPr="0046366F" w:rsidR="00FC4FF4" w:rsidP="00952EC3" w:rsidRDefault="00FC4FF4" w14:paraId="4E1450C5" w14:textId="77777777">
            <w:pPr>
              <w:rPr>
                <w:b/>
                <w:bCs/>
              </w:rPr>
            </w:pPr>
            <w:r w:rsidRPr="0046366F">
              <w:rPr>
                <w:b/>
                <w:bCs/>
              </w:rPr>
              <w:t>____________</w:t>
            </w:r>
          </w:p>
        </w:tc>
        <w:tc>
          <w:tcPr>
            <w:tcW w:w="1705" w:type="dxa"/>
          </w:tcPr>
          <w:p w:rsidRPr="0046366F" w:rsidR="00FC4FF4" w:rsidP="00952EC3" w:rsidRDefault="00FC4FF4" w14:paraId="7C6B8176" w14:textId="77777777">
            <w:pPr>
              <w:rPr>
                <w:b/>
                <w:bCs/>
              </w:rPr>
            </w:pPr>
            <w:r w:rsidRPr="0046366F">
              <w:rPr>
                <w:b/>
                <w:bCs/>
              </w:rPr>
              <w:t>____________</w:t>
            </w:r>
          </w:p>
        </w:tc>
      </w:tr>
      <w:tr w:rsidR="00FC4FF4" w:rsidTr="00952EC3" w14:paraId="43073189" w14:textId="77777777">
        <w:trPr>
          <w:gridAfter w:val="1"/>
          <w:wAfter w:w="640" w:type="dxa"/>
        </w:trPr>
        <w:tc>
          <w:tcPr>
            <w:tcW w:w="1345" w:type="dxa"/>
          </w:tcPr>
          <w:p w:rsidRPr="005979E4" w:rsidR="00FC4FF4" w:rsidP="00952EC3" w:rsidRDefault="00FC4FF4" w14:paraId="4E507D41" w14:textId="77777777">
            <w:pPr>
              <w:rPr>
                <w:sz w:val="20"/>
                <w:szCs w:val="20"/>
              </w:rPr>
            </w:pPr>
            <w:r>
              <w:rPr>
                <w:sz w:val="20"/>
                <w:szCs w:val="20"/>
              </w:rPr>
              <w:t>CRJU 405</w:t>
            </w:r>
          </w:p>
        </w:tc>
        <w:tc>
          <w:tcPr>
            <w:tcW w:w="4500" w:type="dxa"/>
          </w:tcPr>
          <w:p w:rsidRPr="005979E4" w:rsidR="00FC4FF4" w:rsidP="00952EC3" w:rsidRDefault="00FC4FF4" w14:paraId="00E2095F" w14:textId="77777777">
            <w:pPr>
              <w:rPr>
                <w:sz w:val="20"/>
                <w:szCs w:val="20"/>
              </w:rPr>
            </w:pPr>
            <w:r w:rsidRPr="001E3DB0">
              <w:rPr>
                <w:sz w:val="20"/>
                <w:szCs w:val="18"/>
              </w:rPr>
              <w:t>Criminal Justice Policy</w:t>
            </w:r>
          </w:p>
        </w:tc>
        <w:tc>
          <w:tcPr>
            <w:tcW w:w="1800" w:type="dxa"/>
          </w:tcPr>
          <w:p w:rsidRPr="0046366F" w:rsidR="00FC4FF4" w:rsidP="00952EC3" w:rsidRDefault="00FC4FF4" w14:paraId="7A8E446B" w14:textId="77777777">
            <w:pPr>
              <w:rPr>
                <w:b/>
                <w:bCs/>
              </w:rPr>
            </w:pPr>
            <w:r w:rsidRPr="0046366F">
              <w:rPr>
                <w:b/>
                <w:bCs/>
              </w:rPr>
              <w:t>____________</w:t>
            </w:r>
          </w:p>
        </w:tc>
        <w:tc>
          <w:tcPr>
            <w:tcW w:w="1705" w:type="dxa"/>
          </w:tcPr>
          <w:p w:rsidRPr="0046366F" w:rsidR="00FC4FF4" w:rsidP="00952EC3" w:rsidRDefault="00FC4FF4" w14:paraId="3EE3C4F1" w14:textId="77777777">
            <w:pPr>
              <w:rPr>
                <w:b/>
                <w:bCs/>
              </w:rPr>
            </w:pPr>
            <w:r w:rsidRPr="0046366F">
              <w:rPr>
                <w:b/>
                <w:bCs/>
              </w:rPr>
              <w:t>____________</w:t>
            </w:r>
          </w:p>
        </w:tc>
      </w:tr>
      <w:tr w:rsidR="00FC4FF4" w:rsidTr="00952EC3" w14:paraId="4195FEE9" w14:textId="77777777">
        <w:trPr>
          <w:gridAfter w:val="1"/>
          <w:wAfter w:w="640" w:type="dxa"/>
        </w:trPr>
        <w:tc>
          <w:tcPr>
            <w:tcW w:w="1345" w:type="dxa"/>
          </w:tcPr>
          <w:p w:rsidRPr="005979E4" w:rsidR="00FC4FF4" w:rsidP="00952EC3" w:rsidRDefault="00FC4FF4" w14:paraId="06042266" w14:textId="77777777">
            <w:pPr>
              <w:rPr>
                <w:sz w:val="20"/>
                <w:szCs w:val="20"/>
              </w:rPr>
            </w:pPr>
            <w:r>
              <w:rPr>
                <w:sz w:val="20"/>
                <w:szCs w:val="20"/>
              </w:rPr>
              <w:t>CRJU 406</w:t>
            </w:r>
          </w:p>
        </w:tc>
        <w:tc>
          <w:tcPr>
            <w:tcW w:w="4500" w:type="dxa"/>
          </w:tcPr>
          <w:p w:rsidRPr="005979E4" w:rsidR="00FC4FF4" w:rsidP="00952EC3" w:rsidRDefault="00FC4FF4" w14:paraId="67A85D6C" w14:textId="77777777">
            <w:pPr>
              <w:rPr>
                <w:sz w:val="20"/>
                <w:szCs w:val="20"/>
              </w:rPr>
            </w:pPr>
            <w:r w:rsidRPr="001E3DB0">
              <w:rPr>
                <w:sz w:val="20"/>
                <w:szCs w:val="18"/>
              </w:rPr>
              <w:t>Crime &amp; Popular Culture</w:t>
            </w:r>
          </w:p>
        </w:tc>
        <w:tc>
          <w:tcPr>
            <w:tcW w:w="1800" w:type="dxa"/>
          </w:tcPr>
          <w:p w:rsidRPr="0046366F" w:rsidR="00FC4FF4" w:rsidP="00952EC3" w:rsidRDefault="00FC4FF4" w14:paraId="4114E52E" w14:textId="77777777">
            <w:pPr>
              <w:rPr>
                <w:b/>
                <w:bCs/>
              </w:rPr>
            </w:pPr>
            <w:r w:rsidRPr="0046366F">
              <w:rPr>
                <w:b/>
                <w:bCs/>
              </w:rPr>
              <w:t>____________</w:t>
            </w:r>
          </w:p>
        </w:tc>
        <w:tc>
          <w:tcPr>
            <w:tcW w:w="1705" w:type="dxa"/>
          </w:tcPr>
          <w:p w:rsidRPr="0046366F" w:rsidR="00FC4FF4" w:rsidP="00952EC3" w:rsidRDefault="00FC4FF4" w14:paraId="59A8F398" w14:textId="77777777">
            <w:pPr>
              <w:rPr>
                <w:b/>
                <w:bCs/>
              </w:rPr>
            </w:pPr>
            <w:r w:rsidRPr="0046366F">
              <w:rPr>
                <w:b/>
                <w:bCs/>
              </w:rPr>
              <w:t>____________</w:t>
            </w:r>
          </w:p>
        </w:tc>
      </w:tr>
      <w:tr w:rsidR="00FC4FF4" w:rsidTr="00952EC3" w14:paraId="7696855A" w14:textId="77777777">
        <w:trPr>
          <w:gridAfter w:val="1"/>
          <w:wAfter w:w="640" w:type="dxa"/>
        </w:trPr>
        <w:tc>
          <w:tcPr>
            <w:tcW w:w="1345" w:type="dxa"/>
          </w:tcPr>
          <w:p w:rsidRPr="005979E4" w:rsidR="00FC4FF4" w:rsidP="00952EC3" w:rsidRDefault="00FC4FF4" w14:paraId="326111AE" w14:textId="77777777">
            <w:pPr>
              <w:rPr>
                <w:sz w:val="20"/>
                <w:szCs w:val="20"/>
              </w:rPr>
            </w:pPr>
            <w:r>
              <w:rPr>
                <w:sz w:val="20"/>
                <w:szCs w:val="20"/>
              </w:rPr>
              <w:t>CRJU 410</w:t>
            </w:r>
          </w:p>
        </w:tc>
        <w:tc>
          <w:tcPr>
            <w:tcW w:w="4500" w:type="dxa"/>
          </w:tcPr>
          <w:p w:rsidRPr="005979E4" w:rsidR="00FC4FF4" w:rsidP="00952EC3" w:rsidRDefault="00FC4FF4" w14:paraId="50EFFC4D" w14:textId="77777777">
            <w:pPr>
              <w:rPr>
                <w:sz w:val="20"/>
                <w:szCs w:val="20"/>
              </w:rPr>
            </w:pPr>
            <w:r w:rsidRPr="001E3DB0">
              <w:rPr>
                <w:sz w:val="20"/>
                <w:szCs w:val="18"/>
              </w:rPr>
              <w:t xml:space="preserve">Restorative Justice </w:t>
            </w:r>
          </w:p>
        </w:tc>
        <w:tc>
          <w:tcPr>
            <w:tcW w:w="1800" w:type="dxa"/>
          </w:tcPr>
          <w:p w:rsidRPr="0046366F" w:rsidR="00FC4FF4" w:rsidP="00952EC3" w:rsidRDefault="00FC4FF4" w14:paraId="21AF09BD" w14:textId="77777777">
            <w:pPr>
              <w:rPr>
                <w:b/>
                <w:bCs/>
              </w:rPr>
            </w:pPr>
            <w:r w:rsidRPr="0046366F">
              <w:rPr>
                <w:b/>
                <w:bCs/>
              </w:rPr>
              <w:t>____________</w:t>
            </w:r>
          </w:p>
        </w:tc>
        <w:tc>
          <w:tcPr>
            <w:tcW w:w="1705" w:type="dxa"/>
          </w:tcPr>
          <w:p w:rsidRPr="0046366F" w:rsidR="00FC4FF4" w:rsidP="00952EC3" w:rsidRDefault="00FC4FF4" w14:paraId="5315637D" w14:textId="77777777">
            <w:pPr>
              <w:rPr>
                <w:b/>
                <w:bCs/>
              </w:rPr>
            </w:pPr>
            <w:r w:rsidRPr="0046366F">
              <w:rPr>
                <w:b/>
                <w:bCs/>
              </w:rPr>
              <w:t>____________</w:t>
            </w:r>
          </w:p>
        </w:tc>
      </w:tr>
      <w:tr w:rsidR="00FC4FF4" w:rsidTr="00952EC3" w14:paraId="4B136144" w14:textId="77777777">
        <w:trPr>
          <w:gridAfter w:val="1"/>
          <w:wAfter w:w="640" w:type="dxa"/>
        </w:trPr>
        <w:tc>
          <w:tcPr>
            <w:tcW w:w="1345" w:type="dxa"/>
          </w:tcPr>
          <w:p w:rsidRPr="005979E4" w:rsidR="00FC4FF4" w:rsidP="00952EC3" w:rsidRDefault="00FC4FF4" w14:paraId="0786D0D3" w14:textId="77777777">
            <w:pPr>
              <w:rPr>
                <w:sz w:val="20"/>
                <w:szCs w:val="20"/>
              </w:rPr>
            </w:pPr>
            <w:r>
              <w:rPr>
                <w:sz w:val="20"/>
                <w:szCs w:val="20"/>
              </w:rPr>
              <w:t>CRJU 415</w:t>
            </w:r>
          </w:p>
        </w:tc>
        <w:tc>
          <w:tcPr>
            <w:tcW w:w="4500" w:type="dxa"/>
          </w:tcPr>
          <w:p w:rsidRPr="005979E4" w:rsidR="00FC4FF4" w:rsidP="00952EC3" w:rsidRDefault="00FC4FF4" w14:paraId="5A05DD55" w14:textId="77777777">
            <w:pPr>
              <w:rPr>
                <w:sz w:val="20"/>
                <w:szCs w:val="20"/>
              </w:rPr>
            </w:pPr>
            <w:r w:rsidRPr="001E3DB0">
              <w:rPr>
                <w:sz w:val="20"/>
                <w:szCs w:val="18"/>
              </w:rPr>
              <w:t>Policing the City</w:t>
            </w:r>
          </w:p>
        </w:tc>
        <w:tc>
          <w:tcPr>
            <w:tcW w:w="1800" w:type="dxa"/>
          </w:tcPr>
          <w:p w:rsidRPr="0046366F" w:rsidR="00FC4FF4" w:rsidP="00952EC3" w:rsidRDefault="00FC4FF4" w14:paraId="2E08E5F0" w14:textId="77777777">
            <w:pPr>
              <w:rPr>
                <w:b/>
                <w:bCs/>
              </w:rPr>
            </w:pPr>
            <w:r w:rsidRPr="0046366F">
              <w:rPr>
                <w:b/>
                <w:bCs/>
              </w:rPr>
              <w:t>____________</w:t>
            </w:r>
          </w:p>
        </w:tc>
        <w:tc>
          <w:tcPr>
            <w:tcW w:w="1705" w:type="dxa"/>
          </w:tcPr>
          <w:p w:rsidRPr="0046366F" w:rsidR="00FC4FF4" w:rsidP="00952EC3" w:rsidRDefault="00FC4FF4" w14:paraId="2669FCC9" w14:textId="77777777">
            <w:pPr>
              <w:rPr>
                <w:b/>
                <w:bCs/>
              </w:rPr>
            </w:pPr>
            <w:r w:rsidRPr="0046366F">
              <w:rPr>
                <w:b/>
                <w:bCs/>
              </w:rPr>
              <w:t>____________</w:t>
            </w:r>
          </w:p>
        </w:tc>
      </w:tr>
      <w:tr w:rsidR="00FC4FF4" w:rsidTr="00952EC3" w14:paraId="07C96B96" w14:textId="77777777">
        <w:trPr>
          <w:gridAfter w:val="1"/>
          <w:wAfter w:w="640" w:type="dxa"/>
        </w:trPr>
        <w:tc>
          <w:tcPr>
            <w:tcW w:w="1345" w:type="dxa"/>
          </w:tcPr>
          <w:p w:rsidRPr="005979E4" w:rsidR="00FC4FF4" w:rsidP="00952EC3" w:rsidRDefault="00FC4FF4" w14:paraId="41875B06" w14:textId="77777777">
            <w:pPr>
              <w:rPr>
                <w:sz w:val="20"/>
                <w:szCs w:val="20"/>
              </w:rPr>
            </w:pPr>
            <w:r>
              <w:rPr>
                <w:sz w:val="20"/>
                <w:szCs w:val="20"/>
              </w:rPr>
              <w:t>CRJU 417</w:t>
            </w:r>
          </w:p>
        </w:tc>
        <w:tc>
          <w:tcPr>
            <w:tcW w:w="4500" w:type="dxa"/>
          </w:tcPr>
          <w:p w:rsidRPr="005979E4" w:rsidR="00FC4FF4" w:rsidP="00952EC3" w:rsidRDefault="00FC4FF4" w14:paraId="00BBCF8C" w14:textId="77777777">
            <w:pPr>
              <w:rPr>
                <w:sz w:val="20"/>
                <w:szCs w:val="20"/>
              </w:rPr>
            </w:pPr>
            <w:r w:rsidRPr="001E3DB0">
              <w:rPr>
                <w:sz w:val="20"/>
                <w:szCs w:val="18"/>
              </w:rPr>
              <w:t xml:space="preserve">Mass Murder </w:t>
            </w:r>
          </w:p>
        </w:tc>
        <w:tc>
          <w:tcPr>
            <w:tcW w:w="1800" w:type="dxa"/>
          </w:tcPr>
          <w:p w:rsidRPr="0046366F" w:rsidR="00FC4FF4" w:rsidP="00952EC3" w:rsidRDefault="00FC4FF4" w14:paraId="4015E395" w14:textId="77777777">
            <w:pPr>
              <w:rPr>
                <w:b/>
                <w:bCs/>
              </w:rPr>
            </w:pPr>
            <w:r w:rsidRPr="0046366F">
              <w:rPr>
                <w:b/>
                <w:bCs/>
              </w:rPr>
              <w:t>____________</w:t>
            </w:r>
          </w:p>
        </w:tc>
        <w:tc>
          <w:tcPr>
            <w:tcW w:w="1705" w:type="dxa"/>
          </w:tcPr>
          <w:p w:rsidRPr="0046366F" w:rsidR="00FC4FF4" w:rsidP="00952EC3" w:rsidRDefault="00FC4FF4" w14:paraId="22C8AE0A" w14:textId="77777777">
            <w:pPr>
              <w:rPr>
                <w:b/>
                <w:bCs/>
              </w:rPr>
            </w:pPr>
            <w:r w:rsidRPr="0046366F">
              <w:rPr>
                <w:b/>
                <w:bCs/>
              </w:rPr>
              <w:t>____________</w:t>
            </w:r>
          </w:p>
        </w:tc>
      </w:tr>
      <w:tr w:rsidR="00FC4FF4" w:rsidTr="00952EC3" w14:paraId="5E3973D6" w14:textId="77777777">
        <w:trPr>
          <w:gridAfter w:val="1"/>
          <w:wAfter w:w="640" w:type="dxa"/>
        </w:trPr>
        <w:tc>
          <w:tcPr>
            <w:tcW w:w="1345" w:type="dxa"/>
          </w:tcPr>
          <w:p w:rsidRPr="005979E4" w:rsidR="00FC4FF4" w:rsidP="00952EC3" w:rsidRDefault="00FC4FF4" w14:paraId="55310493" w14:textId="77777777">
            <w:pPr>
              <w:rPr>
                <w:sz w:val="20"/>
                <w:szCs w:val="20"/>
              </w:rPr>
            </w:pPr>
            <w:r>
              <w:rPr>
                <w:sz w:val="20"/>
                <w:szCs w:val="20"/>
              </w:rPr>
              <w:t>CRJU 420</w:t>
            </w:r>
          </w:p>
        </w:tc>
        <w:tc>
          <w:tcPr>
            <w:tcW w:w="4500" w:type="dxa"/>
          </w:tcPr>
          <w:p w:rsidRPr="005979E4" w:rsidR="00FC4FF4" w:rsidP="00952EC3" w:rsidRDefault="00FC4FF4" w14:paraId="54896640" w14:textId="77777777">
            <w:pPr>
              <w:rPr>
                <w:sz w:val="20"/>
                <w:szCs w:val="20"/>
              </w:rPr>
            </w:pPr>
            <w:r w:rsidRPr="001E3DB0">
              <w:rPr>
                <w:sz w:val="20"/>
                <w:szCs w:val="18"/>
              </w:rPr>
              <w:t>Drugs and Crime</w:t>
            </w:r>
          </w:p>
        </w:tc>
        <w:tc>
          <w:tcPr>
            <w:tcW w:w="1800" w:type="dxa"/>
          </w:tcPr>
          <w:p w:rsidRPr="0046366F" w:rsidR="00FC4FF4" w:rsidP="00952EC3" w:rsidRDefault="00FC4FF4" w14:paraId="36247FD7" w14:textId="77777777">
            <w:pPr>
              <w:rPr>
                <w:b/>
                <w:bCs/>
              </w:rPr>
            </w:pPr>
            <w:r w:rsidRPr="0046366F">
              <w:rPr>
                <w:b/>
                <w:bCs/>
              </w:rPr>
              <w:t>____________</w:t>
            </w:r>
          </w:p>
        </w:tc>
        <w:tc>
          <w:tcPr>
            <w:tcW w:w="1705" w:type="dxa"/>
          </w:tcPr>
          <w:p w:rsidRPr="0046366F" w:rsidR="00FC4FF4" w:rsidP="00952EC3" w:rsidRDefault="00FC4FF4" w14:paraId="314925BC" w14:textId="77777777">
            <w:pPr>
              <w:rPr>
                <w:b/>
                <w:bCs/>
              </w:rPr>
            </w:pPr>
            <w:r w:rsidRPr="0046366F">
              <w:rPr>
                <w:b/>
                <w:bCs/>
              </w:rPr>
              <w:t>____________</w:t>
            </w:r>
          </w:p>
        </w:tc>
      </w:tr>
      <w:tr w:rsidR="00FC4FF4" w:rsidTr="00952EC3" w14:paraId="37437486" w14:textId="77777777">
        <w:trPr>
          <w:gridAfter w:val="1"/>
          <w:wAfter w:w="640" w:type="dxa"/>
        </w:trPr>
        <w:tc>
          <w:tcPr>
            <w:tcW w:w="1345" w:type="dxa"/>
          </w:tcPr>
          <w:p w:rsidRPr="005979E4" w:rsidR="00FC4FF4" w:rsidP="00952EC3" w:rsidRDefault="00FC4FF4" w14:paraId="5D1DD113" w14:textId="77777777">
            <w:pPr>
              <w:rPr>
                <w:sz w:val="20"/>
                <w:szCs w:val="20"/>
              </w:rPr>
            </w:pPr>
            <w:r>
              <w:rPr>
                <w:sz w:val="20"/>
                <w:szCs w:val="20"/>
              </w:rPr>
              <w:t>CRJU 422</w:t>
            </w:r>
          </w:p>
        </w:tc>
        <w:tc>
          <w:tcPr>
            <w:tcW w:w="4500" w:type="dxa"/>
          </w:tcPr>
          <w:p w:rsidRPr="005979E4" w:rsidR="00FC4FF4" w:rsidP="00952EC3" w:rsidRDefault="00FC4FF4" w14:paraId="5BEABB2A" w14:textId="77777777">
            <w:pPr>
              <w:rPr>
                <w:sz w:val="20"/>
                <w:szCs w:val="20"/>
              </w:rPr>
            </w:pPr>
            <w:r w:rsidRPr="001E3DB0">
              <w:rPr>
                <w:sz w:val="20"/>
                <w:szCs w:val="18"/>
              </w:rPr>
              <w:t>Human Resource Management</w:t>
            </w:r>
          </w:p>
        </w:tc>
        <w:tc>
          <w:tcPr>
            <w:tcW w:w="1800" w:type="dxa"/>
          </w:tcPr>
          <w:p w:rsidRPr="0046366F" w:rsidR="00FC4FF4" w:rsidP="00952EC3" w:rsidRDefault="00FC4FF4" w14:paraId="571B1E5C" w14:textId="77777777">
            <w:pPr>
              <w:rPr>
                <w:b/>
                <w:bCs/>
              </w:rPr>
            </w:pPr>
            <w:r w:rsidRPr="0046366F">
              <w:rPr>
                <w:b/>
                <w:bCs/>
              </w:rPr>
              <w:t>____________</w:t>
            </w:r>
          </w:p>
        </w:tc>
        <w:tc>
          <w:tcPr>
            <w:tcW w:w="1705" w:type="dxa"/>
          </w:tcPr>
          <w:p w:rsidRPr="0046366F" w:rsidR="00FC4FF4" w:rsidP="00952EC3" w:rsidRDefault="00FC4FF4" w14:paraId="4668A309" w14:textId="77777777">
            <w:pPr>
              <w:rPr>
                <w:b/>
                <w:bCs/>
              </w:rPr>
            </w:pPr>
            <w:r w:rsidRPr="0046366F">
              <w:rPr>
                <w:b/>
                <w:bCs/>
              </w:rPr>
              <w:t>____________</w:t>
            </w:r>
          </w:p>
        </w:tc>
      </w:tr>
      <w:tr w:rsidR="00FC4FF4" w:rsidTr="00952EC3" w14:paraId="134014ED" w14:textId="77777777">
        <w:trPr>
          <w:gridAfter w:val="1"/>
          <w:wAfter w:w="640" w:type="dxa"/>
        </w:trPr>
        <w:tc>
          <w:tcPr>
            <w:tcW w:w="1345" w:type="dxa"/>
          </w:tcPr>
          <w:p w:rsidRPr="005979E4" w:rsidR="00FC4FF4" w:rsidP="00952EC3" w:rsidRDefault="00FC4FF4" w14:paraId="31DA13DE" w14:textId="77777777">
            <w:pPr>
              <w:rPr>
                <w:sz w:val="20"/>
                <w:szCs w:val="20"/>
              </w:rPr>
            </w:pPr>
            <w:r>
              <w:rPr>
                <w:sz w:val="20"/>
                <w:szCs w:val="20"/>
              </w:rPr>
              <w:t>CRJU 430</w:t>
            </w:r>
          </w:p>
        </w:tc>
        <w:tc>
          <w:tcPr>
            <w:tcW w:w="4500" w:type="dxa"/>
          </w:tcPr>
          <w:p w:rsidRPr="005979E4" w:rsidR="00FC4FF4" w:rsidP="00952EC3" w:rsidRDefault="00FC4FF4" w14:paraId="163907AA" w14:textId="77777777">
            <w:pPr>
              <w:rPr>
                <w:sz w:val="20"/>
                <w:szCs w:val="20"/>
              </w:rPr>
            </w:pPr>
            <w:r w:rsidRPr="001E3DB0">
              <w:rPr>
                <w:sz w:val="20"/>
                <w:szCs w:val="18"/>
              </w:rPr>
              <w:t>Women and Crime</w:t>
            </w:r>
          </w:p>
        </w:tc>
        <w:tc>
          <w:tcPr>
            <w:tcW w:w="1800" w:type="dxa"/>
          </w:tcPr>
          <w:p w:rsidRPr="0046366F" w:rsidR="00FC4FF4" w:rsidP="00952EC3" w:rsidRDefault="00FC4FF4" w14:paraId="24E7BA55" w14:textId="77777777">
            <w:pPr>
              <w:rPr>
                <w:b/>
                <w:bCs/>
              </w:rPr>
            </w:pPr>
            <w:r w:rsidRPr="0046366F">
              <w:rPr>
                <w:b/>
                <w:bCs/>
              </w:rPr>
              <w:t>____________</w:t>
            </w:r>
          </w:p>
        </w:tc>
        <w:tc>
          <w:tcPr>
            <w:tcW w:w="1705" w:type="dxa"/>
          </w:tcPr>
          <w:p w:rsidRPr="0046366F" w:rsidR="00FC4FF4" w:rsidP="00952EC3" w:rsidRDefault="00FC4FF4" w14:paraId="68E423D8" w14:textId="77777777">
            <w:pPr>
              <w:rPr>
                <w:b/>
                <w:bCs/>
              </w:rPr>
            </w:pPr>
            <w:r w:rsidRPr="0046366F">
              <w:rPr>
                <w:b/>
                <w:bCs/>
              </w:rPr>
              <w:t>____________</w:t>
            </w:r>
          </w:p>
        </w:tc>
      </w:tr>
      <w:tr w:rsidR="00FC4FF4" w:rsidTr="00952EC3" w14:paraId="528977EA" w14:textId="77777777">
        <w:trPr>
          <w:gridAfter w:val="1"/>
          <w:wAfter w:w="640" w:type="dxa"/>
        </w:trPr>
        <w:tc>
          <w:tcPr>
            <w:tcW w:w="1345" w:type="dxa"/>
          </w:tcPr>
          <w:p w:rsidRPr="005979E4" w:rsidR="00FC4FF4" w:rsidP="00952EC3" w:rsidRDefault="00FC4FF4" w14:paraId="1C6F7A74" w14:textId="77777777">
            <w:pPr>
              <w:rPr>
                <w:sz w:val="20"/>
                <w:szCs w:val="20"/>
              </w:rPr>
            </w:pPr>
            <w:r>
              <w:rPr>
                <w:sz w:val="20"/>
                <w:szCs w:val="20"/>
              </w:rPr>
              <w:t>CRJU 433</w:t>
            </w:r>
          </w:p>
        </w:tc>
        <w:tc>
          <w:tcPr>
            <w:tcW w:w="4500" w:type="dxa"/>
          </w:tcPr>
          <w:p w:rsidRPr="005979E4" w:rsidR="00FC4FF4" w:rsidP="00952EC3" w:rsidRDefault="00FC4FF4" w14:paraId="7BB96A03" w14:textId="77777777">
            <w:pPr>
              <w:rPr>
                <w:sz w:val="20"/>
                <w:szCs w:val="20"/>
              </w:rPr>
            </w:pPr>
            <w:r w:rsidRPr="001E3DB0">
              <w:rPr>
                <w:sz w:val="20"/>
                <w:szCs w:val="18"/>
              </w:rPr>
              <w:t>Controlling Crime</w:t>
            </w:r>
          </w:p>
        </w:tc>
        <w:tc>
          <w:tcPr>
            <w:tcW w:w="1800" w:type="dxa"/>
          </w:tcPr>
          <w:p w:rsidRPr="0046366F" w:rsidR="00FC4FF4" w:rsidP="00952EC3" w:rsidRDefault="00FC4FF4" w14:paraId="1324E5EF" w14:textId="77777777">
            <w:pPr>
              <w:rPr>
                <w:b/>
                <w:bCs/>
              </w:rPr>
            </w:pPr>
            <w:r w:rsidRPr="0046366F">
              <w:rPr>
                <w:b/>
                <w:bCs/>
              </w:rPr>
              <w:t>____________</w:t>
            </w:r>
          </w:p>
        </w:tc>
        <w:tc>
          <w:tcPr>
            <w:tcW w:w="1705" w:type="dxa"/>
          </w:tcPr>
          <w:p w:rsidRPr="0046366F" w:rsidR="00FC4FF4" w:rsidP="00952EC3" w:rsidRDefault="00FC4FF4" w14:paraId="0995CA95" w14:textId="77777777">
            <w:pPr>
              <w:rPr>
                <w:b/>
                <w:bCs/>
              </w:rPr>
            </w:pPr>
            <w:r w:rsidRPr="0046366F">
              <w:rPr>
                <w:b/>
                <w:bCs/>
              </w:rPr>
              <w:t>____________</w:t>
            </w:r>
          </w:p>
        </w:tc>
      </w:tr>
      <w:tr w:rsidR="00FC4FF4" w:rsidTr="00952EC3" w14:paraId="56C678A1" w14:textId="77777777">
        <w:trPr>
          <w:gridAfter w:val="1"/>
          <w:wAfter w:w="640" w:type="dxa"/>
        </w:trPr>
        <w:tc>
          <w:tcPr>
            <w:tcW w:w="1345" w:type="dxa"/>
          </w:tcPr>
          <w:p w:rsidRPr="005979E4" w:rsidR="00FC4FF4" w:rsidP="00952EC3" w:rsidRDefault="00FC4FF4" w14:paraId="7ECA3847" w14:textId="77777777">
            <w:pPr>
              <w:rPr>
                <w:sz w:val="20"/>
                <w:szCs w:val="20"/>
              </w:rPr>
            </w:pPr>
            <w:r>
              <w:rPr>
                <w:sz w:val="20"/>
                <w:szCs w:val="20"/>
              </w:rPr>
              <w:t>CRJU 435</w:t>
            </w:r>
          </w:p>
        </w:tc>
        <w:tc>
          <w:tcPr>
            <w:tcW w:w="4500" w:type="dxa"/>
          </w:tcPr>
          <w:p w:rsidRPr="005979E4" w:rsidR="00FC4FF4" w:rsidP="00952EC3" w:rsidRDefault="00FC4FF4" w14:paraId="2EDDE7B1" w14:textId="77777777">
            <w:pPr>
              <w:rPr>
                <w:sz w:val="20"/>
                <w:szCs w:val="20"/>
              </w:rPr>
            </w:pPr>
            <w:r w:rsidRPr="001E3DB0">
              <w:rPr>
                <w:sz w:val="20"/>
                <w:szCs w:val="18"/>
              </w:rPr>
              <w:t>Civil Disobedience and Social Justice</w:t>
            </w:r>
          </w:p>
        </w:tc>
        <w:tc>
          <w:tcPr>
            <w:tcW w:w="1800" w:type="dxa"/>
          </w:tcPr>
          <w:p w:rsidRPr="0046366F" w:rsidR="00FC4FF4" w:rsidP="00952EC3" w:rsidRDefault="00FC4FF4" w14:paraId="120E3A5C" w14:textId="77777777">
            <w:pPr>
              <w:rPr>
                <w:b/>
                <w:bCs/>
              </w:rPr>
            </w:pPr>
            <w:r w:rsidRPr="0046366F">
              <w:rPr>
                <w:b/>
                <w:bCs/>
              </w:rPr>
              <w:t>____________</w:t>
            </w:r>
          </w:p>
        </w:tc>
        <w:tc>
          <w:tcPr>
            <w:tcW w:w="1705" w:type="dxa"/>
          </w:tcPr>
          <w:p w:rsidRPr="0046366F" w:rsidR="00FC4FF4" w:rsidP="00952EC3" w:rsidRDefault="00FC4FF4" w14:paraId="46E192B8" w14:textId="77777777">
            <w:pPr>
              <w:rPr>
                <w:b/>
                <w:bCs/>
              </w:rPr>
            </w:pPr>
            <w:r w:rsidRPr="0046366F">
              <w:rPr>
                <w:b/>
                <w:bCs/>
              </w:rPr>
              <w:t>____________</w:t>
            </w:r>
          </w:p>
        </w:tc>
      </w:tr>
      <w:tr w:rsidR="00FC4FF4" w:rsidTr="00952EC3" w14:paraId="669524A8" w14:textId="77777777">
        <w:trPr>
          <w:gridAfter w:val="1"/>
          <w:wAfter w:w="640" w:type="dxa"/>
        </w:trPr>
        <w:tc>
          <w:tcPr>
            <w:tcW w:w="1345" w:type="dxa"/>
          </w:tcPr>
          <w:p w:rsidRPr="005979E4" w:rsidR="00FC4FF4" w:rsidP="00952EC3" w:rsidRDefault="00FC4FF4" w14:paraId="170EA5E3" w14:textId="77777777">
            <w:pPr>
              <w:rPr>
                <w:sz w:val="20"/>
                <w:szCs w:val="20"/>
              </w:rPr>
            </w:pPr>
            <w:r>
              <w:rPr>
                <w:sz w:val="20"/>
                <w:szCs w:val="20"/>
              </w:rPr>
              <w:t xml:space="preserve">CRJU 440 </w:t>
            </w:r>
          </w:p>
        </w:tc>
        <w:tc>
          <w:tcPr>
            <w:tcW w:w="4500" w:type="dxa"/>
          </w:tcPr>
          <w:p w:rsidRPr="005979E4" w:rsidR="00FC4FF4" w:rsidP="00952EC3" w:rsidRDefault="00FC4FF4" w14:paraId="27FEB06F" w14:textId="77777777">
            <w:pPr>
              <w:rPr>
                <w:sz w:val="20"/>
                <w:szCs w:val="20"/>
              </w:rPr>
            </w:pPr>
            <w:r w:rsidRPr="001E3DB0">
              <w:rPr>
                <w:sz w:val="20"/>
                <w:szCs w:val="18"/>
              </w:rPr>
              <w:t>Correctional Rehabilitation</w:t>
            </w:r>
          </w:p>
        </w:tc>
        <w:tc>
          <w:tcPr>
            <w:tcW w:w="1800" w:type="dxa"/>
          </w:tcPr>
          <w:p w:rsidRPr="0046366F" w:rsidR="00FC4FF4" w:rsidP="00952EC3" w:rsidRDefault="00FC4FF4" w14:paraId="70C36A4A" w14:textId="77777777">
            <w:pPr>
              <w:rPr>
                <w:b/>
                <w:bCs/>
              </w:rPr>
            </w:pPr>
            <w:r w:rsidRPr="0046366F">
              <w:rPr>
                <w:b/>
                <w:bCs/>
              </w:rPr>
              <w:t>____________</w:t>
            </w:r>
          </w:p>
        </w:tc>
        <w:tc>
          <w:tcPr>
            <w:tcW w:w="1705" w:type="dxa"/>
          </w:tcPr>
          <w:p w:rsidRPr="0046366F" w:rsidR="00FC4FF4" w:rsidP="00952EC3" w:rsidRDefault="00FC4FF4" w14:paraId="13D17C2A" w14:textId="77777777">
            <w:pPr>
              <w:rPr>
                <w:b/>
                <w:bCs/>
              </w:rPr>
            </w:pPr>
            <w:r w:rsidRPr="0046366F">
              <w:rPr>
                <w:b/>
                <w:bCs/>
              </w:rPr>
              <w:t>____________</w:t>
            </w:r>
          </w:p>
        </w:tc>
      </w:tr>
      <w:tr w:rsidR="00FC4FF4" w:rsidTr="00952EC3" w14:paraId="2EA9DAFA" w14:textId="77777777">
        <w:trPr>
          <w:gridAfter w:val="1"/>
          <w:wAfter w:w="640" w:type="dxa"/>
        </w:trPr>
        <w:tc>
          <w:tcPr>
            <w:tcW w:w="1345" w:type="dxa"/>
          </w:tcPr>
          <w:p w:rsidRPr="005979E4" w:rsidR="00FC4FF4" w:rsidP="00952EC3" w:rsidRDefault="00FC4FF4" w14:paraId="02AC333A" w14:textId="77777777">
            <w:pPr>
              <w:rPr>
                <w:sz w:val="20"/>
                <w:szCs w:val="20"/>
              </w:rPr>
            </w:pPr>
            <w:r>
              <w:rPr>
                <w:sz w:val="20"/>
                <w:szCs w:val="20"/>
              </w:rPr>
              <w:t>CRJU 455</w:t>
            </w:r>
          </w:p>
        </w:tc>
        <w:tc>
          <w:tcPr>
            <w:tcW w:w="4500" w:type="dxa"/>
          </w:tcPr>
          <w:p w:rsidRPr="005979E4" w:rsidR="00FC4FF4" w:rsidP="00952EC3" w:rsidRDefault="00FC4FF4" w14:paraId="2335E4A8" w14:textId="77777777">
            <w:pPr>
              <w:rPr>
                <w:sz w:val="20"/>
                <w:szCs w:val="20"/>
              </w:rPr>
            </w:pPr>
            <w:r w:rsidRPr="001E3DB0">
              <w:rPr>
                <w:sz w:val="20"/>
                <w:szCs w:val="18"/>
              </w:rPr>
              <w:t>Gangs &amp; the Criminal Justice System</w:t>
            </w:r>
            <w:r w:rsidRPr="001E3DB0">
              <w:rPr>
                <w:sz w:val="20"/>
                <w:szCs w:val="18"/>
              </w:rPr>
              <w:tab/>
            </w:r>
          </w:p>
        </w:tc>
        <w:tc>
          <w:tcPr>
            <w:tcW w:w="1800" w:type="dxa"/>
          </w:tcPr>
          <w:p w:rsidRPr="0046366F" w:rsidR="00FC4FF4" w:rsidP="00952EC3" w:rsidRDefault="00FC4FF4" w14:paraId="6591B76E" w14:textId="77777777">
            <w:pPr>
              <w:rPr>
                <w:b/>
                <w:bCs/>
              </w:rPr>
            </w:pPr>
            <w:r w:rsidRPr="0046366F">
              <w:rPr>
                <w:b/>
                <w:bCs/>
              </w:rPr>
              <w:t>____________</w:t>
            </w:r>
          </w:p>
        </w:tc>
        <w:tc>
          <w:tcPr>
            <w:tcW w:w="1705" w:type="dxa"/>
          </w:tcPr>
          <w:p w:rsidRPr="0046366F" w:rsidR="00FC4FF4" w:rsidP="00952EC3" w:rsidRDefault="00FC4FF4" w14:paraId="2236E2DC" w14:textId="77777777">
            <w:pPr>
              <w:rPr>
                <w:b/>
                <w:bCs/>
              </w:rPr>
            </w:pPr>
            <w:r w:rsidRPr="0046366F">
              <w:rPr>
                <w:b/>
                <w:bCs/>
              </w:rPr>
              <w:t>____________</w:t>
            </w:r>
          </w:p>
        </w:tc>
      </w:tr>
      <w:tr w:rsidR="00FC4FF4" w:rsidTr="00952EC3" w14:paraId="41DDE17D" w14:textId="77777777">
        <w:trPr>
          <w:gridAfter w:val="1"/>
          <w:wAfter w:w="640" w:type="dxa"/>
        </w:trPr>
        <w:tc>
          <w:tcPr>
            <w:tcW w:w="1345" w:type="dxa"/>
          </w:tcPr>
          <w:p w:rsidRPr="005979E4" w:rsidR="00FC4FF4" w:rsidP="00952EC3" w:rsidRDefault="00FC4FF4" w14:paraId="4542867B" w14:textId="77777777">
            <w:pPr>
              <w:rPr>
                <w:sz w:val="20"/>
                <w:szCs w:val="20"/>
              </w:rPr>
            </w:pPr>
            <w:r>
              <w:rPr>
                <w:sz w:val="20"/>
                <w:szCs w:val="20"/>
              </w:rPr>
              <w:t>CRJU 462</w:t>
            </w:r>
          </w:p>
        </w:tc>
        <w:tc>
          <w:tcPr>
            <w:tcW w:w="4500" w:type="dxa"/>
          </w:tcPr>
          <w:p w:rsidRPr="005979E4" w:rsidR="00FC4FF4" w:rsidP="00952EC3" w:rsidRDefault="00FC4FF4" w14:paraId="242DF879" w14:textId="77777777">
            <w:pPr>
              <w:rPr>
                <w:sz w:val="20"/>
                <w:szCs w:val="20"/>
              </w:rPr>
            </w:pPr>
            <w:r w:rsidRPr="001E3DB0">
              <w:rPr>
                <w:sz w:val="20"/>
                <w:szCs w:val="18"/>
              </w:rPr>
              <w:t>Crime Analysis</w:t>
            </w:r>
          </w:p>
        </w:tc>
        <w:tc>
          <w:tcPr>
            <w:tcW w:w="1800" w:type="dxa"/>
          </w:tcPr>
          <w:p w:rsidRPr="0046366F" w:rsidR="00FC4FF4" w:rsidP="00952EC3" w:rsidRDefault="00FC4FF4" w14:paraId="12A200FE" w14:textId="77777777">
            <w:pPr>
              <w:rPr>
                <w:b/>
                <w:bCs/>
              </w:rPr>
            </w:pPr>
            <w:r w:rsidRPr="0046366F">
              <w:rPr>
                <w:b/>
                <w:bCs/>
              </w:rPr>
              <w:t>____________</w:t>
            </w:r>
          </w:p>
        </w:tc>
        <w:tc>
          <w:tcPr>
            <w:tcW w:w="1705" w:type="dxa"/>
          </w:tcPr>
          <w:p w:rsidRPr="0046366F" w:rsidR="00FC4FF4" w:rsidP="00952EC3" w:rsidRDefault="00FC4FF4" w14:paraId="6C0CCB3D" w14:textId="77777777">
            <w:pPr>
              <w:rPr>
                <w:b/>
                <w:bCs/>
              </w:rPr>
            </w:pPr>
            <w:r w:rsidRPr="0046366F">
              <w:rPr>
                <w:b/>
                <w:bCs/>
              </w:rPr>
              <w:t>____________</w:t>
            </w:r>
          </w:p>
        </w:tc>
      </w:tr>
      <w:tr w:rsidR="00FC4FF4" w:rsidTr="00952EC3" w14:paraId="48C7B7F6" w14:textId="77777777">
        <w:trPr>
          <w:gridAfter w:val="1"/>
          <w:wAfter w:w="640" w:type="dxa"/>
        </w:trPr>
        <w:tc>
          <w:tcPr>
            <w:tcW w:w="1345" w:type="dxa"/>
          </w:tcPr>
          <w:p w:rsidRPr="005979E4" w:rsidR="00FC4FF4" w:rsidP="00952EC3" w:rsidRDefault="00FC4FF4" w14:paraId="78205BD6" w14:textId="77777777">
            <w:pPr>
              <w:rPr>
                <w:sz w:val="20"/>
                <w:szCs w:val="20"/>
              </w:rPr>
            </w:pPr>
            <w:r>
              <w:rPr>
                <w:sz w:val="20"/>
                <w:szCs w:val="20"/>
              </w:rPr>
              <w:t>CRJU 465</w:t>
            </w:r>
          </w:p>
        </w:tc>
        <w:tc>
          <w:tcPr>
            <w:tcW w:w="4500" w:type="dxa"/>
          </w:tcPr>
          <w:p w:rsidRPr="005979E4" w:rsidR="00FC4FF4" w:rsidP="00952EC3" w:rsidRDefault="00FC4FF4" w14:paraId="0C70225F" w14:textId="77777777">
            <w:pPr>
              <w:rPr>
                <w:sz w:val="20"/>
                <w:szCs w:val="20"/>
              </w:rPr>
            </w:pPr>
            <w:r w:rsidRPr="001E3DB0">
              <w:rPr>
                <w:sz w:val="20"/>
                <w:szCs w:val="18"/>
              </w:rPr>
              <w:t>Law, Punishment and Justice</w:t>
            </w:r>
          </w:p>
        </w:tc>
        <w:tc>
          <w:tcPr>
            <w:tcW w:w="1800" w:type="dxa"/>
          </w:tcPr>
          <w:p w:rsidRPr="0046366F" w:rsidR="00FC4FF4" w:rsidP="00952EC3" w:rsidRDefault="00FC4FF4" w14:paraId="44E35347" w14:textId="77777777">
            <w:pPr>
              <w:rPr>
                <w:b/>
                <w:bCs/>
              </w:rPr>
            </w:pPr>
            <w:r w:rsidRPr="0046366F">
              <w:rPr>
                <w:b/>
                <w:bCs/>
              </w:rPr>
              <w:t>____________</w:t>
            </w:r>
          </w:p>
        </w:tc>
        <w:tc>
          <w:tcPr>
            <w:tcW w:w="1705" w:type="dxa"/>
          </w:tcPr>
          <w:p w:rsidRPr="0046366F" w:rsidR="00FC4FF4" w:rsidP="00952EC3" w:rsidRDefault="00FC4FF4" w14:paraId="5FFEB08B" w14:textId="77777777">
            <w:pPr>
              <w:rPr>
                <w:b/>
                <w:bCs/>
              </w:rPr>
            </w:pPr>
            <w:r w:rsidRPr="0046366F">
              <w:rPr>
                <w:b/>
                <w:bCs/>
              </w:rPr>
              <w:t>____________</w:t>
            </w:r>
          </w:p>
        </w:tc>
      </w:tr>
      <w:tr w:rsidR="00FC4FF4" w:rsidTr="00952EC3" w14:paraId="0387D45F" w14:textId="77777777">
        <w:trPr>
          <w:gridAfter w:val="1"/>
          <w:wAfter w:w="640" w:type="dxa"/>
        </w:trPr>
        <w:tc>
          <w:tcPr>
            <w:tcW w:w="1345" w:type="dxa"/>
          </w:tcPr>
          <w:p w:rsidRPr="005979E4" w:rsidR="00FC4FF4" w:rsidP="00952EC3" w:rsidRDefault="00FC4FF4" w14:paraId="30E92EB0" w14:textId="77777777">
            <w:pPr>
              <w:rPr>
                <w:sz w:val="20"/>
                <w:szCs w:val="20"/>
              </w:rPr>
            </w:pPr>
            <w:r>
              <w:rPr>
                <w:sz w:val="20"/>
                <w:szCs w:val="20"/>
              </w:rPr>
              <w:t>CRJU 471</w:t>
            </w:r>
          </w:p>
        </w:tc>
        <w:tc>
          <w:tcPr>
            <w:tcW w:w="4500" w:type="dxa"/>
          </w:tcPr>
          <w:p w:rsidRPr="005979E4" w:rsidR="00FC4FF4" w:rsidP="00952EC3" w:rsidRDefault="00FC4FF4" w14:paraId="7CB0D300" w14:textId="77777777">
            <w:pPr>
              <w:rPr>
                <w:sz w:val="20"/>
                <w:szCs w:val="20"/>
              </w:rPr>
            </w:pPr>
            <w:r w:rsidRPr="001E3DB0">
              <w:rPr>
                <w:sz w:val="20"/>
                <w:szCs w:val="18"/>
              </w:rPr>
              <w:t>Moot Court</w:t>
            </w:r>
          </w:p>
        </w:tc>
        <w:tc>
          <w:tcPr>
            <w:tcW w:w="1800" w:type="dxa"/>
          </w:tcPr>
          <w:p w:rsidRPr="0046366F" w:rsidR="00FC4FF4" w:rsidP="00952EC3" w:rsidRDefault="00FC4FF4" w14:paraId="269BA8A1" w14:textId="77777777">
            <w:pPr>
              <w:rPr>
                <w:b/>
                <w:bCs/>
              </w:rPr>
            </w:pPr>
            <w:r w:rsidRPr="0046366F">
              <w:rPr>
                <w:b/>
                <w:bCs/>
              </w:rPr>
              <w:t>____________</w:t>
            </w:r>
          </w:p>
        </w:tc>
        <w:tc>
          <w:tcPr>
            <w:tcW w:w="1705" w:type="dxa"/>
          </w:tcPr>
          <w:p w:rsidRPr="0046366F" w:rsidR="00FC4FF4" w:rsidP="00952EC3" w:rsidRDefault="00FC4FF4" w14:paraId="3CA0E541" w14:textId="77777777">
            <w:pPr>
              <w:rPr>
                <w:b/>
                <w:bCs/>
              </w:rPr>
            </w:pPr>
            <w:r w:rsidRPr="0046366F">
              <w:rPr>
                <w:b/>
                <w:bCs/>
              </w:rPr>
              <w:t>____________</w:t>
            </w:r>
          </w:p>
        </w:tc>
      </w:tr>
      <w:tr w:rsidR="00FC4FF4" w:rsidTr="00952EC3" w14:paraId="03A14686" w14:textId="77777777">
        <w:trPr>
          <w:gridAfter w:val="1"/>
          <w:wAfter w:w="640" w:type="dxa"/>
        </w:trPr>
        <w:tc>
          <w:tcPr>
            <w:tcW w:w="1345" w:type="dxa"/>
          </w:tcPr>
          <w:p w:rsidRPr="005979E4" w:rsidR="00FC4FF4" w:rsidP="00952EC3" w:rsidRDefault="00FC4FF4" w14:paraId="0CEAE741" w14:textId="77777777">
            <w:pPr>
              <w:rPr>
                <w:sz w:val="20"/>
                <w:szCs w:val="20"/>
              </w:rPr>
            </w:pPr>
            <w:r>
              <w:rPr>
                <w:sz w:val="20"/>
                <w:szCs w:val="20"/>
              </w:rPr>
              <w:t>CRJU 474</w:t>
            </w:r>
          </w:p>
        </w:tc>
        <w:tc>
          <w:tcPr>
            <w:tcW w:w="4500" w:type="dxa"/>
          </w:tcPr>
          <w:p w:rsidRPr="005979E4" w:rsidR="00FC4FF4" w:rsidP="00952EC3" w:rsidRDefault="00FC4FF4" w14:paraId="2AB65892" w14:textId="77777777">
            <w:pPr>
              <w:rPr>
                <w:sz w:val="20"/>
                <w:szCs w:val="20"/>
              </w:rPr>
            </w:pPr>
            <w:r w:rsidRPr="001E3DB0">
              <w:rPr>
                <w:sz w:val="20"/>
                <w:szCs w:val="18"/>
              </w:rPr>
              <w:t>Civil Liberties</w:t>
            </w:r>
          </w:p>
        </w:tc>
        <w:tc>
          <w:tcPr>
            <w:tcW w:w="1800" w:type="dxa"/>
          </w:tcPr>
          <w:p w:rsidRPr="0046366F" w:rsidR="00FC4FF4" w:rsidP="00952EC3" w:rsidRDefault="00FC4FF4" w14:paraId="3070961B" w14:textId="77777777">
            <w:pPr>
              <w:rPr>
                <w:b/>
                <w:bCs/>
              </w:rPr>
            </w:pPr>
            <w:r w:rsidRPr="0046366F">
              <w:rPr>
                <w:b/>
                <w:bCs/>
              </w:rPr>
              <w:t>____________</w:t>
            </w:r>
          </w:p>
        </w:tc>
        <w:tc>
          <w:tcPr>
            <w:tcW w:w="1705" w:type="dxa"/>
          </w:tcPr>
          <w:p w:rsidRPr="0046366F" w:rsidR="00FC4FF4" w:rsidP="00952EC3" w:rsidRDefault="00FC4FF4" w14:paraId="6A3B6512" w14:textId="77777777">
            <w:pPr>
              <w:rPr>
                <w:b/>
                <w:bCs/>
              </w:rPr>
            </w:pPr>
            <w:r w:rsidRPr="0046366F">
              <w:rPr>
                <w:b/>
                <w:bCs/>
              </w:rPr>
              <w:t>____________</w:t>
            </w:r>
          </w:p>
        </w:tc>
      </w:tr>
      <w:tr w:rsidR="00FC4FF4" w:rsidTr="00952EC3" w14:paraId="7C64A621" w14:textId="77777777">
        <w:trPr>
          <w:gridAfter w:val="1"/>
          <w:wAfter w:w="640" w:type="dxa"/>
        </w:trPr>
        <w:tc>
          <w:tcPr>
            <w:tcW w:w="1345" w:type="dxa"/>
          </w:tcPr>
          <w:p w:rsidRPr="005979E4" w:rsidR="00FC4FF4" w:rsidP="00952EC3" w:rsidRDefault="00FC4FF4" w14:paraId="5D1B3422" w14:textId="77777777">
            <w:pPr>
              <w:rPr>
                <w:sz w:val="20"/>
                <w:szCs w:val="20"/>
              </w:rPr>
            </w:pPr>
            <w:r w:rsidRPr="001E3DB0">
              <w:rPr>
                <w:sz w:val="20"/>
                <w:szCs w:val="18"/>
              </w:rPr>
              <w:t>CRJU 475T*</w:t>
            </w:r>
          </w:p>
        </w:tc>
        <w:tc>
          <w:tcPr>
            <w:tcW w:w="4500" w:type="dxa"/>
          </w:tcPr>
          <w:p w:rsidRPr="005979E4" w:rsidR="00FC4FF4" w:rsidP="00952EC3" w:rsidRDefault="00FC4FF4" w14:paraId="77ABD1B1" w14:textId="77777777">
            <w:pPr>
              <w:rPr>
                <w:sz w:val="20"/>
                <w:szCs w:val="20"/>
              </w:rPr>
            </w:pPr>
            <w:r w:rsidRPr="001E3DB0">
              <w:rPr>
                <w:sz w:val="20"/>
                <w:szCs w:val="18"/>
              </w:rPr>
              <w:t>Various Topics in Admin. of Justice</w:t>
            </w:r>
          </w:p>
        </w:tc>
        <w:tc>
          <w:tcPr>
            <w:tcW w:w="1800" w:type="dxa"/>
          </w:tcPr>
          <w:p w:rsidRPr="0046366F" w:rsidR="00FC4FF4" w:rsidP="00952EC3" w:rsidRDefault="00FC4FF4" w14:paraId="15986F3C" w14:textId="77777777">
            <w:pPr>
              <w:rPr>
                <w:b/>
                <w:bCs/>
              </w:rPr>
            </w:pPr>
            <w:r w:rsidRPr="0046366F">
              <w:rPr>
                <w:b/>
                <w:bCs/>
              </w:rPr>
              <w:t>____________</w:t>
            </w:r>
          </w:p>
        </w:tc>
        <w:tc>
          <w:tcPr>
            <w:tcW w:w="1705" w:type="dxa"/>
          </w:tcPr>
          <w:p w:rsidRPr="0046366F" w:rsidR="00FC4FF4" w:rsidP="00952EC3" w:rsidRDefault="00FC4FF4" w14:paraId="13F0150F" w14:textId="77777777">
            <w:pPr>
              <w:rPr>
                <w:b/>
                <w:bCs/>
              </w:rPr>
            </w:pPr>
            <w:r w:rsidRPr="0046366F">
              <w:rPr>
                <w:b/>
                <w:bCs/>
              </w:rPr>
              <w:t>____________</w:t>
            </w:r>
          </w:p>
        </w:tc>
      </w:tr>
      <w:tr w:rsidR="00FC4FF4" w:rsidTr="00952EC3" w14:paraId="578EC5E2" w14:textId="77777777">
        <w:trPr>
          <w:gridAfter w:val="1"/>
          <w:wAfter w:w="640" w:type="dxa"/>
        </w:trPr>
        <w:tc>
          <w:tcPr>
            <w:tcW w:w="1345" w:type="dxa"/>
          </w:tcPr>
          <w:p w:rsidRPr="001E3DB0" w:rsidR="00FC4FF4" w:rsidP="00952EC3" w:rsidRDefault="00FC4FF4" w14:paraId="3C463D58" w14:textId="77777777">
            <w:pPr>
              <w:rPr>
                <w:sz w:val="20"/>
                <w:szCs w:val="18"/>
              </w:rPr>
            </w:pPr>
            <w:r>
              <w:rPr>
                <w:sz w:val="20"/>
                <w:szCs w:val="18"/>
              </w:rPr>
              <w:t>CRJU 477</w:t>
            </w:r>
          </w:p>
        </w:tc>
        <w:tc>
          <w:tcPr>
            <w:tcW w:w="4500" w:type="dxa"/>
          </w:tcPr>
          <w:p w:rsidRPr="001E3DB0" w:rsidR="00FC4FF4" w:rsidP="00952EC3" w:rsidRDefault="00FC4FF4" w14:paraId="6DAC2E76" w14:textId="77777777">
            <w:pPr>
              <w:rPr>
                <w:sz w:val="20"/>
                <w:szCs w:val="18"/>
              </w:rPr>
            </w:pPr>
            <w:r w:rsidRPr="001E3DB0">
              <w:rPr>
                <w:sz w:val="20"/>
                <w:szCs w:val="18"/>
              </w:rPr>
              <w:t>Mock Trial: Legal Practicum II</w:t>
            </w:r>
          </w:p>
        </w:tc>
        <w:tc>
          <w:tcPr>
            <w:tcW w:w="1800" w:type="dxa"/>
          </w:tcPr>
          <w:p w:rsidRPr="0046366F" w:rsidR="00FC4FF4" w:rsidP="00952EC3" w:rsidRDefault="00FC4FF4" w14:paraId="017F4860" w14:textId="77777777">
            <w:pPr>
              <w:rPr>
                <w:b/>
                <w:bCs/>
              </w:rPr>
            </w:pPr>
            <w:r w:rsidRPr="0046366F">
              <w:rPr>
                <w:b/>
                <w:bCs/>
              </w:rPr>
              <w:t>____________</w:t>
            </w:r>
          </w:p>
        </w:tc>
        <w:tc>
          <w:tcPr>
            <w:tcW w:w="1705" w:type="dxa"/>
          </w:tcPr>
          <w:p w:rsidRPr="0046366F" w:rsidR="00FC4FF4" w:rsidP="00952EC3" w:rsidRDefault="00FC4FF4" w14:paraId="0B0846BF" w14:textId="77777777">
            <w:pPr>
              <w:rPr>
                <w:b/>
                <w:bCs/>
              </w:rPr>
            </w:pPr>
            <w:r w:rsidRPr="0046366F">
              <w:rPr>
                <w:b/>
                <w:bCs/>
              </w:rPr>
              <w:t>____________</w:t>
            </w:r>
          </w:p>
        </w:tc>
      </w:tr>
      <w:tr w:rsidR="00FC4FF4" w:rsidTr="00952EC3" w14:paraId="23379B94" w14:textId="77777777">
        <w:trPr>
          <w:gridAfter w:val="1"/>
          <w:wAfter w:w="640" w:type="dxa"/>
        </w:trPr>
        <w:tc>
          <w:tcPr>
            <w:tcW w:w="1345" w:type="dxa"/>
          </w:tcPr>
          <w:p w:rsidRPr="001E3DB0" w:rsidR="00FC4FF4" w:rsidP="00952EC3" w:rsidRDefault="00FC4FF4" w14:paraId="1B4A52CC" w14:textId="77777777">
            <w:pPr>
              <w:rPr>
                <w:sz w:val="20"/>
                <w:szCs w:val="18"/>
              </w:rPr>
            </w:pPr>
            <w:r>
              <w:rPr>
                <w:sz w:val="20"/>
                <w:szCs w:val="18"/>
              </w:rPr>
              <w:t>CRJU 478</w:t>
            </w:r>
          </w:p>
        </w:tc>
        <w:tc>
          <w:tcPr>
            <w:tcW w:w="4500" w:type="dxa"/>
          </w:tcPr>
          <w:p w:rsidRPr="001E3DB0" w:rsidR="00FC4FF4" w:rsidP="00952EC3" w:rsidRDefault="00FC4FF4" w14:paraId="0D571642" w14:textId="77777777">
            <w:pPr>
              <w:rPr>
                <w:sz w:val="20"/>
                <w:szCs w:val="18"/>
              </w:rPr>
            </w:pPr>
            <w:r w:rsidRPr="001E3DB0">
              <w:rPr>
                <w:sz w:val="20"/>
                <w:szCs w:val="18"/>
              </w:rPr>
              <w:t>Animals, Law, &amp; Society</w:t>
            </w:r>
          </w:p>
        </w:tc>
        <w:tc>
          <w:tcPr>
            <w:tcW w:w="1800" w:type="dxa"/>
          </w:tcPr>
          <w:p w:rsidRPr="0046366F" w:rsidR="00FC4FF4" w:rsidP="00952EC3" w:rsidRDefault="00FC4FF4" w14:paraId="60FD93A7" w14:textId="77777777">
            <w:pPr>
              <w:rPr>
                <w:b/>
                <w:bCs/>
              </w:rPr>
            </w:pPr>
            <w:r w:rsidRPr="0046366F">
              <w:rPr>
                <w:b/>
                <w:bCs/>
              </w:rPr>
              <w:t>____________</w:t>
            </w:r>
          </w:p>
        </w:tc>
        <w:tc>
          <w:tcPr>
            <w:tcW w:w="1705" w:type="dxa"/>
          </w:tcPr>
          <w:p w:rsidRPr="0046366F" w:rsidR="00FC4FF4" w:rsidP="00952EC3" w:rsidRDefault="00FC4FF4" w14:paraId="7B1657EA" w14:textId="77777777">
            <w:pPr>
              <w:rPr>
                <w:b/>
                <w:bCs/>
              </w:rPr>
            </w:pPr>
            <w:r w:rsidRPr="0046366F">
              <w:rPr>
                <w:b/>
                <w:bCs/>
              </w:rPr>
              <w:t>____________</w:t>
            </w:r>
          </w:p>
        </w:tc>
      </w:tr>
      <w:tr w:rsidR="00FC4FF4" w:rsidTr="00952EC3" w14:paraId="5B07BD01" w14:textId="77777777">
        <w:trPr>
          <w:gridAfter w:val="1"/>
          <w:wAfter w:w="640" w:type="dxa"/>
        </w:trPr>
        <w:tc>
          <w:tcPr>
            <w:tcW w:w="1345" w:type="dxa"/>
          </w:tcPr>
          <w:p w:rsidRPr="001E3DB0" w:rsidR="00FC4FF4" w:rsidP="00952EC3" w:rsidRDefault="00FC4FF4" w14:paraId="27584213" w14:textId="77777777">
            <w:pPr>
              <w:rPr>
                <w:sz w:val="20"/>
                <w:szCs w:val="18"/>
              </w:rPr>
            </w:pPr>
            <w:r>
              <w:rPr>
                <w:sz w:val="20"/>
                <w:szCs w:val="18"/>
              </w:rPr>
              <w:t>CRJU 480</w:t>
            </w:r>
          </w:p>
        </w:tc>
        <w:tc>
          <w:tcPr>
            <w:tcW w:w="4500" w:type="dxa"/>
          </w:tcPr>
          <w:p w:rsidRPr="001E3DB0" w:rsidR="00FC4FF4" w:rsidP="00952EC3" w:rsidRDefault="00FC4FF4" w14:paraId="7FEBAD6A" w14:textId="77777777">
            <w:pPr>
              <w:rPr>
                <w:sz w:val="20"/>
                <w:szCs w:val="18"/>
              </w:rPr>
            </w:pPr>
            <w:r w:rsidRPr="001E3DB0">
              <w:rPr>
                <w:sz w:val="20"/>
                <w:szCs w:val="18"/>
              </w:rPr>
              <w:t>Courtroom Evidence</w:t>
            </w:r>
          </w:p>
        </w:tc>
        <w:tc>
          <w:tcPr>
            <w:tcW w:w="1800" w:type="dxa"/>
          </w:tcPr>
          <w:p w:rsidRPr="0046366F" w:rsidR="00FC4FF4" w:rsidP="00952EC3" w:rsidRDefault="00FC4FF4" w14:paraId="0F68A589" w14:textId="77777777">
            <w:pPr>
              <w:rPr>
                <w:b/>
                <w:bCs/>
              </w:rPr>
            </w:pPr>
            <w:r w:rsidRPr="0046366F">
              <w:rPr>
                <w:b/>
                <w:bCs/>
              </w:rPr>
              <w:t>____________</w:t>
            </w:r>
          </w:p>
        </w:tc>
        <w:tc>
          <w:tcPr>
            <w:tcW w:w="1705" w:type="dxa"/>
          </w:tcPr>
          <w:p w:rsidRPr="0046366F" w:rsidR="00FC4FF4" w:rsidP="00952EC3" w:rsidRDefault="00FC4FF4" w14:paraId="3CA32D25" w14:textId="77777777">
            <w:pPr>
              <w:rPr>
                <w:b/>
                <w:bCs/>
              </w:rPr>
            </w:pPr>
            <w:r w:rsidRPr="0046366F">
              <w:rPr>
                <w:b/>
                <w:bCs/>
              </w:rPr>
              <w:t>____________</w:t>
            </w:r>
          </w:p>
        </w:tc>
      </w:tr>
      <w:tr w:rsidR="00FC4FF4" w:rsidTr="00952EC3" w14:paraId="21698C41" w14:textId="77777777">
        <w:trPr>
          <w:gridAfter w:val="1"/>
          <w:wAfter w:w="640" w:type="dxa"/>
        </w:trPr>
        <w:tc>
          <w:tcPr>
            <w:tcW w:w="1345" w:type="dxa"/>
          </w:tcPr>
          <w:p w:rsidRPr="001E3DB0" w:rsidR="00FC4FF4" w:rsidP="00952EC3" w:rsidRDefault="00FC4FF4" w14:paraId="52EAC407" w14:textId="77777777">
            <w:pPr>
              <w:rPr>
                <w:sz w:val="20"/>
                <w:szCs w:val="18"/>
              </w:rPr>
            </w:pPr>
            <w:r>
              <w:rPr>
                <w:sz w:val="20"/>
                <w:szCs w:val="18"/>
              </w:rPr>
              <w:t>CRJU 484</w:t>
            </w:r>
          </w:p>
        </w:tc>
        <w:tc>
          <w:tcPr>
            <w:tcW w:w="4500" w:type="dxa"/>
          </w:tcPr>
          <w:p w:rsidRPr="001E3DB0" w:rsidR="00FC4FF4" w:rsidP="00952EC3" w:rsidRDefault="00FC4FF4" w14:paraId="136F1344" w14:textId="77777777">
            <w:pPr>
              <w:rPr>
                <w:sz w:val="20"/>
                <w:szCs w:val="18"/>
              </w:rPr>
            </w:pPr>
            <w:r w:rsidRPr="001E3DB0">
              <w:rPr>
                <w:sz w:val="20"/>
                <w:szCs w:val="18"/>
              </w:rPr>
              <w:t>Criminal Law: Substantive</w:t>
            </w:r>
          </w:p>
        </w:tc>
        <w:tc>
          <w:tcPr>
            <w:tcW w:w="1800" w:type="dxa"/>
          </w:tcPr>
          <w:p w:rsidRPr="0046366F" w:rsidR="00FC4FF4" w:rsidP="00952EC3" w:rsidRDefault="00FC4FF4" w14:paraId="2742DF90" w14:textId="77777777">
            <w:pPr>
              <w:rPr>
                <w:b/>
                <w:bCs/>
              </w:rPr>
            </w:pPr>
            <w:r w:rsidRPr="0046366F">
              <w:rPr>
                <w:b/>
                <w:bCs/>
              </w:rPr>
              <w:t>____________</w:t>
            </w:r>
          </w:p>
        </w:tc>
        <w:tc>
          <w:tcPr>
            <w:tcW w:w="1705" w:type="dxa"/>
          </w:tcPr>
          <w:p w:rsidRPr="0046366F" w:rsidR="00FC4FF4" w:rsidP="00952EC3" w:rsidRDefault="00FC4FF4" w14:paraId="4B875235" w14:textId="77777777">
            <w:pPr>
              <w:rPr>
                <w:b/>
                <w:bCs/>
              </w:rPr>
            </w:pPr>
            <w:r w:rsidRPr="0046366F">
              <w:rPr>
                <w:b/>
                <w:bCs/>
              </w:rPr>
              <w:t>____________</w:t>
            </w:r>
          </w:p>
        </w:tc>
      </w:tr>
      <w:tr w:rsidR="00FC4FF4" w:rsidTr="00952EC3" w14:paraId="64C5C556" w14:textId="77777777">
        <w:trPr>
          <w:gridAfter w:val="1"/>
          <w:wAfter w:w="640" w:type="dxa"/>
        </w:trPr>
        <w:tc>
          <w:tcPr>
            <w:tcW w:w="1345" w:type="dxa"/>
          </w:tcPr>
          <w:p w:rsidRPr="001E3DB0" w:rsidR="00FC4FF4" w:rsidP="00952EC3" w:rsidRDefault="00FC4FF4" w14:paraId="69365AA6" w14:textId="77777777">
            <w:pPr>
              <w:rPr>
                <w:sz w:val="20"/>
                <w:szCs w:val="18"/>
              </w:rPr>
            </w:pPr>
            <w:r>
              <w:rPr>
                <w:sz w:val="20"/>
                <w:szCs w:val="18"/>
              </w:rPr>
              <w:t>CRJU 485</w:t>
            </w:r>
          </w:p>
        </w:tc>
        <w:tc>
          <w:tcPr>
            <w:tcW w:w="4500" w:type="dxa"/>
          </w:tcPr>
          <w:p w:rsidRPr="001E3DB0" w:rsidR="00FC4FF4" w:rsidP="00952EC3" w:rsidRDefault="00FC4FF4" w14:paraId="6540859E" w14:textId="77777777">
            <w:pPr>
              <w:rPr>
                <w:sz w:val="20"/>
                <w:szCs w:val="18"/>
              </w:rPr>
            </w:pPr>
            <w:r w:rsidRPr="001E3DB0">
              <w:rPr>
                <w:sz w:val="20"/>
                <w:szCs w:val="18"/>
              </w:rPr>
              <w:t>Search, Seizure &amp; Interrogation I</w:t>
            </w:r>
          </w:p>
        </w:tc>
        <w:tc>
          <w:tcPr>
            <w:tcW w:w="1800" w:type="dxa"/>
          </w:tcPr>
          <w:p w:rsidRPr="0046366F" w:rsidR="00FC4FF4" w:rsidP="00952EC3" w:rsidRDefault="00FC4FF4" w14:paraId="7752ED24" w14:textId="77777777">
            <w:pPr>
              <w:rPr>
                <w:b/>
                <w:bCs/>
              </w:rPr>
            </w:pPr>
            <w:r w:rsidRPr="0046366F">
              <w:rPr>
                <w:b/>
                <w:bCs/>
              </w:rPr>
              <w:t>____________</w:t>
            </w:r>
          </w:p>
        </w:tc>
        <w:tc>
          <w:tcPr>
            <w:tcW w:w="1705" w:type="dxa"/>
          </w:tcPr>
          <w:p w:rsidRPr="0046366F" w:rsidR="00FC4FF4" w:rsidP="00952EC3" w:rsidRDefault="00FC4FF4" w14:paraId="436069C0" w14:textId="77777777">
            <w:pPr>
              <w:rPr>
                <w:b/>
                <w:bCs/>
              </w:rPr>
            </w:pPr>
            <w:r w:rsidRPr="0046366F">
              <w:rPr>
                <w:b/>
                <w:bCs/>
              </w:rPr>
              <w:t>____________</w:t>
            </w:r>
          </w:p>
        </w:tc>
      </w:tr>
      <w:tr w:rsidR="00FC4FF4" w:rsidTr="00952EC3" w14:paraId="2E7275DD" w14:textId="77777777">
        <w:trPr>
          <w:gridAfter w:val="1"/>
          <w:wAfter w:w="640" w:type="dxa"/>
        </w:trPr>
        <w:tc>
          <w:tcPr>
            <w:tcW w:w="1345" w:type="dxa"/>
          </w:tcPr>
          <w:p w:rsidRPr="001E3DB0" w:rsidR="00FC4FF4" w:rsidP="00952EC3" w:rsidRDefault="00FC4FF4" w14:paraId="1230653D" w14:textId="77777777">
            <w:pPr>
              <w:rPr>
                <w:sz w:val="20"/>
                <w:szCs w:val="18"/>
              </w:rPr>
            </w:pPr>
            <w:r>
              <w:rPr>
                <w:sz w:val="20"/>
                <w:szCs w:val="18"/>
              </w:rPr>
              <w:t>CRJU 486</w:t>
            </w:r>
          </w:p>
        </w:tc>
        <w:tc>
          <w:tcPr>
            <w:tcW w:w="4500" w:type="dxa"/>
          </w:tcPr>
          <w:p w:rsidRPr="001E3DB0" w:rsidR="00FC4FF4" w:rsidP="00952EC3" w:rsidRDefault="00FC4FF4" w14:paraId="65A88556" w14:textId="77777777">
            <w:pPr>
              <w:rPr>
                <w:sz w:val="20"/>
                <w:szCs w:val="18"/>
              </w:rPr>
            </w:pPr>
            <w:r w:rsidRPr="001E3DB0">
              <w:rPr>
                <w:sz w:val="20"/>
                <w:szCs w:val="18"/>
              </w:rPr>
              <w:t>Search, Seizure &amp; Interrogation II</w:t>
            </w:r>
          </w:p>
        </w:tc>
        <w:tc>
          <w:tcPr>
            <w:tcW w:w="1800" w:type="dxa"/>
          </w:tcPr>
          <w:p w:rsidRPr="0046366F" w:rsidR="00FC4FF4" w:rsidP="00952EC3" w:rsidRDefault="00FC4FF4" w14:paraId="0D102C95" w14:textId="77777777">
            <w:pPr>
              <w:rPr>
                <w:b/>
                <w:bCs/>
              </w:rPr>
            </w:pPr>
            <w:r w:rsidRPr="0046366F">
              <w:rPr>
                <w:b/>
                <w:bCs/>
              </w:rPr>
              <w:t>____________</w:t>
            </w:r>
          </w:p>
        </w:tc>
        <w:tc>
          <w:tcPr>
            <w:tcW w:w="1705" w:type="dxa"/>
          </w:tcPr>
          <w:p w:rsidRPr="0046366F" w:rsidR="00FC4FF4" w:rsidP="00952EC3" w:rsidRDefault="00FC4FF4" w14:paraId="408AF8AA" w14:textId="77777777">
            <w:pPr>
              <w:rPr>
                <w:b/>
                <w:bCs/>
              </w:rPr>
            </w:pPr>
            <w:r w:rsidRPr="0046366F">
              <w:rPr>
                <w:b/>
                <w:bCs/>
              </w:rPr>
              <w:t>____________</w:t>
            </w:r>
          </w:p>
        </w:tc>
      </w:tr>
      <w:tr w:rsidR="00FC4FF4" w:rsidTr="00952EC3" w14:paraId="7A928F9C" w14:textId="77777777">
        <w:trPr>
          <w:gridAfter w:val="1"/>
          <w:wAfter w:w="640" w:type="dxa"/>
        </w:trPr>
        <w:tc>
          <w:tcPr>
            <w:tcW w:w="1345" w:type="dxa"/>
          </w:tcPr>
          <w:p w:rsidRPr="001E3DB0" w:rsidR="00FC4FF4" w:rsidP="00952EC3" w:rsidRDefault="00FC4FF4" w14:paraId="78206C88" w14:textId="77777777">
            <w:pPr>
              <w:rPr>
                <w:sz w:val="20"/>
                <w:szCs w:val="18"/>
              </w:rPr>
            </w:pPr>
            <w:r>
              <w:rPr>
                <w:sz w:val="20"/>
                <w:szCs w:val="18"/>
              </w:rPr>
              <w:t>CRJU 491</w:t>
            </w:r>
          </w:p>
        </w:tc>
        <w:tc>
          <w:tcPr>
            <w:tcW w:w="4500" w:type="dxa"/>
          </w:tcPr>
          <w:p w:rsidRPr="001E3DB0" w:rsidR="00FC4FF4" w:rsidP="00952EC3" w:rsidRDefault="00FC4FF4" w14:paraId="0EF0A807" w14:textId="77777777">
            <w:pPr>
              <w:rPr>
                <w:sz w:val="20"/>
                <w:szCs w:val="18"/>
              </w:rPr>
            </w:pPr>
            <w:r w:rsidRPr="001E3DB0">
              <w:rPr>
                <w:sz w:val="20"/>
                <w:szCs w:val="18"/>
              </w:rPr>
              <w:t>Applied Policy Research</w:t>
            </w:r>
          </w:p>
        </w:tc>
        <w:tc>
          <w:tcPr>
            <w:tcW w:w="1800" w:type="dxa"/>
          </w:tcPr>
          <w:p w:rsidRPr="0046366F" w:rsidR="00FC4FF4" w:rsidP="00952EC3" w:rsidRDefault="00FC4FF4" w14:paraId="416AC984" w14:textId="77777777">
            <w:pPr>
              <w:rPr>
                <w:b/>
                <w:bCs/>
              </w:rPr>
            </w:pPr>
            <w:r w:rsidRPr="0046366F">
              <w:rPr>
                <w:b/>
                <w:bCs/>
              </w:rPr>
              <w:t>____________</w:t>
            </w:r>
          </w:p>
        </w:tc>
        <w:tc>
          <w:tcPr>
            <w:tcW w:w="1705" w:type="dxa"/>
          </w:tcPr>
          <w:p w:rsidRPr="0046366F" w:rsidR="00FC4FF4" w:rsidP="00952EC3" w:rsidRDefault="00FC4FF4" w14:paraId="38C1B6E7" w14:textId="77777777">
            <w:pPr>
              <w:rPr>
                <w:b/>
                <w:bCs/>
              </w:rPr>
            </w:pPr>
            <w:r w:rsidRPr="0046366F">
              <w:rPr>
                <w:b/>
                <w:bCs/>
              </w:rPr>
              <w:t>____________</w:t>
            </w:r>
          </w:p>
        </w:tc>
      </w:tr>
      <w:tr w:rsidR="00FC4FF4" w:rsidTr="00952EC3" w14:paraId="582B6305" w14:textId="77777777">
        <w:trPr>
          <w:gridAfter w:val="1"/>
          <w:wAfter w:w="640" w:type="dxa"/>
        </w:trPr>
        <w:tc>
          <w:tcPr>
            <w:tcW w:w="1345" w:type="dxa"/>
          </w:tcPr>
          <w:p w:rsidRPr="001E3DB0" w:rsidR="00FC4FF4" w:rsidP="00952EC3" w:rsidRDefault="00FC4FF4" w14:paraId="639C4FC0" w14:textId="77777777">
            <w:pPr>
              <w:rPr>
                <w:sz w:val="20"/>
                <w:szCs w:val="18"/>
              </w:rPr>
            </w:pPr>
            <w:r>
              <w:rPr>
                <w:sz w:val="20"/>
                <w:szCs w:val="18"/>
              </w:rPr>
              <w:t>CRJU 492*</w:t>
            </w:r>
          </w:p>
        </w:tc>
        <w:tc>
          <w:tcPr>
            <w:tcW w:w="4500" w:type="dxa"/>
          </w:tcPr>
          <w:p w:rsidRPr="001E3DB0" w:rsidR="00FC4FF4" w:rsidP="00952EC3" w:rsidRDefault="00FC4FF4" w14:paraId="7EAC7128" w14:textId="77777777">
            <w:pPr>
              <w:rPr>
                <w:sz w:val="20"/>
                <w:szCs w:val="18"/>
              </w:rPr>
            </w:pPr>
            <w:r w:rsidRPr="001E3DB0">
              <w:rPr>
                <w:sz w:val="20"/>
                <w:szCs w:val="18"/>
              </w:rPr>
              <w:t>Pre-law Internship</w:t>
            </w:r>
          </w:p>
        </w:tc>
        <w:tc>
          <w:tcPr>
            <w:tcW w:w="1800" w:type="dxa"/>
          </w:tcPr>
          <w:p w:rsidRPr="0046366F" w:rsidR="00FC4FF4" w:rsidP="00952EC3" w:rsidRDefault="00FC4FF4" w14:paraId="387E07C3" w14:textId="77777777">
            <w:pPr>
              <w:rPr>
                <w:b/>
                <w:bCs/>
              </w:rPr>
            </w:pPr>
            <w:r w:rsidRPr="0046366F">
              <w:rPr>
                <w:b/>
                <w:bCs/>
              </w:rPr>
              <w:t>____________</w:t>
            </w:r>
          </w:p>
        </w:tc>
        <w:tc>
          <w:tcPr>
            <w:tcW w:w="1705" w:type="dxa"/>
          </w:tcPr>
          <w:p w:rsidRPr="0046366F" w:rsidR="00FC4FF4" w:rsidP="00952EC3" w:rsidRDefault="00FC4FF4" w14:paraId="55FCA3F9" w14:textId="77777777">
            <w:pPr>
              <w:rPr>
                <w:b/>
                <w:bCs/>
              </w:rPr>
            </w:pPr>
            <w:r w:rsidRPr="0046366F">
              <w:rPr>
                <w:b/>
                <w:bCs/>
              </w:rPr>
              <w:t>____________</w:t>
            </w:r>
          </w:p>
        </w:tc>
      </w:tr>
      <w:tr w:rsidR="00FC4FF4" w:rsidTr="00952EC3" w14:paraId="47D0DB37" w14:textId="77777777">
        <w:trPr>
          <w:gridAfter w:val="1"/>
          <w:wAfter w:w="640" w:type="dxa"/>
        </w:trPr>
        <w:tc>
          <w:tcPr>
            <w:tcW w:w="1345" w:type="dxa"/>
          </w:tcPr>
          <w:p w:rsidRPr="001E3DB0" w:rsidR="00FC4FF4" w:rsidP="00952EC3" w:rsidRDefault="00FC4FF4" w14:paraId="13828F4F" w14:textId="77777777">
            <w:pPr>
              <w:rPr>
                <w:sz w:val="20"/>
                <w:szCs w:val="18"/>
              </w:rPr>
            </w:pPr>
            <w:r>
              <w:rPr>
                <w:sz w:val="20"/>
                <w:szCs w:val="18"/>
              </w:rPr>
              <w:t>CRJU 495*</w:t>
            </w:r>
          </w:p>
        </w:tc>
        <w:tc>
          <w:tcPr>
            <w:tcW w:w="4500" w:type="dxa"/>
          </w:tcPr>
          <w:p w:rsidRPr="001E3DB0" w:rsidR="00FC4FF4" w:rsidP="00952EC3" w:rsidRDefault="00FC4FF4" w14:paraId="12C09109" w14:textId="77777777">
            <w:pPr>
              <w:rPr>
                <w:sz w:val="20"/>
                <w:szCs w:val="18"/>
              </w:rPr>
            </w:pPr>
            <w:r w:rsidRPr="001E3DB0">
              <w:rPr>
                <w:sz w:val="20"/>
                <w:szCs w:val="18"/>
              </w:rPr>
              <w:t>Criminal Justice Internship</w:t>
            </w:r>
          </w:p>
        </w:tc>
        <w:tc>
          <w:tcPr>
            <w:tcW w:w="1800" w:type="dxa"/>
          </w:tcPr>
          <w:p w:rsidRPr="00843299" w:rsidR="00FC4FF4" w:rsidP="00952EC3" w:rsidRDefault="00FC4FF4" w14:paraId="0088B6C1" w14:textId="77777777">
            <w:r w:rsidRPr="00843299">
              <w:t>____________</w:t>
            </w:r>
          </w:p>
        </w:tc>
        <w:tc>
          <w:tcPr>
            <w:tcW w:w="1705" w:type="dxa"/>
          </w:tcPr>
          <w:p w:rsidRPr="00262631" w:rsidR="00FC4FF4" w:rsidP="00952EC3" w:rsidRDefault="00FC4FF4" w14:paraId="17D7AB3C" w14:textId="77777777">
            <w:r w:rsidRPr="00262631">
              <w:t>____________</w:t>
            </w:r>
          </w:p>
        </w:tc>
      </w:tr>
      <w:tr w:rsidR="00FC4FF4" w:rsidTr="00952EC3" w14:paraId="0A515131" w14:textId="77777777">
        <w:trPr>
          <w:gridAfter w:val="1"/>
          <w:wAfter w:w="640" w:type="dxa"/>
        </w:trPr>
        <w:tc>
          <w:tcPr>
            <w:tcW w:w="1345" w:type="dxa"/>
          </w:tcPr>
          <w:p w:rsidRPr="001E3DB0" w:rsidR="00FC4FF4" w:rsidP="00952EC3" w:rsidRDefault="00FC4FF4" w14:paraId="327697B9" w14:textId="77777777">
            <w:pPr>
              <w:rPr>
                <w:sz w:val="20"/>
                <w:szCs w:val="18"/>
              </w:rPr>
            </w:pPr>
            <w:r>
              <w:rPr>
                <w:sz w:val="20"/>
                <w:szCs w:val="18"/>
              </w:rPr>
              <w:t>CRJU 499*</w:t>
            </w:r>
          </w:p>
        </w:tc>
        <w:tc>
          <w:tcPr>
            <w:tcW w:w="4500" w:type="dxa"/>
          </w:tcPr>
          <w:p w:rsidRPr="001E3DB0" w:rsidR="00FC4FF4" w:rsidP="00952EC3" w:rsidRDefault="00FC4FF4" w14:paraId="0AA761FC" w14:textId="77777777">
            <w:pPr>
              <w:rPr>
                <w:sz w:val="20"/>
                <w:szCs w:val="18"/>
              </w:rPr>
            </w:pPr>
            <w:r w:rsidRPr="001E3DB0">
              <w:rPr>
                <w:sz w:val="20"/>
                <w:szCs w:val="18"/>
              </w:rPr>
              <w:t>Independent Study (1, 2, or 3 units)</w:t>
            </w:r>
            <w:r w:rsidRPr="001E3DB0">
              <w:rPr>
                <w:sz w:val="20"/>
                <w:szCs w:val="18"/>
              </w:rPr>
              <w:tab/>
            </w:r>
          </w:p>
        </w:tc>
        <w:tc>
          <w:tcPr>
            <w:tcW w:w="1800" w:type="dxa"/>
          </w:tcPr>
          <w:p w:rsidRPr="00843299" w:rsidR="00FC4FF4" w:rsidP="00952EC3" w:rsidRDefault="00FC4FF4" w14:paraId="5266C8DA" w14:textId="77777777">
            <w:r w:rsidRPr="00843299">
              <w:t>____________</w:t>
            </w:r>
          </w:p>
        </w:tc>
        <w:tc>
          <w:tcPr>
            <w:tcW w:w="1705" w:type="dxa"/>
          </w:tcPr>
          <w:p w:rsidRPr="00262631" w:rsidR="00FC4FF4" w:rsidP="00952EC3" w:rsidRDefault="00FC4FF4" w14:paraId="4C3437E6" w14:textId="77777777">
            <w:r w:rsidRPr="00262631">
              <w:t>____________</w:t>
            </w:r>
          </w:p>
        </w:tc>
      </w:tr>
      <w:tr w:rsidR="00FC4FF4" w:rsidTr="00952EC3" w14:paraId="3839DE48" w14:textId="77777777">
        <w:trPr>
          <w:gridAfter w:val="1"/>
          <w:wAfter w:w="640" w:type="dxa"/>
        </w:trPr>
        <w:tc>
          <w:tcPr>
            <w:tcW w:w="1345" w:type="dxa"/>
          </w:tcPr>
          <w:p w:rsidR="00FC4FF4" w:rsidP="00952EC3" w:rsidRDefault="00FC4FF4" w14:paraId="6CA48816" w14:textId="77777777">
            <w:pPr>
              <w:rPr>
                <w:sz w:val="20"/>
                <w:szCs w:val="18"/>
              </w:rPr>
            </w:pPr>
          </w:p>
        </w:tc>
        <w:tc>
          <w:tcPr>
            <w:tcW w:w="4500" w:type="dxa"/>
          </w:tcPr>
          <w:p w:rsidRPr="001E3DB0" w:rsidR="00FC4FF4" w:rsidP="00952EC3" w:rsidRDefault="00FC4FF4" w14:paraId="7F05922C" w14:textId="77777777">
            <w:pPr>
              <w:rPr>
                <w:sz w:val="20"/>
                <w:szCs w:val="18"/>
              </w:rPr>
            </w:pPr>
          </w:p>
        </w:tc>
        <w:tc>
          <w:tcPr>
            <w:tcW w:w="1800" w:type="dxa"/>
          </w:tcPr>
          <w:p w:rsidRPr="00843299" w:rsidR="00FC4FF4" w:rsidP="00952EC3" w:rsidRDefault="00FC4FF4" w14:paraId="13C5AEA1" w14:textId="77777777"/>
        </w:tc>
        <w:tc>
          <w:tcPr>
            <w:tcW w:w="1705" w:type="dxa"/>
          </w:tcPr>
          <w:p w:rsidRPr="00262631" w:rsidR="00FC4FF4" w:rsidP="00952EC3" w:rsidRDefault="00FC4FF4" w14:paraId="21C907B8" w14:textId="77777777"/>
        </w:tc>
      </w:tr>
      <w:tr w:rsidR="00FC4FF4" w:rsidTr="00952EC3" w14:paraId="7686FF57" w14:textId="77777777">
        <w:trPr>
          <w:gridAfter w:val="1"/>
          <w:wAfter w:w="640" w:type="dxa"/>
        </w:trPr>
        <w:tc>
          <w:tcPr>
            <w:tcW w:w="9350" w:type="dxa"/>
            <w:gridSpan w:val="4"/>
          </w:tcPr>
          <w:p w:rsidRPr="00262631" w:rsidR="00FC4FF4" w:rsidP="00952EC3" w:rsidRDefault="00FC4FF4" w14:paraId="1F115217" w14:textId="106C3F54">
            <w:hyperlink w:history="1" r:id="rId32">
              <w:r w:rsidRPr="0046366F">
                <w:rPr>
                  <w:rStyle w:val="Hyperlink"/>
                  <w:b/>
                  <w:bCs/>
                  <w:sz w:val="20"/>
                  <w:szCs w:val="18"/>
                </w:rPr>
                <w:t xml:space="preserve">Related Fields Courses (12 </w:t>
              </w:r>
              <w:r>
                <w:rPr>
                  <w:rStyle w:val="Hyperlink"/>
                  <w:b/>
                  <w:bCs/>
                  <w:sz w:val="20"/>
                  <w:szCs w:val="18"/>
                </w:rPr>
                <w:t>U</w:t>
              </w:r>
              <w:r w:rsidRPr="0046366F">
                <w:rPr>
                  <w:rStyle w:val="Hyperlink"/>
                  <w:b/>
                  <w:bCs/>
                  <w:sz w:val="20"/>
                  <w:szCs w:val="18"/>
                </w:rPr>
                <w:t>nits)</w:t>
              </w:r>
            </w:hyperlink>
          </w:p>
        </w:tc>
      </w:tr>
      <w:tr w:rsidR="00405087" w:rsidTr="00952EC3" w14:paraId="562AD308" w14:textId="77777777">
        <w:trPr>
          <w:gridAfter w:val="1"/>
          <w:wAfter w:w="640" w:type="dxa"/>
        </w:trPr>
        <w:tc>
          <w:tcPr>
            <w:tcW w:w="1345" w:type="dxa"/>
          </w:tcPr>
          <w:p w:rsidR="00405087" w:rsidP="00405087" w:rsidRDefault="00405087" w14:paraId="33FE9548" w14:textId="00349F82">
            <w:pPr>
              <w:rPr>
                <w:sz w:val="20"/>
                <w:szCs w:val="18"/>
              </w:rPr>
            </w:pPr>
            <w:r w:rsidRPr="00843299">
              <w:t>____________</w:t>
            </w:r>
          </w:p>
        </w:tc>
        <w:tc>
          <w:tcPr>
            <w:tcW w:w="4500" w:type="dxa"/>
          </w:tcPr>
          <w:p w:rsidRPr="001E3DB0" w:rsidR="00405087" w:rsidP="00405087" w:rsidRDefault="00405087" w14:paraId="48B1BB8E" w14:textId="212F4E3F">
            <w:pPr>
              <w:rPr>
                <w:sz w:val="20"/>
                <w:szCs w:val="18"/>
              </w:rPr>
            </w:pPr>
            <w:r w:rsidRPr="00262631">
              <w:t>__________</w:t>
            </w:r>
            <w:r>
              <w:t>___________________</w:t>
            </w:r>
            <w:r w:rsidRPr="00262631">
              <w:t>__</w:t>
            </w:r>
          </w:p>
        </w:tc>
        <w:tc>
          <w:tcPr>
            <w:tcW w:w="1800" w:type="dxa"/>
          </w:tcPr>
          <w:p w:rsidRPr="00843299" w:rsidR="00405087" w:rsidP="00405087" w:rsidRDefault="00405087" w14:paraId="65750C9A" w14:textId="77777777">
            <w:r w:rsidRPr="00843299">
              <w:t>____________</w:t>
            </w:r>
          </w:p>
        </w:tc>
        <w:tc>
          <w:tcPr>
            <w:tcW w:w="1705" w:type="dxa"/>
          </w:tcPr>
          <w:p w:rsidRPr="00262631" w:rsidR="00405087" w:rsidP="00405087" w:rsidRDefault="00405087" w14:paraId="56715DDD" w14:textId="77777777">
            <w:r w:rsidRPr="00262631">
              <w:t>____________</w:t>
            </w:r>
          </w:p>
        </w:tc>
      </w:tr>
      <w:tr w:rsidR="00405087" w:rsidTr="00952EC3" w14:paraId="03FCB646" w14:textId="77777777">
        <w:trPr>
          <w:gridAfter w:val="1"/>
          <w:wAfter w:w="640" w:type="dxa"/>
        </w:trPr>
        <w:tc>
          <w:tcPr>
            <w:tcW w:w="1345" w:type="dxa"/>
          </w:tcPr>
          <w:p w:rsidR="00405087" w:rsidP="00405087" w:rsidRDefault="00405087" w14:paraId="43EEBB63" w14:textId="5EED88BF">
            <w:pPr>
              <w:rPr>
                <w:sz w:val="20"/>
                <w:szCs w:val="18"/>
              </w:rPr>
            </w:pPr>
            <w:r w:rsidRPr="00843299">
              <w:t>____________</w:t>
            </w:r>
          </w:p>
        </w:tc>
        <w:tc>
          <w:tcPr>
            <w:tcW w:w="4500" w:type="dxa"/>
          </w:tcPr>
          <w:p w:rsidRPr="001E3DB0" w:rsidR="00405087" w:rsidP="00405087" w:rsidRDefault="00405087" w14:paraId="3897AADE" w14:textId="0887F1AB">
            <w:pPr>
              <w:rPr>
                <w:sz w:val="20"/>
                <w:szCs w:val="18"/>
              </w:rPr>
            </w:pPr>
            <w:r w:rsidRPr="00262631">
              <w:t>_____</w:t>
            </w:r>
            <w:r>
              <w:t>___________________</w:t>
            </w:r>
            <w:r w:rsidRPr="00262631">
              <w:t>_______</w:t>
            </w:r>
          </w:p>
        </w:tc>
        <w:tc>
          <w:tcPr>
            <w:tcW w:w="1800" w:type="dxa"/>
          </w:tcPr>
          <w:p w:rsidRPr="00843299" w:rsidR="00405087" w:rsidP="00405087" w:rsidRDefault="00405087" w14:paraId="2D82E1B0" w14:textId="77777777">
            <w:r w:rsidRPr="00843299">
              <w:t>____________</w:t>
            </w:r>
          </w:p>
        </w:tc>
        <w:tc>
          <w:tcPr>
            <w:tcW w:w="1705" w:type="dxa"/>
          </w:tcPr>
          <w:p w:rsidRPr="00262631" w:rsidR="00405087" w:rsidP="00405087" w:rsidRDefault="00405087" w14:paraId="1118EB04" w14:textId="77777777">
            <w:r w:rsidRPr="00262631">
              <w:t>____________</w:t>
            </w:r>
          </w:p>
        </w:tc>
      </w:tr>
      <w:tr w:rsidR="00405087" w:rsidTr="00952EC3" w14:paraId="6D6DF980" w14:textId="77777777">
        <w:trPr>
          <w:gridAfter w:val="1"/>
          <w:wAfter w:w="640" w:type="dxa"/>
        </w:trPr>
        <w:tc>
          <w:tcPr>
            <w:tcW w:w="1345" w:type="dxa"/>
          </w:tcPr>
          <w:p w:rsidR="00405087" w:rsidP="00405087" w:rsidRDefault="00405087" w14:paraId="10E9494A" w14:textId="004BF101">
            <w:pPr>
              <w:rPr>
                <w:sz w:val="20"/>
                <w:szCs w:val="18"/>
              </w:rPr>
            </w:pPr>
            <w:r w:rsidRPr="00843299">
              <w:t>____________</w:t>
            </w:r>
          </w:p>
        </w:tc>
        <w:tc>
          <w:tcPr>
            <w:tcW w:w="4500" w:type="dxa"/>
          </w:tcPr>
          <w:p w:rsidRPr="001E3DB0" w:rsidR="00405087" w:rsidP="00405087" w:rsidRDefault="00405087" w14:paraId="60AD55A7" w14:textId="1EB7C6A1">
            <w:pPr>
              <w:rPr>
                <w:sz w:val="20"/>
                <w:szCs w:val="18"/>
              </w:rPr>
            </w:pPr>
            <w:r w:rsidRPr="00262631">
              <w:t>____</w:t>
            </w:r>
            <w:r>
              <w:t>___________________</w:t>
            </w:r>
            <w:r w:rsidRPr="00262631">
              <w:t>________</w:t>
            </w:r>
          </w:p>
        </w:tc>
        <w:tc>
          <w:tcPr>
            <w:tcW w:w="1800" w:type="dxa"/>
          </w:tcPr>
          <w:p w:rsidRPr="00843299" w:rsidR="00405087" w:rsidP="00405087" w:rsidRDefault="00405087" w14:paraId="74BBC33A" w14:textId="77777777">
            <w:r w:rsidRPr="00843299">
              <w:t>____________</w:t>
            </w:r>
          </w:p>
        </w:tc>
        <w:tc>
          <w:tcPr>
            <w:tcW w:w="1705" w:type="dxa"/>
          </w:tcPr>
          <w:p w:rsidRPr="00262631" w:rsidR="00405087" w:rsidP="00405087" w:rsidRDefault="00405087" w14:paraId="623D86EC" w14:textId="77777777">
            <w:r w:rsidRPr="00262631">
              <w:t>____________</w:t>
            </w:r>
          </w:p>
        </w:tc>
      </w:tr>
      <w:tr w:rsidR="00405087" w:rsidTr="00405087" w14:paraId="77DCF734" w14:textId="77777777">
        <w:trPr>
          <w:gridAfter w:val="1"/>
          <w:wAfter w:w="640" w:type="dxa"/>
        </w:trPr>
        <w:tc>
          <w:tcPr>
            <w:tcW w:w="1345" w:type="dxa"/>
          </w:tcPr>
          <w:p w:rsidR="00405087" w:rsidP="00405087" w:rsidRDefault="00405087" w14:paraId="2F09A7AD" w14:textId="711FA8D9">
            <w:pPr>
              <w:rPr>
                <w:sz w:val="20"/>
                <w:szCs w:val="18"/>
              </w:rPr>
            </w:pPr>
            <w:r w:rsidRPr="00843299">
              <w:t>____________</w:t>
            </w:r>
          </w:p>
        </w:tc>
        <w:tc>
          <w:tcPr>
            <w:tcW w:w="4500" w:type="dxa"/>
          </w:tcPr>
          <w:p w:rsidRPr="001E3DB0" w:rsidR="00405087" w:rsidP="00405087" w:rsidRDefault="00405087" w14:paraId="20725B36" w14:textId="21FD5DFB">
            <w:pPr>
              <w:rPr>
                <w:sz w:val="20"/>
                <w:szCs w:val="18"/>
              </w:rPr>
            </w:pPr>
            <w:r w:rsidRPr="00262631">
              <w:t>___</w:t>
            </w:r>
            <w:r>
              <w:t>___________________</w:t>
            </w:r>
            <w:r w:rsidRPr="00262631">
              <w:t>_________</w:t>
            </w:r>
          </w:p>
        </w:tc>
        <w:tc>
          <w:tcPr>
            <w:tcW w:w="1800" w:type="dxa"/>
          </w:tcPr>
          <w:p w:rsidRPr="00843299" w:rsidR="00405087" w:rsidP="00405087" w:rsidRDefault="00405087" w14:paraId="5E21E568" w14:textId="77777777">
            <w:r w:rsidRPr="00843299">
              <w:t>____________</w:t>
            </w:r>
          </w:p>
        </w:tc>
        <w:tc>
          <w:tcPr>
            <w:tcW w:w="1705" w:type="dxa"/>
          </w:tcPr>
          <w:p w:rsidRPr="00262631" w:rsidR="00405087" w:rsidP="00405087" w:rsidRDefault="00405087" w14:paraId="556AA8DD" w14:textId="77777777">
            <w:r w:rsidRPr="00262631">
              <w:t>____________</w:t>
            </w:r>
          </w:p>
        </w:tc>
      </w:tr>
      <w:tr w:rsidR="00405087" w:rsidTr="00405087" w14:paraId="120CF18E" w14:textId="77777777">
        <w:trPr>
          <w:gridAfter w:val="1"/>
          <w:wAfter w:w="640" w:type="dxa"/>
        </w:trPr>
        <w:tc>
          <w:tcPr>
            <w:tcW w:w="9350" w:type="dxa"/>
            <w:gridSpan w:val="4"/>
          </w:tcPr>
          <w:p w:rsidR="00405087" w:rsidP="00952EC3" w:rsidRDefault="00405087" w14:paraId="45212F78" w14:textId="77777777">
            <w:pPr>
              <w:rPr>
                <w:b/>
                <w:bCs/>
                <w:sz w:val="20"/>
                <w:szCs w:val="18"/>
              </w:rPr>
            </w:pPr>
          </w:p>
          <w:p w:rsidRPr="00262631" w:rsidR="00405087" w:rsidP="00952EC3" w:rsidRDefault="00405087" w14:paraId="31B1EE3A" w14:textId="66722C7A">
            <w:r>
              <w:rPr>
                <w:b/>
                <w:bCs/>
                <w:sz w:val="20"/>
                <w:szCs w:val="18"/>
              </w:rPr>
              <w:t>Upper Division Writing Requirement (3 Units)</w:t>
            </w:r>
          </w:p>
        </w:tc>
      </w:tr>
      <w:tr w:rsidR="00405087" w:rsidTr="00405087" w14:paraId="606D9B2C" w14:textId="77777777">
        <w:trPr>
          <w:gridAfter w:val="1"/>
          <w:wAfter w:w="640" w:type="dxa"/>
        </w:trPr>
        <w:tc>
          <w:tcPr>
            <w:tcW w:w="1345" w:type="dxa"/>
          </w:tcPr>
          <w:p w:rsidR="00405087" w:rsidP="00405087" w:rsidRDefault="00405087" w14:paraId="159B8DD6" w14:textId="183CB25A">
            <w:pPr>
              <w:rPr>
                <w:sz w:val="20"/>
                <w:szCs w:val="18"/>
              </w:rPr>
            </w:pPr>
            <w:r w:rsidRPr="001125F5">
              <w:rPr>
                <w:szCs w:val="20"/>
              </w:rPr>
              <w:t xml:space="preserve">ENG </w:t>
            </w:r>
            <w:r>
              <w:rPr>
                <w:szCs w:val="20"/>
              </w:rPr>
              <w:t>301</w:t>
            </w:r>
          </w:p>
        </w:tc>
        <w:tc>
          <w:tcPr>
            <w:tcW w:w="4500" w:type="dxa"/>
          </w:tcPr>
          <w:p w:rsidRPr="001E3DB0" w:rsidR="00405087" w:rsidP="00405087" w:rsidRDefault="00405087" w14:paraId="0B9CF588" w14:textId="7B545B66">
            <w:pPr>
              <w:rPr>
                <w:sz w:val="20"/>
                <w:szCs w:val="18"/>
              </w:rPr>
            </w:pPr>
            <w:r w:rsidRPr="001125F5">
              <w:rPr>
                <w:szCs w:val="20"/>
              </w:rPr>
              <w:t>Advanced College Writing</w:t>
            </w:r>
          </w:p>
        </w:tc>
        <w:tc>
          <w:tcPr>
            <w:tcW w:w="1800" w:type="dxa"/>
          </w:tcPr>
          <w:p w:rsidRPr="00405087" w:rsidR="00405087" w:rsidP="00405087" w:rsidRDefault="00405087" w14:paraId="1F840B05" w14:textId="01C43FE8">
            <w:pPr>
              <w:rPr>
                <w:b/>
                <w:bCs/>
              </w:rPr>
            </w:pPr>
            <w:r w:rsidRPr="00405087">
              <w:rPr>
                <w:b/>
                <w:bCs/>
              </w:rPr>
              <w:t>____________</w:t>
            </w:r>
          </w:p>
        </w:tc>
        <w:tc>
          <w:tcPr>
            <w:tcW w:w="1705" w:type="dxa"/>
          </w:tcPr>
          <w:p w:rsidRPr="00405087" w:rsidR="00405087" w:rsidP="00405087" w:rsidRDefault="00405087" w14:paraId="27A78387" w14:textId="60D45702">
            <w:pPr>
              <w:rPr>
                <w:b/>
                <w:bCs/>
              </w:rPr>
            </w:pPr>
            <w:r w:rsidRPr="00405087">
              <w:rPr>
                <w:b/>
                <w:bCs/>
              </w:rPr>
              <w:t>____________</w:t>
            </w:r>
          </w:p>
        </w:tc>
      </w:tr>
      <w:tr w:rsidR="00405087" w:rsidTr="00405087" w14:paraId="51A5C518" w14:textId="77777777">
        <w:trPr>
          <w:gridAfter w:val="1"/>
          <w:wAfter w:w="640" w:type="dxa"/>
        </w:trPr>
        <w:tc>
          <w:tcPr>
            <w:tcW w:w="1345" w:type="dxa"/>
          </w:tcPr>
          <w:p w:rsidR="00405087" w:rsidP="00405087" w:rsidRDefault="00405087" w14:paraId="67E6CB9C" w14:textId="6FCC0F2B">
            <w:pPr>
              <w:rPr>
                <w:sz w:val="20"/>
                <w:szCs w:val="18"/>
              </w:rPr>
            </w:pPr>
            <w:r>
              <w:rPr>
                <w:sz w:val="20"/>
                <w:szCs w:val="18"/>
              </w:rPr>
              <w:t>ENG 365</w:t>
            </w:r>
          </w:p>
        </w:tc>
        <w:tc>
          <w:tcPr>
            <w:tcW w:w="4500" w:type="dxa"/>
          </w:tcPr>
          <w:p w:rsidRPr="001E3DB0" w:rsidR="00405087" w:rsidP="00405087" w:rsidRDefault="00405087" w14:paraId="1C1E1DB4" w14:textId="2E125965">
            <w:pPr>
              <w:rPr>
                <w:sz w:val="20"/>
                <w:szCs w:val="18"/>
              </w:rPr>
            </w:pPr>
            <w:r>
              <w:rPr>
                <w:sz w:val="20"/>
                <w:szCs w:val="18"/>
              </w:rPr>
              <w:t>Legal Writing</w:t>
            </w:r>
          </w:p>
        </w:tc>
        <w:tc>
          <w:tcPr>
            <w:tcW w:w="1800" w:type="dxa"/>
          </w:tcPr>
          <w:p w:rsidRPr="00405087" w:rsidR="00405087" w:rsidP="00405087" w:rsidRDefault="00405087" w14:paraId="4A6649CC" w14:textId="4D1ADC9E">
            <w:pPr>
              <w:rPr>
                <w:b/>
                <w:bCs/>
              </w:rPr>
            </w:pPr>
            <w:r w:rsidRPr="00405087">
              <w:rPr>
                <w:b/>
                <w:bCs/>
              </w:rPr>
              <w:t>____________</w:t>
            </w:r>
          </w:p>
        </w:tc>
        <w:tc>
          <w:tcPr>
            <w:tcW w:w="1705" w:type="dxa"/>
          </w:tcPr>
          <w:p w:rsidRPr="00405087" w:rsidR="00405087" w:rsidP="00405087" w:rsidRDefault="00405087" w14:paraId="5129F4EB" w14:textId="1A8E71AB">
            <w:pPr>
              <w:rPr>
                <w:b/>
                <w:bCs/>
              </w:rPr>
            </w:pPr>
            <w:r w:rsidRPr="00405087">
              <w:rPr>
                <w:b/>
                <w:bCs/>
              </w:rPr>
              <w:t>____________</w:t>
            </w:r>
          </w:p>
        </w:tc>
      </w:tr>
    </w:tbl>
    <w:p w:rsidRPr="001125F5" w:rsidR="00997657" w:rsidP="00997657" w:rsidRDefault="00997657" w14:paraId="1DA6542E" w14:textId="77777777">
      <w:pPr>
        <w:tabs>
          <w:tab w:val="right" w:pos="-990"/>
          <w:tab w:val="left" w:pos="540"/>
        </w:tabs>
        <w:rPr>
          <w:sz w:val="8"/>
          <w:szCs w:val="8"/>
        </w:rPr>
      </w:pPr>
      <w:r w:rsidRPr="001125F5">
        <w:rPr>
          <w:szCs w:val="20"/>
        </w:rPr>
        <w:tab/>
      </w:r>
    </w:p>
    <w:p w:rsidRPr="001125F5" w:rsidR="00A9114C" w:rsidP="000F3C7B" w:rsidRDefault="00A9114C" w14:paraId="3041E394" w14:textId="77777777">
      <w:pPr>
        <w:spacing w:line="252" w:lineRule="auto"/>
        <w:jc w:val="both"/>
        <w:rPr>
          <w:sz w:val="16"/>
          <w:szCs w:val="20"/>
        </w:rPr>
      </w:pPr>
    </w:p>
    <w:p w:rsidRPr="001125F5" w:rsidR="00A9114C" w:rsidP="000F3C7B" w:rsidRDefault="00A9114C" w14:paraId="21B608A5" w14:textId="77777777">
      <w:pPr>
        <w:spacing w:line="252" w:lineRule="auto"/>
        <w:rPr>
          <w:sz w:val="18"/>
          <w:szCs w:val="20"/>
        </w:rPr>
        <w:sectPr w:rsidRPr="001125F5" w:rsidR="00A9114C" w:rsidSect="00A6157B">
          <w:pgSz w:w="12240" w:h="15840" w:orient="portrait"/>
          <w:pgMar w:top="720" w:right="1170" w:bottom="907" w:left="922" w:header="0" w:footer="706" w:gutter="0"/>
          <w:cols w:space="720"/>
        </w:sectPr>
      </w:pPr>
      <w:r w:rsidRPr="001125F5">
        <w:rPr>
          <w:sz w:val="18"/>
          <w:szCs w:val="20"/>
        </w:rPr>
        <w:t xml:space="preserve">*Students can take multiple 475T classes as long as they are different </w:t>
      </w:r>
      <w:r w:rsidRPr="001125F5" w:rsidR="00F418B4">
        <w:rPr>
          <w:sz w:val="18"/>
          <w:szCs w:val="20"/>
        </w:rPr>
        <w:t>topics</w:t>
      </w:r>
      <w:r w:rsidRPr="001125F5">
        <w:rPr>
          <w:sz w:val="18"/>
          <w:szCs w:val="20"/>
        </w:rPr>
        <w:t xml:space="preserve">, </w:t>
      </w:r>
      <w:r w:rsidRPr="001125F5" w:rsidR="00F418B4">
        <w:rPr>
          <w:sz w:val="18"/>
          <w:szCs w:val="20"/>
        </w:rPr>
        <w:t xml:space="preserve">up to </w:t>
      </w:r>
      <w:r w:rsidRPr="001125F5">
        <w:rPr>
          <w:sz w:val="18"/>
          <w:szCs w:val="20"/>
        </w:rPr>
        <w:t>6 units of internship courses, and</w:t>
      </w:r>
      <w:r w:rsidRPr="001125F5" w:rsidR="00F418B4">
        <w:rPr>
          <w:sz w:val="18"/>
          <w:szCs w:val="20"/>
        </w:rPr>
        <w:t xml:space="preserve"> up to</w:t>
      </w:r>
      <w:r w:rsidRPr="001125F5">
        <w:rPr>
          <w:sz w:val="18"/>
          <w:szCs w:val="20"/>
        </w:rPr>
        <w:t xml:space="preserve"> 6 units of independent study</w:t>
      </w:r>
      <w:r w:rsidRPr="001125F5" w:rsidR="00F418B4">
        <w:rPr>
          <w:sz w:val="18"/>
          <w:szCs w:val="20"/>
        </w:rPr>
        <w:t>.</w:t>
      </w:r>
      <w:r w:rsidRPr="001125F5" w:rsidR="00F017FD">
        <w:rPr>
          <w:sz w:val="18"/>
          <w:szCs w:val="20"/>
        </w:rPr>
        <w:t xml:space="preserve">  See pages 18-19 for more information about internships and independent study.</w:t>
      </w:r>
    </w:p>
    <w:p w:rsidRPr="00357C2F" w:rsidR="00136375" w:rsidP="008B7179" w:rsidRDefault="005A65E6" w14:paraId="3B63AE68" w14:textId="77777777">
      <w:pPr>
        <w:pStyle w:val="Heading1"/>
        <w:jc w:val="center"/>
        <w:rPr>
          <w:rFonts w:ascii="Calibri" w:hAnsi="Calibri" w:cs="Calibri"/>
        </w:rPr>
      </w:pPr>
      <w:bookmarkStart w:name="_Toc141194995" w:id="22"/>
      <w:r w:rsidRPr="00357C2F">
        <w:rPr>
          <w:rFonts w:ascii="Calibri" w:hAnsi="Calibri" w:cs="Calibri"/>
        </w:rPr>
        <w:t>PLANNING YOUR</w:t>
      </w:r>
      <w:r w:rsidRPr="00357C2F">
        <w:rPr>
          <w:rFonts w:ascii="Calibri" w:hAnsi="Calibri" w:cs="Calibri"/>
          <w:spacing w:val="73"/>
        </w:rPr>
        <w:t xml:space="preserve"> </w:t>
      </w:r>
      <w:r w:rsidRPr="00357C2F">
        <w:rPr>
          <w:rFonts w:ascii="Calibri" w:hAnsi="Calibri" w:cs="Calibri"/>
        </w:rPr>
        <w:t>COURSEWORK</w:t>
      </w:r>
      <w:bookmarkEnd w:id="22"/>
    </w:p>
    <w:p w:rsidRPr="001F4035" w:rsidR="00136375" w:rsidRDefault="005A65E6" w14:paraId="2E557156" w14:textId="77777777">
      <w:pPr>
        <w:spacing w:before="222"/>
        <w:ind w:left="232" w:right="90"/>
        <w:rPr>
          <w:rFonts w:ascii="Calibri" w:hAnsi="Calibri" w:cs="Calibri"/>
          <w:b/>
          <w:i/>
          <w:sz w:val="23"/>
          <w:szCs w:val="23"/>
        </w:rPr>
      </w:pPr>
      <w:r w:rsidRPr="001F4035">
        <w:rPr>
          <w:rFonts w:ascii="Calibri" w:hAnsi="Calibri" w:cs="Calibri"/>
          <w:i/>
          <w:sz w:val="23"/>
          <w:szCs w:val="23"/>
        </w:rPr>
        <w:t xml:space="preserve">Many CSUF students work and/or have family commitments, long drives to CSUF and back, as well as other important obligations that take up their time. To be successful as a </w:t>
      </w:r>
      <w:r w:rsidRPr="001F4035" w:rsidR="00C03B8D">
        <w:rPr>
          <w:rFonts w:ascii="Calibri" w:hAnsi="Calibri" w:cs="Calibri"/>
          <w:i/>
          <w:sz w:val="23"/>
          <w:szCs w:val="23"/>
        </w:rPr>
        <w:t>criminal justice</w:t>
      </w:r>
      <w:r w:rsidRPr="001F4035">
        <w:rPr>
          <w:rFonts w:ascii="Calibri" w:hAnsi="Calibri" w:cs="Calibri"/>
          <w:i/>
          <w:sz w:val="23"/>
          <w:szCs w:val="23"/>
        </w:rPr>
        <w:t xml:space="preserve"> major, we recommend the following based on a 60-hour workweek (school + commitments) and the need to study 25 – 35 h</w:t>
      </w:r>
      <w:r w:rsidRPr="001F4035" w:rsidR="00466599">
        <w:rPr>
          <w:rFonts w:ascii="Calibri" w:hAnsi="Calibri" w:cs="Calibri"/>
          <w:i/>
          <w:sz w:val="23"/>
          <w:szCs w:val="23"/>
        </w:rPr>
        <w:t>ours</w:t>
      </w:r>
      <w:r w:rsidRPr="001F4035">
        <w:rPr>
          <w:rFonts w:ascii="Calibri" w:hAnsi="Calibri" w:cs="Calibri"/>
          <w:i/>
          <w:sz w:val="23"/>
          <w:szCs w:val="23"/>
        </w:rPr>
        <w:t xml:space="preserve"> per week. Keep in mind that lecture classes generally meet for 3 h</w:t>
      </w:r>
      <w:r w:rsidRPr="001F4035" w:rsidR="00B171A2">
        <w:rPr>
          <w:rFonts w:ascii="Calibri" w:hAnsi="Calibri" w:cs="Calibri"/>
          <w:i/>
          <w:sz w:val="23"/>
          <w:szCs w:val="23"/>
        </w:rPr>
        <w:t>ours</w:t>
      </w:r>
      <w:r w:rsidRPr="001F4035">
        <w:rPr>
          <w:rFonts w:ascii="Calibri" w:hAnsi="Calibri" w:cs="Calibri"/>
          <w:i/>
          <w:sz w:val="23"/>
          <w:szCs w:val="23"/>
        </w:rPr>
        <w:t xml:space="preserve"> per week. </w:t>
      </w:r>
      <w:r w:rsidRPr="001F4035">
        <w:rPr>
          <w:rFonts w:ascii="Calibri" w:hAnsi="Calibri" w:cs="Calibri"/>
          <w:b/>
          <w:i/>
          <w:sz w:val="23"/>
          <w:szCs w:val="23"/>
        </w:rPr>
        <w:t xml:space="preserve">Every week, you should spend </w:t>
      </w:r>
      <w:r w:rsidRPr="001F4035" w:rsidR="00B171A2">
        <w:rPr>
          <w:rFonts w:ascii="Calibri" w:hAnsi="Calibri" w:cs="Calibri"/>
          <w:b/>
          <w:i/>
          <w:sz w:val="23"/>
          <w:szCs w:val="23"/>
        </w:rPr>
        <w:t>2-3</w:t>
      </w:r>
      <w:r w:rsidRPr="001F4035">
        <w:rPr>
          <w:rFonts w:ascii="Calibri" w:hAnsi="Calibri" w:cs="Calibri"/>
          <w:b/>
          <w:i/>
          <w:sz w:val="23"/>
          <w:szCs w:val="23"/>
        </w:rPr>
        <w:t xml:space="preserve"> h</w:t>
      </w:r>
      <w:r w:rsidRPr="001F4035" w:rsidR="00B171A2">
        <w:rPr>
          <w:rFonts w:ascii="Calibri" w:hAnsi="Calibri" w:cs="Calibri"/>
          <w:b/>
          <w:i/>
          <w:sz w:val="23"/>
          <w:szCs w:val="23"/>
        </w:rPr>
        <w:t>ours</w:t>
      </w:r>
      <w:r w:rsidRPr="001F4035">
        <w:rPr>
          <w:rFonts w:ascii="Calibri" w:hAnsi="Calibri" w:cs="Calibri"/>
          <w:b/>
          <w:i/>
          <w:sz w:val="23"/>
          <w:szCs w:val="23"/>
        </w:rPr>
        <w:t xml:space="preserve"> </w:t>
      </w:r>
      <w:r w:rsidRPr="001F4035">
        <w:rPr>
          <w:rFonts w:ascii="Calibri" w:hAnsi="Calibri" w:cs="Calibri"/>
          <w:b/>
          <w:i/>
          <w:sz w:val="23"/>
          <w:szCs w:val="23"/>
          <w:u w:val="single"/>
        </w:rPr>
        <w:t>studying</w:t>
      </w:r>
      <w:r w:rsidRPr="001F4035">
        <w:rPr>
          <w:rFonts w:ascii="Calibri" w:hAnsi="Calibri" w:cs="Calibri"/>
          <w:b/>
          <w:i/>
          <w:sz w:val="23"/>
          <w:szCs w:val="23"/>
        </w:rPr>
        <w:t xml:space="preserve"> for every unit of lecture</w:t>
      </w:r>
      <w:r w:rsidRPr="001F4035" w:rsidR="00B171A2">
        <w:rPr>
          <w:rFonts w:ascii="Calibri" w:hAnsi="Calibri" w:cs="Calibri"/>
          <w:i/>
          <w:sz w:val="23"/>
          <w:szCs w:val="23"/>
        </w:rPr>
        <w:t xml:space="preserve"> (3 unit class = 6 hours studying outside of class) 15 units = 15 hours in class + 30</w:t>
      </w:r>
      <w:r w:rsidRPr="001F4035" w:rsidR="006F5972">
        <w:rPr>
          <w:rFonts w:ascii="Calibri" w:hAnsi="Calibri" w:cs="Calibri"/>
          <w:i/>
          <w:sz w:val="23"/>
          <w:szCs w:val="23"/>
        </w:rPr>
        <w:t>-45</w:t>
      </w:r>
      <w:r w:rsidRPr="001F4035" w:rsidR="00B171A2">
        <w:rPr>
          <w:rFonts w:ascii="Calibri" w:hAnsi="Calibri" w:cs="Calibri"/>
          <w:i/>
          <w:sz w:val="23"/>
          <w:szCs w:val="23"/>
        </w:rPr>
        <w:t xml:space="preserve"> hours studying = 45</w:t>
      </w:r>
      <w:r w:rsidRPr="001F4035" w:rsidR="006F5972">
        <w:rPr>
          <w:rFonts w:ascii="Calibri" w:hAnsi="Calibri" w:cs="Calibri"/>
          <w:i/>
          <w:sz w:val="23"/>
          <w:szCs w:val="23"/>
        </w:rPr>
        <w:t>-60</w:t>
      </w:r>
      <w:r w:rsidRPr="001F4035" w:rsidR="00B171A2">
        <w:rPr>
          <w:rFonts w:ascii="Calibri" w:hAnsi="Calibri" w:cs="Calibri"/>
          <w:i/>
          <w:sz w:val="23"/>
          <w:szCs w:val="23"/>
        </w:rPr>
        <w:t xml:space="preserve"> hours spent on school)</w:t>
      </w:r>
      <w:r w:rsidRPr="001F4035">
        <w:rPr>
          <w:rFonts w:ascii="Calibri" w:hAnsi="Calibri" w:cs="Calibri"/>
          <w:b/>
          <w:i/>
          <w:sz w:val="23"/>
          <w:szCs w:val="23"/>
        </w:rPr>
        <w:t>.</w:t>
      </w:r>
    </w:p>
    <w:p w:rsidRPr="00357C2F" w:rsidR="00136375" w:rsidRDefault="00136375" w14:paraId="722B00AE" w14:textId="6ED97D16">
      <w:pPr>
        <w:pStyle w:val="BodyText"/>
        <w:spacing w:before="4"/>
        <w:rPr>
          <w:rFonts w:ascii="Calibri" w:hAnsi="Calibri" w:cs="Calibri"/>
          <w:b/>
          <w:i/>
          <w:sz w:val="23"/>
        </w:rPr>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574"/>
        <w:gridCol w:w="4574"/>
      </w:tblGrid>
      <w:tr w:rsidRPr="00357C2F" w:rsidR="00136375" w:rsidTr="001F4035" w14:paraId="1991230B" w14:textId="77777777">
        <w:trPr>
          <w:trHeight w:val="583" w:hRule="exact"/>
          <w:jc w:val="center"/>
        </w:trPr>
        <w:tc>
          <w:tcPr>
            <w:tcW w:w="4574" w:type="dxa"/>
            <w:vAlign w:val="center"/>
          </w:tcPr>
          <w:p w:rsidRPr="00357C2F" w:rsidR="00136375" w:rsidP="00F017FD" w:rsidRDefault="005A65E6" w14:paraId="6A93816E" w14:textId="77777777">
            <w:pPr>
              <w:pStyle w:val="TableParagraph"/>
              <w:spacing w:before="60" w:after="60"/>
              <w:ind w:left="86" w:right="86"/>
              <w:jc w:val="center"/>
              <w:rPr>
                <w:rFonts w:ascii="Calibri" w:hAnsi="Calibri" w:cs="Calibri"/>
                <w:b/>
                <w:sz w:val="21"/>
              </w:rPr>
            </w:pPr>
            <w:r w:rsidRPr="00357C2F">
              <w:rPr>
                <w:rFonts w:ascii="Calibri" w:hAnsi="Calibri" w:cs="Calibri"/>
                <w:b/>
                <w:w w:val="105"/>
                <w:sz w:val="21"/>
              </w:rPr>
              <w:t xml:space="preserve">Hours </w:t>
            </w:r>
            <w:r w:rsidRPr="00357C2F" w:rsidR="00F017FD">
              <w:rPr>
                <w:rFonts w:ascii="Calibri" w:hAnsi="Calibri" w:cs="Calibri"/>
                <w:b/>
                <w:w w:val="105"/>
                <w:sz w:val="21"/>
              </w:rPr>
              <w:t>Dedicated to</w:t>
            </w:r>
            <w:r w:rsidRPr="00357C2F">
              <w:rPr>
                <w:rFonts w:ascii="Calibri" w:hAnsi="Calibri" w:cs="Calibri"/>
                <w:b/>
                <w:w w:val="105"/>
                <w:sz w:val="21"/>
              </w:rPr>
              <w:t xml:space="preserve"> </w:t>
            </w:r>
            <w:r w:rsidRPr="00357C2F" w:rsidR="00F017FD">
              <w:rPr>
                <w:rFonts w:ascii="Calibri" w:hAnsi="Calibri" w:cs="Calibri"/>
                <w:b/>
                <w:w w:val="105"/>
                <w:sz w:val="21"/>
              </w:rPr>
              <w:t>Outside Obligations (</w:t>
            </w:r>
            <w:r w:rsidRPr="00357C2F">
              <w:rPr>
                <w:rFonts w:ascii="Calibri" w:hAnsi="Calibri" w:cs="Calibri"/>
                <w:b/>
                <w:w w:val="105"/>
                <w:sz w:val="21"/>
              </w:rPr>
              <w:t>Work/Family/Commuting</w:t>
            </w:r>
            <w:r w:rsidRPr="00357C2F" w:rsidR="00F017FD">
              <w:rPr>
                <w:rFonts w:ascii="Calibri" w:hAnsi="Calibri" w:cs="Calibri"/>
                <w:b/>
                <w:w w:val="105"/>
                <w:sz w:val="21"/>
              </w:rPr>
              <w:t>)</w:t>
            </w:r>
            <w:r w:rsidRPr="00357C2F">
              <w:rPr>
                <w:rFonts w:ascii="Calibri" w:hAnsi="Calibri" w:cs="Calibri"/>
                <w:b/>
                <w:w w:val="105"/>
                <w:sz w:val="21"/>
              </w:rPr>
              <w:t xml:space="preserve"> </w:t>
            </w:r>
            <w:r w:rsidRPr="00357C2F" w:rsidR="00F017FD">
              <w:rPr>
                <w:rFonts w:ascii="Calibri" w:hAnsi="Calibri" w:cs="Calibri"/>
                <w:b/>
                <w:w w:val="105"/>
                <w:sz w:val="21"/>
              </w:rPr>
              <w:t>P</w:t>
            </w:r>
            <w:r w:rsidRPr="00357C2F">
              <w:rPr>
                <w:rFonts w:ascii="Calibri" w:hAnsi="Calibri" w:cs="Calibri"/>
                <w:b/>
                <w:w w:val="105"/>
                <w:sz w:val="21"/>
              </w:rPr>
              <w:t xml:space="preserve">er </w:t>
            </w:r>
            <w:r w:rsidRPr="00357C2F" w:rsidR="00F017FD">
              <w:rPr>
                <w:rFonts w:ascii="Calibri" w:hAnsi="Calibri" w:cs="Calibri"/>
                <w:b/>
                <w:w w:val="105"/>
                <w:sz w:val="21"/>
              </w:rPr>
              <w:t>W</w:t>
            </w:r>
            <w:r w:rsidRPr="00357C2F">
              <w:rPr>
                <w:rFonts w:ascii="Calibri" w:hAnsi="Calibri" w:cs="Calibri"/>
                <w:b/>
                <w:w w:val="105"/>
                <w:sz w:val="21"/>
              </w:rPr>
              <w:t>eek</w:t>
            </w:r>
          </w:p>
        </w:tc>
        <w:tc>
          <w:tcPr>
            <w:tcW w:w="4574" w:type="dxa"/>
            <w:vAlign w:val="center"/>
          </w:tcPr>
          <w:p w:rsidRPr="00357C2F" w:rsidR="00136375" w:rsidP="006A2BC7" w:rsidRDefault="00F017FD" w14:paraId="5E8101D8" w14:textId="77777777">
            <w:pPr>
              <w:pStyle w:val="TableParagraph"/>
              <w:spacing w:before="0"/>
              <w:ind w:left="81" w:right="88"/>
              <w:jc w:val="center"/>
              <w:rPr>
                <w:rFonts w:ascii="Calibri" w:hAnsi="Calibri" w:cs="Calibri"/>
                <w:b/>
                <w:sz w:val="21"/>
              </w:rPr>
            </w:pPr>
            <w:r w:rsidRPr="00357C2F">
              <w:rPr>
                <w:rFonts w:ascii="Calibri" w:hAnsi="Calibri" w:cs="Calibri"/>
                <w:b/>
                <w:w w:val="105"/>
                <w:sz w:val="21"/>
              </w:rPr>
              <w:t xml:space="preserve">Recommended </w:t>
            </w:r>
            <w:r w:rsidRPr="00357C2F" w:rsidR="005A65E6">
              <w:rPr>
                <w:rFonts w:ascii="Calibri" w:hAnsi="Calibri" w:cs="Calibri"/>
                <w:b/>
                <w:w w:val="105"/>
                <w:sz w:val="21"/>
              </w:rPr>
              <w:t>Maximum Number of Units Per Semester</w:t>
            </w:r>
          </w:p>
        </w:tc>
      </w:tr>
      <w:tr w:rsidRPr="00357C2F" w:rsidR="00136375" w:rsidTr="001F4035" w14:paraId="5F41E996" w14:textId="77777777">
        <w:trPr>
          <w:trHeight w:val="264" w:hRule="exact"/>
          <w:jc w:val="center"/>
        </w:trPr>
        <w:tc>
          <w:tcPr>
            <w:tcW w:w="4574" w:type="dxa"/>
          </w:tcPr>
          <w:p w:rsidRPr="00357C2F" w:rsidR="00136375" w:rsidRDefault="005A65E6" w14:paraId="2CDC5F6C" w14:textId="77777777">
            <w:pPr>
              <w:pStyle w:val="TableParagraph"/>
              <w:spacing w:before="0"/>
              <w:ind w:left="88" w:right="88"/>
              <w:jc w:val="center"/>
              <w:rPr>
                <w:rFonts w:ascii="Calibri" w:hAnsi="Calibri" w:cs="Calibri"/>
                <w:sz w:val="21"/>
              </w:rPr>
            </w:pPr>
            <w:r w:rsidRPr="00357C2F">
              <w:rPr>
                <w:rFonts w:ascii="Calibri" w:hAnsi="Calibri" w:cs="Calibri"/>
                <w:w w:val="105"/>
                <w:sz w:val="21"/>
              </w:rPr>
              <w:t>0 – 9</w:t>
            </w:r>
          </w:p>
        </w:tc>
        <w:tc>
          <w:tcPr>
            <w:tcW w:w="4574" w:type="dxa"/>
          </w:tcPr>
          <w:p w:rsidRPr="00357C2F" w:rsidR="00136375" w:rsidRDefault="005A65E6" w14:paraId="3B6551B9" w14:textId="77777777">
            <w:pPr>
              <w:pStyle w:val="TableParagraph"/>
              <w:spacing w:before="0"/>
              <w:ind w:left="83" w:right="88"/>
              <w:jc w:val="center"/>
              <w:rPr>
                <w:rFonts w:ascii="Calibri" w:hAnsi="Calibri" w:cs="Calibri"/>
                <w:sz w:val="21"/>
              </w:rPr>
            </w:pPr>
            <w:r w:rsidRPr="00357C2F">
              <w:rPr>
                <w:rFonts w:ascii="Calibri" w:hAnsi="Calibri" w:cs="Calibri"/>
                <w:w w:val="105"/>
                <w:sz w:val="21"/>
              </w:rPr>
              <w:t>14 - 16</w:t>
            </w:r>
          </w:p>
        </w:tc>
      </w:tr>
      <w:tr w:rsidRPr="00357C2F" w:rsidR="00136375" w:rsidTr="001F4035" w14:paraId="7E123C2A" w14:textId="77777777">
        <w:trPr>
          <w:trHeight w:val="264" w:hRule="exact"/>
          <w:jc w:val="center"/>
        </w:trPr>
        <w:tc>
          <w:tcPr>
            <w:tcW w:w="4574" w:type="dxa"/>
          </w:tcPr>
          <w:p w:rsidRPr="00357C2F" w:rsidR="00136375" w:rsidRDefault="005A65E6" w14:paraId="75ADB33A" w14:textId="77777777">
            <w:pPr>
              <w:pStyle w:val="TableParagraph"/>
              <w:spacing w:before="0"/>
              <w:ind w:left="88" w:right="86"/>
              <w:jc w:val="center"/>
              <w:rPr>
                <w:rFonts w:ascii="Calibri" w:hAnsi="Calibri" w:cs="Calibri"/>
                <w:sz w:val="21"/>
              </w:rPr>
            </w:pPr>
            <w:r w:rsidRPr="00357C2F">
              <w:rPr>
                <w:rFonts w:ascii="Calibri" w:hAnsi="Calibri" w:cs="Calibri"/>
                <w:w w:val="105"/>
                <w:sz w:val="21"/>
              </w:rPr>
              <w:t>10 – 19</w:t>
            </w:r>
          </w:p>
        </w:tc>
        <w:tc>
          <w:tcPr>
            <w:tcW w:w="4574" w:type="dxa"/>
          </w:tcPr>
          <w:p w:rsidRPr="00357C2F" w:rsidR="00136375" w:rsidRDefault="005A65E6" w14:paraId="6CF03CD1" w14:textId="77777777">
            <w:pPr>
              <w:pStyle w:val="TableParagraph"/>
              <w:spacing w:before="0"/>
              <w:ind w:left="83" w:right="88"/>
              <w:jc w:val="center"/>
              <w:rPr>
                <w:rFonts w:ascii="Calibri" w:hAnsi="Calibri" w:cs="Calibri"/>
                <w:sz w:val="21"/>
              </w:rPr>
            </w:pPr>
            <w:r w:rsidRPr="00357C2F">
              <w:rPr>
                <w:rFonts w:ascii="Calibri" w:hAnsi="Calibri" w:cs="Calibri"/>
                <w:w w:val="105"/>
                <w:sz w:val="21"/>
              </w:rPr>
              <w:t>13 – 14</w:t>
            </w:r>
          </w:p>
        </w:tc>
      </w:tr>
      <w:tr w:rsidRPr="00357C2F" w:rsidR="00136375" w:rsidTr="001F4035" w14:paraId="15DFEBC0" w14:textId="77777777">
        <w:trPr>
          <w:trHeight w:val="264" w:hRule="exact"/>
          <w:jc w:val="center"/>
        </w:trPr>
        <w:tc>
          <w:tcPr>
            <w:tcW w:w="4574" w:type="dxa"/>
          </w:tcPr>
          <w:p w:rsidRPr="00357C2F" w:rsidR="00136375" w:rsidRDefault="005A65E6" w14:paraId="13BD845A" w14:textId="77777777">
            <w:pPr>
              <w:pStyle w:val="TableParagraph"/>
              <w:spacing w:before="0"/>
              <w:ind w:left="88" w:right="86"/>
              <w:jc w:val="center"/>
              <w:rPr>
                <w:rFonts w:ascii="Calibri" w:hAnsi="Calibri" w:cs="Calibri"/>
                <w:sz w:val="21"/>
              </w:rPr>
            </w:pPr>
            <w:r w:rsidRPr="00357C2F">
              <w:rPr>
                <w:rFonts w:ascii="Calibri" w:hAnsi="Calibri" w:cs="Calibri"/>
                <w:w w:val="105"/>
                <w:sz w:val="21"/>
              </w:rPr>
              <w:t>20 – 29</w:t>
            </w:r>
          </w:p>
        </w:tc>
        <w:tc>
          <w:tcPr>
            <w:tcW w:w="4574" w:type="dxa"/>
          </w:tcPr>
          <w:p w:rsidRPr="00357C2F" w:rsidR="00136375" w:rsidRDefault="005A65E6" w14:paraId="3AF0AD5D" w14:textId="77777777">
            <w:pPr>
              <w:pStyle w:val="TableParagraph"/>
              <w:spacing w:before="0"/>
              <w:ind w:left="83" w:right="88"/>
              <w:jc w:val="center"/>
              <w:rPr>
                <w:rFonts w:ascii="Calibri" w:hAnsi="Calibri" w:cs="Calibri"/>
                <w:sz w:val="21"/>
              </w:rPr>
            </w:pPr>
            <w:r w:rsidRPr="00357C2F">
              <w:rPr>
                <w:rFonts w:ascii="Calibri" w:hAnsi="Calibri" w:cs="Calibri"/>
                <w:w w:val="105"/>
                <w:sz w:val="21"/>
              </w:rPr>
              <w:t>9 – 12</w:t>
            </w:r>
          </w:p>
        </w:tc>
      </w:tr>
      <w:tr w:rsidRPr="00357C2F" w:rsidR="00136375" w:rsidTr="001F4035" w14:paraId="271019E8" w14:textId="77777777">
        <w:trPr>
          <w:trHeight w:val="264" w:hRule="exact"/>
          <w:jc w:val="center"/>
        </w:trPr>
        <w:tc>
          <w:tcPr>
            <w:tcW w:w="4574" w:type="dxa"/>
          </w:tcPr>
          <w:p w:rsidRPr="00357C2F" w:rsidR="00136375" w:rsidRDefault="005A65E6" w14:paraId="4268143E" w14:textId="77777777">
            <w:pPr>
              <w:pStyle w:val="TableParagraph"/>
              <w:spacing w:before="0"/>
              <w:ind w:left="88" w:right="86"/>
              <w:jc w:val="center"/>
              <w:rPr>
                <w:rFonts w:ascii="Calibri" w:hAnsi="Calibri" w:cs="Calibri"/>
                <w:sz w:val="21"/>
              </w:rPr>
            </w:pPr>
            <w:r w:rsidRPr="00357C2F">
              <w:rPr>
                <w:rFonts w:ascii="Calibri" w:hAnsi="Calibri" w:cs="Calibri"/>
                <w:w w:val="105"/>
                <w:sz w:val="21"/>
              </w:rPr>
              <w:t>30 – 39</w:t>
            </w:r>
          </w:p>
        </w:tc>
        <w:tc>
          <w:tcPr>
            <w:tcW w:w="4574" w:type="dxa"/>
          </w:tcPr>
          <w:p w:rsidRPr="00357C2F" w:rsidR="00136375" w:rsidRDefault="005A65E6" w14:paraId="2AB935A7" w14:textId="77777777">
            <w:pPr>
              <w:pStyle w:val="TableParagraph"/>
              <w:spacing w:before="0"/>
              <w:ind w:left="81" w:right="88"/>
              <w:jc w:val="center"/>
              <w:rPr>
                <w:rFonts w:ascii="Calibri" w:hAnsi="Calibri" w:cs="Calibri"/>
                <w:sz w:val="21"/>
              </w:rPr>
            </w:pPr>
            <w:r w:rsidRPr="00357C2F">
              <w:rPr>
                <w:rFonts w:ascii="Calibri" w:hAnsi="Calibri" w:cs="Calibri"/>
                <w:w w:val="105"/>
                <w:sz w:val="21"/>
              </w:rPr>
              <w:t>6 – 9</w:t>
            </w:r>
          </w:p>
        </w:tc>
      </w:tr>
    </w:tbl>
    <w:p w:rsidRPr="00357C2F" w:rsidR="00136375" w:rsidRDefault="00136375" w14:paraId="42C6D796" w14:textId="3F47A716">
      <w:pPr>
        <w:pStyle w:val="BodyText"/>
        <w:rPr>
          <w:rFonts w:ascii="Calibri" w:hAnsi="Calibri" w:cs="Calibri"/>
          <w:b/>
          <w:i/>
        </w:rPr>
      </w:pPr>
    </w:p>
    <w:p w:rsidRPr="00357C2F" w:rsidR="00136375" w:rsidRDefault="005A65E6" w14:paraId="15B96458" w14:textId="5292D0FC">
      <w:pPr>
        <w:pStyle w:val="Heading6"/>
        <w:ind w:left="232"/>
        <w:rPr>
          <w:rFonts w:ascii="Calibri" w:hAnsi="Calibri" w:cs="Calibri"/>
        </w:rPr>
      </w:pPr>
      <w:r w:rsidRPr="00357C2F">
        <w:rPr>
          <w:rFonts w:ascii="Calibri" w:hAnsi="Calibri" w:cs="Calibri"/>
        </w:rPr>
        <w:t>PLANNING TIME TO GRADUATION</w:t>
      </w:r>
    </w:p>
    <w:p w:rsidRPr="00357C2F" w:rsidR="00136375" w:rsidRDefault="00136375" w14:paraId="6E1831B3" w14:textId="0142E806">
      <w:pPr>
        <w:pStyle w:val="BodyText"/>
        <w:spacing w:before="2"/>
        <w:rPr>
          <w:rFonts w:ascii="Calibri" w:hAnsi="Calibri" w:cs="Calibri"/>
          <w:b/>
          <w:sz w:val="14"/>
        </w:rPr>
      </w:pPr>
    </w:p>
    <w:p w:rsidRPr="00357C2F" w:rsidR="00136375" w:rsidRDefault="006A2BC7" w14:paraId="426FFC24" w14:textId="25463C84">
      <w:pPr>
        <w:tabs>
          <w:tab w:val="left" w:pos="7251"/>
        </w:tabs>
        <w:ind w:left="232"/>
        <w:rPr>
          <w:rFonts w:ascii="Calibri" w:hAnsi="Calibri" w:cs="Calibri"/>
          <w:b/>
          <w:sz w:val="24"/>
        </w:rPr>
      </w:pPr>
      <w:r w:rsidRPr="00357C2F">
        <w:rPr>
          <w:rFonts w:ascii="Calibri" w:hAnsi="Calibri" w:cs="Calibri"/>
          <w:b/>
          <w:sz w:val="24"/>
        </w:rPr>
        <w:t>If you c</w:t>
      </w:r>
      <w:r w:rsidRPr="00357C2F" w:rsidR="005A65E6">
        <w:rPr>
          <w:rFonts w:ascii="Calibri" w:hAnsi="Calibri" w:cs="Calibri"/>
          <w:b/>
          <w:sz w:val="24"/>
        </w:rPr>
        <w:t>omplete</w:t>
      </w:r>
      <w:r w:rsidRPr="00357C2F">
        <w:rPr>
          <w:rFonts w:ascii="Calibri" w:hAnsi="Calibri" w:cs="Calibri"/>
          <w:b/>
          <w:sz w:val="24"/>
        </w:rPr>
        <w:t xml:space="preserve"> (take and pass)</w:t>
      </w:r>
      <w:r w:rsidRPr="00357C2F" w:rsidR="005A65E6">
        <w:rPr>
          <w:rFonts w:ascii="Calibri" w:hAnsi="Calibri" w:cs="Calibri"/>
          <w:b/>
          <w:sz w:val="24"/>
        </w:rPr>
        <w:t>:</w:t>
      </w:r>
      <w:r w:rsidRPr="00357C2F" w:rsidR="005A65E6">
        <w:rPr>
          <w:rFonts w:ascii="Calibri" w:hAnsi="Calibri" w:cs="Calibri"/>
          <w:b/>
          <w:sz w:val="24"/>
        </w:rPr>
        <w:tab/>
      </w:r>
      <w:r w:rsidRPr="00357C2F" w:rsidR="005A65E6">
        <w:rPr>
          <w:rFonts w:ascii="Calibri" w:hAnsi="Calibri" w:cs="Calibri"/>
          <w:b/>
          <w:sz w:val="24"/>
        </w:rPr>
        <w:t xml:space="preserve">You </w:t>
      </w:r>
      <w:r w:rsidRPr="00357C2F">
        <w:rPr>
          <w:rFonts w:ascii="Calibri" w:hAnsi="Calibri" w:cs="Calibri"/>
          <w:b/>
          <w:sz w:val="24"/>
        </w:rPr>
        <w:t>w</w:t>
      </w:r>
      <w:r w:rsidRPr="00357C2F" w:rsidR="005A65E6">
        <w:rPr>
          <w:rFonts w:ascii="Calibri" w:hAnsi="Calibri" w:cs="Calibri"/>
          <w:b/>
          <w:sz w:val="24"/>
        </w:rPr>
        <w:t xml:space="preserve">ill </w:t>
      </w:r>
      <w:r w:rsidRPr="00357C2F">
        <w:rPr>
          <w:rFonts w:ascii="Calibri" w:hAnsi="Calibri" w:cs="Calibri"/>
          <w:b/>
          <w:sz w:val="24"/>
        </w:rPr>
        <w:t>g</w:t>
      </w:r>
      <w:r w:rsidRPr="00357C2F" w:rsidR="005A65E6">
        <w:rPr>
          <w:rFonts w:ascii="Calibri" w:hAnsi="Calibri" w:cs="Calibri"/>
          <w:b/>
          <w:sz w:val="24"/>
        </w:rPr>
        <w:t xml:space="preserve">raduate </w:t>
      </w:r>
      <w:r w:rsidRPr="00357C2F">
        <w:rPr>
          <w:rFonts w:ascii="Calibri" w:hAnsi="Calibri" w:cs="Calibri"/>
          <w:b/>
          <w:sz w:val="24"/>
        </w:rPr>
        <w:t>i</w:t>
      </w:r>
      <w:r w:rsidRPr="00357C2F" w:rsidR="005A65E6">
        <w:rPr>
          <w:rFonts w:ascii="Calibri" w:hAnsi="Calibri" w:cs="Calibri"/>
          <w:b/>
          <w:sz w:val="24"/>
        </w:rPr>
        <w:t>n:</w:t>
      </w:r>
    </w:p>
    <w:p w:rsidRPr="00357C2F" w:rsidR="00136375" w:rsidRDefault="005A65E6" w14:paraId="25A2ADF4" w14:textId="65231804">
      <w:pPr>
        <w:pStyle w:val="Heading7"/>
        <w:spacing w:before="2"/>
        <w:ind w:left="232" w:firstLine="0"/>
        <w:rPr>
          <w:rFonts w:ascii="Calibri" w:hAnsi="Calibri" w:cs="Calibri"/>
        </w:rPr>
      </w:pPr>
      <w:r w:rsidRPr="00357C2F">
        <w:rPr>
          <w:rFonts w:ascii="Calibri" w:hAnsi="Calibri" w:cs="Calibri"/>
        </w:rPr>
        <w:t>30 units per year</w:t>
      </w:r>
      <w:r w:rsidRPr="00357C2F" w:rsidR="00466599">
        <w:rPr>
          <w:rFonts w:ascii="Calibri" w:hAnsi="Calibri" w:cs="Calibri"/>
        </w:rPr>
        <w:t xml:space="preserve"> (15 per semester)</w:t>
      </w:r>
      <w:r w:rsidRPr="00357C2F">
        <w:rPr>
          <w:rFonts w:ascii="Calibri" w:hAnsi="Calibri" w:cs="Calibri"/>
        </w:rPr>
        <w:t>....................................................................................... 4 years</w:t>
      </w:r>
    </w:p>
    <w:p w:rsidRPr="00357C2F" w:rsidR="00136375" w:rsidRDefault="005A65E6" w14:paraId="2C6AF5C7" w14:textId="6560ED41">
      <w:pPr>
        <w:spacing w:before="2"/>
        <w:ind w:left="232"/>
        <w:rPr>
          <w:rFonts w:ascii="Calibri" w:hAnsi="Calibri" w:cs="Calibri"/>
          <w:sz w:val="24"/>
        </w:rPr>
      </w:pPr>
      <w:r w:rsidRPr="00357C2F">
        <w:rPr>
          <w:rFonts w:ascii="Calibri" w:hAnsi="Calibri" w:cs="Calibri"/>
          <w:sz w:val="24"/>
        </w:rPr>
        <w:t>24 units per year</w:t>
      </w:r>
      <w:r w:rsidRPr="00357C2F" w:rsidR="004F7987">
        <w:rPr>
          <w:rFonts w:ascii="Calibri" w:hAnsi="Calibri" w:cs="Calibri"/>
          <w:sz w:val="24"/>
        </w:rPr>
        <w:t xml:space="preserve"> </w:t>
      </w:r>
      <w:r w:rsidRPr="00357C2F" w:rsidR="004F7987">
        <w:rPr>
          <w:rFonts w:ascii="Calibri" w:hAnsi="Calibri" w:cs="Calibri"/>
        </w:rPr>
        <w:t xml:space="preserve">(12 per semester)................................................................................................ </w:t>
      </w:r>
      <w:r w:rsidRPr="00357C2F">
        <w:rPr>
          <w:rFonts w:ascii="Calibri" w:hAnsi="Calibri" w:cs="Calibri"/>
          <w:sz w:val="24"/>
        </w:rPr>
        <w:t xml:space="preserve"> 5 years</w:t>
      </w:r>
    </w:p>
    <w:p w:rsidRPr="00357C2F" w:rsidR="00136375" w:rsidRDefault="004F7987" w14:paraId="5D34F392" w14:textId="4C92ABB0">
      <w:pPr>
        <w:spacing w:before="2"/>
        <w:ind w:left="232"/>
        <w:rPr>
          <w:rFonts w:ascii="Calibri" w:hAnsi="Calibri" w:cs="Calibri"/>
          <w:sz w:val="24"/>
        </w:rPr>
      </w:pPr>
      <w:r w:rsidRPr="00357C2F">
        <w:rPr>
          <w:rFonts w:ascii="Calibri" w:hAnsi="Calibri" w:cs="Calibri"/>
          <w:sz w:val="24"/>
        </w:rPr>
        <w:t>18</w:t>
      </w:r>
      <w:r w:rsidRPr="00357C2F" w:rsidR="005A65E6">
        <w:rPr>
          <w:rFonts w:ascii="Calibri" w:hAnsi="Calibri" w:cs="Calibri"/>
          <w:sz w:val="24"/>
        </w:rPr>
        <w:t xml:space="preserve"> units per year</w:t>
      </w:r>
      <w:r w:rsidRPr="00357C2F">
        <w:rPr>
          <w:rFonts w:ascii="Calibri" w:hAnsi="Calibri" w:cs="Calibri"/>
          <w:sz w:val="24"/>
        </w:rPr>
        <w:t xml:space="preserve"> (9 per semester)</w:t>
      </w:r>
      <w:r w:rsidRPr="00357C2F" w:rsidR="005A65E6">
        <w:rPr>
          <w:rFonts w:ascii="Calibri" w:hAnsi="Calibri" w:cs="Calibri"/>
          <w:sz w:val="24"/>
        </w:rPr>
        <w:t>..</w:t>
      </w:r>
      <w:r w:rsidRPr="00357C2F">
        <w:rPr>
          <w:rFonts w:ascii="Calibri" w:hAnsi="Calibri" w:cs="Calibri"/>
          <w:sz w:val="24"/>
        </w:rPr>
        <w:t>...............................</w:t>
      </w:r>
      <w:r w:rsidRPr="00357C2F" w:rsidR="005A65E6">
        <w:rPr>
          <w:rFonts w:ascii="Calibri" w:hAnsi="Calibri" w:cs="Calibri"/>
          <w:sz w:val="24"/>
        </w:rPr>
        <w:t>........................................................ 6 years</w:t>
      </w:r>
    </w:p>
    <w:p w:rsidRPr="00357C2F" w:rsidR="00136375" w:rsidRDefault="00136375" w14:paraId="54E11D2A" w14:textId="77777777">
      <w:pPr>
        <w:pStyle w:val="BodyText"/>
        <w:spacing w:before="11"/>
        <w:rPr>
          <w:rFonts w:ascii="Calibri" w:hAnsi="Calibri" w:cs="Calibri"/>
          <w:sz w:val="23"/>
        </w:rPr>
      </w:pPr>
    </w:p>
    <w:p w:rsidRPr="001F4035" w:rsidR="00136375" w:rsidRDefault="005A65E6" w14:paraId="03935C69" w14:textId="3A6DF67E">
      <w:pPr>
        <w:spacing w:line="242" w:lineRule="auto"/>
        <w:ind w:left="232" w:right="130"/>
        <w:rPr>
          <w:rFonts w:ascii="Calibri" w:hAnsi="Calibri" w:cs="Calibri"/>
          <w:sz w:val="23"/>
          <w:szCs w:val="23"/>
        </w:rPr>
      </w:pPr>
      <w:r w:rsidRPr="001F4035">
        <w:rPr>
          <w:rFonts w:ascii="Calibri" w:hAnsi="Calibri" w:cs="Calibri"/>
          <w:sz w:val="23"/>
          <w:szCs w:val="23"/>
        </w:rPr>
        <w:t>To reach your goal for graduation, you’ll need to balance your time, your course load, and make a plan indicating how you will fulfill all of your degree requirements. When making this plan, consider how much you need to work, how much time you need to be successful in your courses (for most this means getting A’s and B’s; not C’s), and the consequences of how you arrange your schedule. Use one of the matrices on the following pages to plan your college coursework.</w:t>
      </w:r>
    </w:p>
    <w:p w:rsidRPr="00357C2F" w:rsidR="00136375" w:rsidRDefault="0061702F" w14:paraId="31126E5D" w14:textId="504E5016">
      <w:pPr>
        <w:pStyle w:val="BodyText"/>
        <w:spacing w:before="8"/>
        <w:rPr>
          <w:rFonts w:ascii="Calibri" w:hAnsi="Calibri" w:cs="Calibri"/>
          <w:sz w:val="29"/>
        </w:rPr>
      </w:pPr>
      <w:r>
        <w:rPr>
          <w:rFonts w:ascii="Calibri" w:hAnsi="Calibri" w:cs="Calibri"/>
          <w:b/>
          <w:i/>
          <w:noProof/>
          <w:sz w:val="23"/>
        </w:rPr>
        <mc:AlternateContent>
          <mc:Choice Requires="wps">
            <w:drawing>
              <wp:anchor distT="0" distB="0" distL="114300" distR="114300" simplePos="0" relativeHeight="251662848" behindDoc="0" locked="0" layoutInCell="1" allowOverlap="1" wp14:anchorId="274E6E1B" wp14:editId="745BCA1D">
                <wp:simplePos x="0" y="0"/>
                <wp:positionH relativeFrom="column">
                  <wp:posOffset>4276725</wp:posOffset>
                </wp:positionH>
                <wp:positionV relativeFrom="paragraph">
                  <wp:posOffset>32385</wp:posOffset>
                </wp:positionV>
                <wp:extent cx="762000" cy="141364"/>
                <wp:effectExtent l="0" t="0" r="0" b="0"/>
                <wp:wrapNone/>
                <wp:docPr id="785740669" name="Text Box 3"/>
                <wp:cNvGraphicFramePr/>
                <a:graphic xmlns:a="http://schemas.openxmlformats.org/drawingml/2006/main">
                  <a:graphicData uri="http://schemas.microsoft.com/office/word/2010/wordprocessingShape">
                    <wps:wsp>
                      <wps:cNvSpPr txBox="1"/>
                      <wps:spPr>
                        <a:xfrm>
                          <a:off x="0" y="0"/>
                          <a:ext cx="762000" cy="141364"/>
                        </a:xfrm>
                        <a:prstGeom prst="rect">
                          <a:avLst/>
                        </a:prstGeom>
                        <a:solidFill>
                          <a:srgbClr val="FFFFFF"/>
                        </a:solidFill>
                        <a:ln w="6350">
                          <a:noFill/>
                        </a:ln>
                      </wps:spPr>
                      <wps:txbx>
                        <w:txbxContent>
                          <w:p w:rsidR="0061702F" w:rsidRDefault="0061702F" w14:paraId="4487C9B7"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4B0A53D">
              <v:shapetype id="_x0000_t202" coordsize="21600,21600" o:spt="202" path="m,l,21600r21600,l21600,xe" w14:anchorId="274E6E1B">
                <v:stroke joinstyle="miter"/>
                <v:path gradientshapeok="t" o:connecttype="rect"/>
              </v:shapetype>
              <v:shape id="Text Box 3" style="position:absolute;margin-left:336.75pt;margin-top:2.55pt;width:60pt;height:11.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">
                <v:textbox>
                  <w:txbxContent>
                    <w:p w:rsidR="0061702F" w:rsidRDefault="0061702F" w14:paraId="44EAFD9C" w14:textId="77777777"/>
                  </w:txbxContent>
                </v:textbox>
              </v:shape>
            </w:pict>
          </mc:Fallback>
        </mc:AlternateContent>
      </w:r>
      <w:r w:rsidRPr="00357C2F">
        <w:rPr>
          <w:rFonts w:ascii="Calibri" w:hAnsi="Calibri" w:cs="Calibri"/>
          <w:noProof/>
        </w:rPr>
        <w:drawing>
          <wp:anchor distT="0" distB="0" distL="0" distR="0" simplePos="0" relativeHeight="251651584" behindDoc="1" locked="0" layoutInCell="1" allowOverlap="1" wp14:anchorId="6D925ADA" wp14:editId="499B60BE">
            <wp:simplePos x="0" y="0"/>
            <wp:positionH relativeFrom="margin">
              <wp:posOffset>3923665</wp:posOffset>
            </wp:positionH>
            <wp:positionV relativeFrom="paragraph">
              <wp:posOffset>90170</wp:posOffset>
            </wp:positionV>
            <wp:extent cx="1430020" cy="1461770"/>
            <wp:effectExtent l="0" t="0" r="5080" b="0"/>
            <wp:wrapTight wrapText="bothSides">
              <wp:wrapPolygon edited="0">
                <wp:start x="0" y="0"/>
                <wp:lineTo x="0" y="21394"/>
                <wp:lineTo x="21485" y="21394"/>
                <wp:lineTo x="214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33" cstate="print"/>
                    <a:stretch>
                      <a:fillRect/>
                    </a:stretch>
                  </pic:blipFill>
                  <pic:spPr>
                    <a:xfrm>
                      <a:off x="0" y="0"/>
                      <a:ext cx="1430020" cy="1461770"/>
                    </a:xfrm>
                    <a:prstGeom prst="rect">
                      <a:avLst/>
                    </a:prstGeom>
                  </pic:spPr>
                </pic:pic>
              </a:graphicData>
            </a:graphic>
            <wp14:sizeRelH relativeFrom="margin">
              <wp14:pctWidth>0</wp14:pctWidth>
            </wp14:sizeRelH>
            <wp14:sizeRelV relativeFrom="margin">
              <wp14:pctHeight>0</wp14:pctHeight>
            </wp14:sizeRelV>
          </wp:anchor>
        </w:drawing>
      </w:r>
    </w:p>
    <w:p w:rsidRPr="001F4035" w:rsidR="00136375" w:rsidP="001F4035" w:rsidRDefault="005A65E6" w14:paraId="2DE403A5" w14:textId="2911C7A9">
      <w:pPr>
        <w:pStyle w:val="Heading8"/>
        <w:ind w:left="541" w:right="2860"/>
        <w:jc w:val="center"/>
        <w:rPr>
          <w:rFonts w:ascii="Calibri" w:hAnsi="Calibri" w:cs="Calibri"/>
        </w:rPr>
      </w:pPr>
      <w:r w:rsidRPr="00357C2F">
        <w:rPr>
          <w:rFonts w:ascii="Calibri" w:hAnsi="Calibri" w:cs="Calibri"/>
          <w:spacing w:val="10"/>
          <w:w w:val="105"/>
        </w:rPr>
        <w:t xml:space="preserve">TO BE </w:t>
      </w:r>
      <w:r w:rsidRPr="00357C2F">
        <w:rPr>
          <w:rFonts w:ascii="Calibri" w:hAnsi="Calibri" w:cs="Calibri"/>
          <w:w w:val="105"/>
        </w:rPr>
        <w:t xml:space="preserve">A </w:t>
      </w:r>
      <w:r w:rsidRPr="00357C2F">
        <w:rPr>
          <w:rFonts w:ascii="Calibri" w:hAnsi="Calibri" w:cs="Calibri"/>
          <w:spacing w:val="18"/>
          <w:w w:val="105"/>
        </w:rPr>
        <w:t>SUCCESSFUL</w:t>
      </w:r>
      <w:r w:rsidRPr="00357C2F">
        <w:rPr>
          <w:rFonts w:ascii="Calibri" w:hAnsi="Calibri" w:cs="Calibri"/>
          <w:spacing w:val="82"/>
          <w:w w:val="105"/>
        </w:rPr>
        <w:t xml:space="preserve"> </w:t>
      </w:r>
      <w:r w:rsidRPr="00357C2F">
        <w:rPr>
          <w:rFonts w:ascii="Calibri" w:hAnsi="Calibri" w:cs="Calibri"/>
          <w:spacing w:val="16"/>
          <w:w w:val="105"/>
        </w:rPr>
        <w:t>TITAN</w:t>
      </w:r>
    </w:p>
    <w:p w:rsidR="00A6157B" w:rsidP="00AC3042" w:rsidRDefault="005A65E6" w14:paraId="49E398E2" w14:textId="64099116">
      <w:pPr>
        <w:ind w:left="541" w:right="2860"/>
        <w:jc w:val="center"/>
        <w:rPr>
          <w:rFonts w:ascii="Calibri" w:hAnsi="Calibri" w:cs="Calibri"/>
          <w:b/>
          <w:sz w:val="36"/>
        </w:rPr>
      </w:pPr>
      <w:r w:rsidRPr="00357C2F">
        <w:rPr>
          <w:rFonts w:ascii="Calibri" w:hAnsi="Calibri" w:cs="Calibri"/>
          <w:b/>
          <w:sz w:val="36"/>
        </w:rPr>
        <w:t xml:space="preserve">STUDY 25 </w:t>
      </w:r>
      <w:r w:rsidR="0061702F">
        <w:rPr>
          <w:rFonts w:ascii="Calibri" w:hAnsi="Calibri" w:cs="Calibri"/>
          <w:b/>
          <w:sz w:val="36"/>
        </w:rPr>
        <w:t>–</w:t>
      </w:r>
      <w:r w:rsidRPr="00357C2F">
        <w:rPr>
          <w:rFonts w:ascii="Calibri" w:hAnsi="Calibri" w:cs="Calibri"/>
          <w:b/>
          <w:sz w:val="36"/>
        </w:rPr>
        <w:t xml:space="preserve"> 35</w:t>
      </w:r>
    </w:p>
    <w:p w:rsidR="00AC3042" w:rsidP="00AC3042" w:rsidRDefault="00AC3042" w14:paraId="22AD294F" w14:textId="4759370E">
      <w:pPr>
        <w:ind w:left="541" w:right="2860"/>
        <w:jc w:val="center"/>
        <w:rPr>
          <w:rFonts w:ascii="Calibri" w:hAnsi="Calibri" w:cs="Calibri"/>
          <w:b/>
          <w:sz w:val="36"/>
        </w:rPr>
      </w:pPr>
      <w:r>
        <w:rPr>
          <w:rFonts w:ascii="Calibri" w:hAnsi="Calibri" w:cs="Calibri"/>
          <w:b/>
          <w:sz w:val="36"/>
        </w:rPr>
        <w:t>Hours Per Week</w:t>
      </w:r>
    </w:p>
    <w:p w:rsidRPr="00AC3042" w:rsidR="00AC3042" w:rsidP="00AC3042" w:rsidRDefault="00AC3042" w14:paraId="13F7C5D9" w14:textId="77777777">
      <w:pPr>
        <w:ind w:left="541" w:right="2860"/>
        <w:jc w:val="center"/>
        <w:rPr>
          <w:rFonts w:ascii="Calibri" w:hAnsi="Calibri" w:cs="Calibri"/>
          <w:b/>
          <w:sz w:val="36"/>
        </w:rPr>
      </w:pPr>
    </w:p>
    <w:p w:rsidR="00A6157B" w:rsidP="001F4035" w:rsidRDefault="00A6157B" w14:paraId="5BE93A62" w14:textId="77777777">
      <w:pPr>
        <w:pStyle w:val="Heading1"/>
        <w:spacing w:before="214"/>
        <w:ind w:left="0"/>
        <w:rPr>
          <w:rFonts w:ascii="Calibri" w:hAnsi="Calibri" w:cs="Calibri"/>
        </w:rPr>
      </w:pPr>
    </w:p>
    <w:p w:rsidRPr="001F4035" w:rsidR="001F4035" w:rsidP="001F4035" w:rsidRDefault="001F4035" w14:paraId="66B47A77" w14:textId="77777777">
      <w:pPr>
        <w:pStyle w:val="Heading1"/>
        <w:spacing w:before="214"/>
        <w:ind w:left="0"/>
        <w:rPr>
          <w:rFonts w:ascii="Calibri" w:hAnsi="Calibri" w:cs="Calibri"/>
          <w:sz w:val="2"/>
          <w:szCs w:val="2"/>
        </w:rPr>
      </w:pPr>
    </w:p>
    <w:p w:rsidRPr="00357C2F" w:rsidR="00A6157B" w:rsidP="00FB5AD9" w:rsidRDefault="00E74227" w14:paraId="61CD21DD" w14:textId="77777777">
      <w:pPr>
        <w:pStyle w:val="BodyText"/>
        <w:jc w:val="center"/>
        <w:rPr>
          <w:rFonts w:ascii="Calibri" w:hAnsi="Calibri" w:cs="Calibri"/>
          <w:b/>
          <w:bCs/>
          <w:sz w:val="36"/>
          <w:szCs w:val="36"/>
        </w:rPr>
      </w:pPr>
      <w:r w:rsidRPr="00357C2F">
        <w:rPr>
          <w:rFonts w:ascii="Calibri" w:hAnsi="Calibri" w:cs="Calibri"/>
          <w:b/>
          <w:bCs/>
          <w:sz w:val="36"/>
          <w:szCs w:val="36"/>
        </w:rPr>
        <w:t>Criminal Justice Major Advising</w:t>
      </w:r>
    </w:p>
    <w:p w:rsidRPr="001F4035" w:rsidR="00A6157B" w:rsidP="00E74227" w:rsidRDefault="00E74227" w14:paraId="1C8608D8" w14:textId="0EC6DBFE">
      <w:pPr>
        <w:pStyle w:val="BodyText"/>
        <w:spacing w:before="180" w:line="252" w:lineRule="auto"/>
        <w:ind w:left="274"/>
        <w:rPr>
          <w:rFonts w:ascii="Calibri" w:hAnsi="Calibri" w:cs="Calibri"/>
          <w:sz w:val="23"/>
          <w:szCs w:val="23"/>
        </w:rPr>
      </w:pPr>
      <w:r w:rsidRPr="001F4035">
        <w:rPr>
          <w:rFonts w:ascii="Calibri" w:hAnsi="Calibri" w:cs="Calibri"/>
          <w:sz w:val="23"/>
          <w:szCs w:val="23"/>
        </w:rPr>
        <w:t xml:space="preserve">Have questions? We’ve got you covered! We offer general advising sessions throughout the year. In </w:t>
      </w:r>
      <w:r w:rsidRPr="001F4035" w:rsidR="00E46A48">
        <w:rPr>
          <w:rFonts w:ascii="Calibri" w:hAnsi="Calibri" w:cs="Calibri"/>
          <w:sz w:val="23"/>
          <w:szCs w:val="23"/>
        </w:rPr>
        <w:t>addition,</w:t>
      </w:r>
      <w:r w:rsidRPr="001F4035">
        <w:rPr>
          <w:rFonts w:ascii="Calibri" w:hAnsi="Calibri" w:cs="Calibri"/>
          <w:sz w:val="23"/>
          <w:szCs w:val="23"/>
        </w:rPr>
        <w:t xml:space="preserve"> we offer walk-in advising in GH-</w:t>
      </w:r>
      <w:r w:rsidR="00A7119B">
        <w:rPr>
          <w:rFonts w:ascii="Calibri" w:hAnsi="Calibri" w:cs="Calibri"/>
          <w:sz w:val="23"/>
          <w:szCs w:val="23"/>
        </w:rPr>
        <w:t>211</w:t>
      </w:r>
      <w:r w:rsidR="0077616D">
        <w:rPr>
          <w:rFonts w:ascii="Calibri" w:hAnsi="Calibri" w:cs="Calibri"/>
          <w:sz w:val="23"/>
          <w:szCs w:val="23"/>
        </w:rPr>
        <w:t>B</w:t>
      </w:r>
      <w:r w:rsidRPr="001F4035">
        <w:rPr>
          <w:rFonts w:ascii="Calibri" w:hAnsi="Calibri" w:cs="Calibri"/>
          <w:sz w:val="23"/>
          <w:szCs w:val="23"/>
        </w:rPr>
        <w:t xml:space="preserve">.  See </w:t>
      </w:r>
      <w:hyperlink w:history="1" r:id="rId34">
        <w:r w:rsidRPr="003345A4" w:rsidR="0077616D">
          <w:rPr>
            <w:rStyle w:val="Hyperlink"/>
            <w:rFonts w:ascii="Calibri" w:hAnsi="Calibri" w:cs="Calibri"/>
            <w:sz w:val="23"/>
            <w:szCs w:val="23"/>
          </w:rPr>
          <w:t>https://paj.fullerton.edu/criminaljustice/advising/cj-advising.html</w:t>
        </w:r>
      </w:hyperlink>
      <w:r w:rsidR="0077616D">
        <w:rPr>
          <w:rFonts w:ascii="Calibri" w:hAnsi="Calibri" w:cs="Calibri"/>
          <w:sz w:val="23"/>
          <w:szCs w:val="23"/>
        </w:rPr>
        <w:t xml:space="preserve"> </w:t>
      </w:r>
      <w:r w:rsidRPr="001F4035">
        <w:rPr>
          <w:rFonts w:ascii="Calibri" w:hAnsi="Calibri" w:cs="Calibri"/>
          <w:sz w:val="23"/>
          <w:szCs w:val="23"/>
        </w:rPr>
        <w:t>for the current walk-in hours.  Also, you may make an appointment with a faculty advisor</w:t>
      </w:r>
      <w:r w:rsidRPr="001F4035" w:rsidR="467CBC50">
        <w:rPr>
          <w:rFonts w:ascii="Calibri" w:hAnsi="Calibri" w:cs="Calibri"/>
          <w:sz w:val="23"/>
          <w:szCs w:val="23"/>
        </w:rPr>
        <w:t>/Criminal Justice Advisor</w:t>
      </w:r>
      <w:r w:rsidRPr="001F4035">
        <w:rPr>
          <w:rFonts w:ascii="Calibri" w:hAnsi="Calibri" w:cs="Calibri"/>
          <w:sz w:val="23"/>
          <w:szCs w:val="23"/>
        </w:rPr>
        <w:t xml:space="preserve"> by calling (657-278-3521) or visiting the PAJ office (GH-511).</w:t>
      </w:r>
    </w:p>
    <w:p w:rsidRPr="00357C2F" w:rsidR="00A6157B" w:rsidP="00FB5AD9" w:rsidRDefault="00A6157B" w14:paraId="4A164E0B" w14:textId="77777777">
      <w:pPr>
        <w:pStyle w:val="BodyText"/>
        <w:jc w:val="center"/>
        <w:rPr>
          <w:rFonts w:ascii="Calibri" w:hAnsi="Calibri" w:cs="Calibri"/>
          <w:b/>
          <w:bCs/>
          <w:sz w:val="36"/>
          <w:szCs w:val="36"/>
        </w:rPr>
      </w:pPr>
      <w:r w:rsidRPr="00357C2F">
        <w:rPr>
          <w:rFonts w:ascii="Calibri" w:hAnsi="Calibri" w:cs="Calibri"/>
          <w:b/>
          <w:bCs/>
          <w:sz w:val="36"/>
          <w:szCs w:val="36"/>
        </w:rPr>
        <w:t>General Education Information</w:t>
      </w:r>
      <w:r w:rsidRPr="00357C2F" w:rsidR="00E74227">
        <w:rPr>
          <w:rFonts w:ascii="Calibri" w:hAnsi="Calibri" w:cs="Calibri"/>
          <w:b/>
          <w:bCs/>
          <w:sz w:val="36"/>
          <w:szCs w:val="36"/>
        </w:rPr>
        <w:t xml:space="preserve"> &amp; Advising</w:t>
      </w:r>
    </w:p>
    <w:p w:rsidRPr="001F4035" w:rsidR="00A6157B" w:rsidP="00E74227" w:rsidRDefault="00A6157B" w14:paraId="16536C19" w14:textId="59FEB34D">
      <w:pPr>
        <w:pStyle w:val="Heading7"/>
        <w:spacing w:before="180" w:line="247" w:lineRule="auto"/>
        <w:ind w:left="274" w:right="187" w:firstLine="0"/>
        <w:rPr>
          <w:rFonts w:ascii="Calibri" w:hAnsi="Calibri" w:cs="Calibri"/>
          <w:sz w:val="23"/>
          <w:szCs w:val="23"/>
        </w:rPr>
      </w:pPr>
      <w:r w:rsidRPr="001F4035">
        <w:rPr>
          <w:rFonts w:ascii="Calibri" w:hAnsi="Calibri" w:cs="Calibri"/>
          <w:sz w:val="23"/>
          <w:szCs w:val="23"/>
        </w:rPr>
        <w:t xml:space="preserve">Please </w:t>
      </w:r>
      <w:r w:rsidR="00AC3042">
        <w:rPr>
          <w:rFonts w:ascii="Calibri" w:hAnsi="Calibri" w:cs="Calibri"/>
          <w:sz w:val="23"/>
          <w:szCs w:val="23"/>
        </w:rPr>
        <w:t>visit</w:t>
      </w:r>
      <w:r w:rsidRPr="001F4035">
        <w:rPr>
          <w:rFonts w:ascii="Calibri" w:hAnsi="Calibri" w:cs="Calibri"/>
          <w:sz w:val="23"/>
          <w:szCs w:val="23"/>
        </w:rPr>
        <w:t xml:space="preserve"> the Academic Advising Center home page (</w:t>
      </w:r>
      <w:hyperlink r:id="rId35">
        <w:r w:rsidRPr="001F4035">
          <w:rPr>
            <w:rFonts w:ascii="Calibri" w:hAnsi="Calibri" w:cs="Calibri"/>
            <w:color w:val="0000FF"/>
            <w:sz w:val="23"/>
            <w:szCs w:val="23"/>
            <w:u w:val="single" w:color="0000FF"/>
          </w:rPr>
          <w:t>http://www.fullerton.edu/aac/</w:t>
        </w:r>
        <w:r w:rsidRPr="001F4035">
          <w:rPr>
            <w:rFonts w:ascii="Calibri" w:hAnsi="Calibri" w:cs="Calibri"/>
            <w:sz w:val="23"/>
            <w:szCs w:val="23"/>
          </w:rPr>
          <w:t>)</w:t>
        </w:r>
      </w:hyperlink>
      <w:r w:rsidRPr="001F4035">
        <w:rPr>
          <w:rFonts w:ascii="Calibri" w:hAnsi="Calibri" w:cs="Calibri"/>
          <w:sz w:val="23"/>
          <w:szCs w:val="23"/>
        </w:rPr>
        <w:t xml:space="preserve"> for additional information about GE requirements and a current list of GE courses. For questions about GEs, contact the HSS Student Success Team in H-112 or the Academic Advising C</w:t>
      </w:r>
      <w:r w:rsidRPr="001F4035" w:rsidR="00E74227">
        <w:rPr>
          <w:rFonts w:ascii="Calibri" w:hAnsi="Calibri" w:cs="Calibri"/>
          <w:sz w:val="23"/>
          <w:szCs w:val="23"/>
        </w:rPr>
        <w:t>enter in G</w:t>
      </w:r>
      <w:r w:rsidRPr="001F4035">
        <w:rPr>
          <w:rFonts w:ascii="Calibri" w:hAnsi="Calibri" w:cs="Calibri"/>
          <w:sz w:val="23"/>
          <w:szCs w:val="23"/>
        </w:rPr>
        <w:t>H-123</w:t>
      </w:r>
      <w:r w:rsidRPr="001F4035" w:rsidR="00FE4005">
        <w:rPr>
          <w:rFonts w:ascii="Calibri" w:hAnsi="Calibri" w:cs="Calibri"/>
          <w:sz w:val="23"/>
          <w:szCs w:val="23"/>
        </w:rPr>
        <w:t>B</w:t>
      </w:r>
      <w:r w:rsidRPr="001F4035">
        <w:rPr>
          <w:rFonts w:ascii="Calibri" w:hAnsi="Calibri" w:cs="Calibri"/>
          <w:sz w:val="23"/>
          <w:szCs w:val="23"/>
        </w:rPr>
        <w:t>.</w:t>
      </w:r>
    </w:p>
    <w:p w:rsidR="00136375" w:rsidRDefault="00136375" w14:paraId="384BA73E" w14:textId="77777777">
      <w:pPr>
        <w:rPr>
          <w:rFonts w:ascii="Arial Rounded MT Bold"/>
          <w:sz w:val="9"/>
        </w:rPr>
        <w:sectPr w:rsidR="00136375" w:rsidSect="00A6157B">
          <w:pgSz w:w="12240" w:h="15840" w:orient="portrait"/>
          <w:pgMar w:top="660" w:right="990" w:bottom="900" w:left="920" w:header="0" w:footer="701" w:gutter="0"/>
          <w:cols w:space="720"/>
        </w:sectPr>
      </w:pPr>
    </w:p>
    <w:p w:rsidRPr="000B686C" w:rsidR="004F7987" w:rsidP="000B686C" w:rsidRDefault="005A65E6" w14:paraId="6F96016A" w14:textId="77777777">
      <w:pPr>
        <w:pStyle w:val="Heading1"/>
        <w:jc w:val="center"/>
        <w:rPr>
          <w:rFonts w:ascii="Calibri" w:hAnsi="Calibri" w:cs="Calibri"/>
          <w:sz w:val="24"/>
          <w:szCs w:val="24"/>
        </w:rPr>
      </w:pPr>
      <w:bookmarkStart w:name="_Toc141194996" w:id="23"/>
      <w:r w:rsidRPr="000B686C">
        <w:rPr>
          <w:rFonts w:ascii="Calibri" w:hAnsi="Calibri" w:cs="Calibri"/>
          <w:sz w:val="24"/>
          <w:szCs w:val="24"/>
        </w:rPr>
        <w:t>SAMPLE</w:t>
      </w:r>
      <w:r w:rsidRPr="000B686C">
        <w:rPr>
          <w:rFonts w:ascii="Calibri" w:hAnsi="Calibri" w:cs="Calibri"/>
          <w:spacing w:val="-15"/>
          <w:sz w:val="24"/>
          <w:szCs w:val="24"/>
        </w:rPr>
        <w:t xml:space="preserve"> </w:t>
      </w:r>
      <w:r w:rsidRPr="000B686C">
        <w:rPr>
          <w:rFonts w:ascii="Calibri" w:hAnsi="Calibri" w:cs="Calibri"/>
          <w:sz w:val="24"/>
          <w:szCs w:val="24"/>
        </w:rPr>
        <w:t>COURSE</w:t>
      </w:r>
      <w:r w:rsidRPr="000B686C">
        <w:rPr>
          <w:rFonts w:ascii="Calibri" w:hAnsi="Calibri" w:cs="Calibri"/>
          <w:spacing w:val="-15"/>
          <w:sz w:val="24"/>
          <w:szCs w:val="24"/>
        </w:rPr>
        <w:t xml:space="preserve"> </w:t>
      </w:r>
      <w:r w:rsidRPr="000B686C">
        <w:rPr>
          <w:rFonts w:ascii="Calibri" w:hAnsi="Calibri" w:cs="Calibri"/>
          <w:sz w:val="24"/>
          <w:szCs w:val="24"/>
        </w:rPr>
        <w:t>MATRIX</w:t>
      </w:r>
      <w:r w:rsidRPr="000B686C">
        <w:rPr>
          <w:rFonts w:ascii="Calibri" w:hAnsi="Calibri" w:cs="Calibri"/>
          <w:spacing w:val="-15"/>
          <w:sz w:val="24"/>
          <w:szCs w:val="24"/>
        </w:rPr>
        <w:t xml:space="preserve"> </w:t>
      </w:r>
      <w:r w:rsidRPr="000B686C">
        <w:rPr>
          <w:rFonts w:ascii="Calibri" w:hAnsi="Calibri" w:cs="Calibri"/>
          <w:sz w:val="24"/>
          <w:szCs w:val="24"/>
        </w:rPr>
        <w:t>FOR</w:t>
      </w:r>
      <w:r w:rsidRPr="000B686C">
        <w:rPr>
          <w:rFonts w:ascii="Calibri" w:hAnsi="Calibri" w:cs="Calibri"/>
          <w:spacing w:val="-15"/>
          <w:sz w:val="24"/>
          <w:szCs w:val="24"/>
        </w:rPr>
        <w:t xml:space="preserve"> </w:t>
      </w:r>
      <w:r w:rsidRPr="000B686C">
        <w:rPr>
          <w:rFonts w:ascii="Calibri" w:hAnsi="Calibri" w:cs="Calibri"/>
          <w:sz w:val="24"/>
          <w:szCs w:val="24"/>
        </w:rPr>
        <w:t>STUDENTS</w:t>
      </w:r>
      <w:r w:rsidRPr="000B686C">
        <w:rPr>
          <w:rFonts w:ascii="Calibri" w:hAnsi="Calibri" w:cs="Calibri"/>
          <w:spacing w:val="-15"/>
          <w:sz w:val="24"/>
          <w:szCs w:val="24"/>
        </w:rPr>
        <w:t xml:space="preserve"> </w:t>
      </w:r>
      <w:r w:rsidRPr="000B686C">
        <w:rPr>
          <w:rFonts w:ascii="Calibri" w:hAnsi="Calibri" w:cs="Calibri"/>
          <w:sz w:val="24"/>
          <w:szCs w:val="24"/>
        </w:rPr>
        <w:t>PLANNING</w:t>
      </w:r>
      <w:r w:rsidRPr="000B686C">
        <w:rPr>
          <w:rFonts w:ascii="Calibri" w:hAnsi="Calibri" w:cs="Calibri"/>
          <w:spacing w:val="-15"/>
          <w:sz w:val="24"/>
          <w:szCs w:val="24"/>
        </w:rPr>
        <w:t xml:space="preserve"> </w:t>
      </w:r>
      <w:r w:rsidRPr="000B686C">
        <w:rPr>
          <w:rFonts w:ascii="Calibri" w:hAnsi="Calibri" w:cs="Calibri"/>
          <w:sz w:val="24"/>
          <w:szCs w:val="24"/>
        </w:rPr>
        <w:t>TO</w:t>
      </w:r>
      <w:r w:rsidRPr="000B686C">
        <w:rPr>
          <w:rFonts w:ascii="Calibri" w:hAnsi="Calibri" w:cs="Calibri"/>
          <w:spacing w:val="-15"/>
          <w:sz w:val="24"/>
          <w:szCs w:val="24"/>
        </w:rPr>
        <w:t xml:space="preserve"> </w:t>
      </w:r>
      <w:r w:rsidRPr="000B686C">
        <w:rPr>
          <w:rFonts w:ascii="Calibri" w:hAnsi="Calibri" w:cs="Calibri"/>
          <w:sz w:val="24"/>
          <w:szCs w:val="24"/>
        </w:rPr>
        <w:t>GRADUATE</w:t>
      </w:r>
      <w:r w:rsidRPr="000B686C">
        <w:rPr>
          <w:rFonts w:ascii="Calibri" w:hAnsi="Calibri" w:cs="Calibri"/>
          <w:spacing w:val="-15"/>
          <w:sz w:val="24"/>
          <w:szCs w:val="24"/>
        </w:rPr>
        <w:t xml:space="preserve"> </w:t>
      </w:r>
      <w:r w:rsidRPr="000B686C">
        <w:rPr>
          <w:rFonts w:ascii="Calibri" w:hAnsi="Calibri" w:cs="Calibri"/>
          <w:sz w:val="24"/>
          <w:szCs w:val="24"/>
        </w:rPr>
        <w:t>IN</w:t>
      </w:r>
      <w:r w:rsidRPr="000B686C">
        <w:rPr>
          <w:rFonts w:ascii="Calibri" w:hAnsi="Calibri" w:cs="Calibri"/>
          <w:spacing w:val="-15"/>
          <w:sz w:val="24"/>
          <w:szCs w:val="24"/>
        </w:rPr>
        <w:t xml:space="preserve"> </w:t>
      </w:r>
      <w:r w:rsidRPr="000B686C">
        <w:rPr>
          <w:rFonts w:ascii="Calibri" w:hAnsi="Calibri" w:cs="Calibri"/>
          <w:color w:val="0070C0"/>
          <w:sz w:val="24"/>
          <w:szCs w:val="24"/>
        </w:rPr>
        <w:t>4</w:t>
      </w:r>
      <w:r w:rsidRPr="000B686C">
        <w:rPr>
          <w:rFonts w:ascii="Calibri" w:hAnsi="Calibri" w:cs="Calibri"/>
          <w:color w:val="0070C0"/>
          <w:spacing w:val="-15"/>
          <w:sz w:val="24"/>
          <w:szCs w:val="24"/>
        </w:rPr>
        <w:t xml:space="preserve"> </w:t>
      </w:r>
      <w:r w:rsidRPr="000B686C">
        <w:rPr>
          <w:rFonts w:ascii="Calibri" w:hAnsi="Calibri" w:cs="Calibri"/>
          <w:color w:val="0070C0"/>
          <w:sz w:val="24"/>
          <w:szCs w:val="24"/>
        </w:rPr>
        <w:t>YEARS</w:t>
      </w:r>
      <w:bookmarkEnd w:id="23"/>
    </w:p>
    <w:p w:rsidR="00136375" w:rsidP="004F7987" w:rsidRDefault="005A65E6" w14:paraId="3982D24B" w14:textId="77777777">
      <w:pPr>
        <w:spacing w:before="80" w:line="247" w:lineRule="auto"/>
        <w:ind w:left="112" w:right="199" w:hanging="22"/>
        <w:rPr>
          <w:rFonts w:ascii="Calibri" w:hAnsi="Calibri" w:cs="Calibri"/>
          <w:w w:val="105"/>
        </w:rPr>
      </w:pPr>
      <w:r w:rsidRPr="000B686C">
        <w:rPr>
          <w:rFonts w:ascii="Calibri" w:hAnsi="Calibri" w:cs="Calibri"/>
          <w:b/>
          <w:w w:val="105"/>
        </w:rPr>
        <w:t xml:space="preserve">THIS MATRIX ASSUMES STUDENTS ARE COMMITTED TO COMPLETING 30 OR MORE UNITS PER YEAR; </w:t>
      </w:r>
      <w:r w:rsidRPr="000B686C">
        <w:rPr>
          <w:rFonts w:ascii="Calibri" w:hAnsi="Calibri" w:cs="Calibri"/>
          <w:w w:val="105"/>
        </w:rPr>
        <w:t>This plan is a sample only. It should not replace early and frequent consultation with an advisor as requirements are subject to change and number of units each semester depends upon satisfactory performance and progress.</w:t>
      </w:r>
    </w:p>
    <w:tbl>
      <w:tblPr>
        <w:tblW w:w="0" w:type="auto"/>
        <w:tblInd w:w="-8"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140"/>
        <w:gridCol w:w="1167"/>
        <w:gridCol w:w="1329"/>
        <w:gridCol w:w="1167"/>
        <w:gridCol w:w="1214"/>
        <w:gridCol w:w="1214"/>
        <w:gridCol w:w="1214"/>
        <w:gridCol w:w="1214"/>
      </w:tblGrid>
      <w:tr w:rsidR="00F52302" w:rsidTr="00F52302" w14:paraId="32A41CFD" w14:textId="77777777">
        <w:trPr>
          <w:trHeight w:val="285"/>
        </w:trPr>
        <w:tc>
          <w:tcPr>
            <w:tcW w:w="2307"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36698992" w14:textId="77777777">
            <w:pPr>
              <w:spacing w:before="30" w:after="30"/>
              <w:jc w:val="center"/>
              <w:rPr>
                <w:rFonts w:ascii="Arial" w:hAnsi="Arial" w:eastAsia="Arial" w:cs="Arial"/>
                <w:color w:val="FFFFFF" w:themeColor="background1"/>
              </w:rPr>
            </w:pPr>
            <w:commentRangeStart w:id="24"/>
            <w:r w:rsidRPr="5E6E2436">
              <w:rPr>
                <w:rFonts w:ascii="Arial" w:hAnsi="Arial" w:eastAsia="Arial" w:cs="Arial"/>
                <w:b/>
                <w:bCs/>
                <w:color w:val="FFFFFF" w:themeColor="background1"/>
                <w:sz w:val="20"/>
                <w:szCs w:val="20"/>
              </w:rPr>
              <w:t>Year 1</w:t>
            </w:r>
          </w:p>
        </w:tc>
        <w:tc>
          <w:tcPr>
            <w:tcW w:w="2496"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09CF7DA2"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2</w:t>
            </w:r>
          </w:p>
        </w:tc>
        <w:tc>
          <w:tcPr>
            <w:tcW w:w="2428"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78137049"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3</w:t>
            </w:r>
          </w:p>
        </w:tc>
        <w:tc>
          <w:tcPr>
            <w:tcW w:w="2428"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1CC7A8D1"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4</w:t>
            </w:r>
          </w:p>
        </w:tc>
      </w:tr>
      <w:tr w:rsidR="00F52302" w:rsidTr="00F52302" w14:paraId="02712ADC" w14:textId="77777777">
        <w:trPr>
          <w:trHeight w:val="285"/>
        </w:trPr>
        <w:tc>
          <w:tcPr>
            <w:tcW w:w="114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5CF8DF30"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167"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52972701"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329"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0BC020CA"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167"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64B6AD89"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214"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4F2C5DE6"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214"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741B276E"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214"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50C48FDC"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214"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3F2280" w:rsidRDefault="00F52302" w14:paraId="1FCFD027"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r>
      <w:tr w:rsidR="00F52302" w:rsidTr="00F52302" w14:paraId="02C6E902" w14:textId="77777777">
        <w:trPr>
          <w:trHeight w:val="285"/>
        </w:trPr>
        <w:tc>
          <w:tcPr>
            <w:tcW w:w="11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4A85E05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0CFD0A3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1B, or 1C</w:t>
            </w:r>
          </w:p>
        </w:tc>
        <w:tc>
          <w:tcPr>
            <w:tcW w:w="1167"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627E5DF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3F2280" w:rsidRDefault="00F52302" w14:paraId="24E8839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1A, 1B, or 1C</w:t>
            </w:r>
          </w:p>
        </w:tc>
        <w:tc>
          <w:tcPr>
            <w:tcW w:w="1329"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070DC33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3F2280" w:rsidRDefault="00F52302" w14:paraId="360658F7"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1A, 1B, or 1C</w:t>
            </w:r>
          </w:p>
        </w:tc>
        <w:tc>
          <w:tcPr>
            <w:tcW w:w="1167"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2C8FC29D" w14:textId="77777777">
            <w:pPr>
              <w:spacing w:before="30" w:after="30"/>
              <w:jc w:val="center"/>
              <w:rPr>
                <w:rFonts w:ascii="Arial" w:hAnsi="Arial" w:eastAsia="Arial" w:cs="Arial"/>
                <w:color w:val="000000" w:themeColor="text1"/>
                <w:sz w:val="16"/>
                <w:szCs w:val="16"/>
              </w:rPr>
            </w:pPr>
          </w:p>
          <w:p w:rsidR="00F52302" w:rsidP="003F2280" w:rsidRDefault="00F52302" w14:paraId="2229D46F"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39C7602B"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2U/5U </w:t>
            </w:r>
          </w:p>
          <w:p w:rsidR="00F52302" w:rsidP="003F2280" w:rsidRDefault="00F52302" w14:paraId="30C13427" w14:textId="77777777">
            <w:pPr>
              <w:spacing w:after="30" w:line="259" w:lineRule="auto"/>
              <w:jc w:val="center"/>
              <w:rPr>
                <w:rFonts w:ascii="Arial" w:hAnsi="Arial" w:eastAsia="Arial" w:cs="Arial"/>
                <w:color w:val="000000" w:themeColor="text1"/>
                <w:sz w:val="16"/>
                <w:szCs w:val="16"/>
              </w:rPr>
            </w:pP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7EFA9089" w14:textId="77777777">
            <w:pPr>
              <w:spacing w:after="30"/>
              <w:jc w:val="center"/>
              <w:rPr>
                <w:rFonts w:ascii="Arial" w:hAnsi="Arial" w:eastAsia="Arial" w:cs="Arial"/>
                <w:color w:val="000000" w:themeColor="text1"/>
                <w:sz w:val="16"/>
                <w:szCs w:val="16"/>
              </w:rPr>
            </w:pPr>
          </w:p>
          <w:p w:rsidR="00F52302" w:rsidP="003F2280" w:rsidRDefault="00F52302" w14:paraId="6D87C5D6"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Z </w:t>
            </w:r>
          </w:p>
          <w:p w:rsidR="00F52302" w:rsidP="003F2280" w:rsidRDefault="00F52302" w14:paraId="0CBD9C81"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 </w:t>
            </w:r>
            <w:r w:rsidRPr="4DF45D52">
              <w:rPr>
                <w:rFonts w:ascii="Arial" w:hAnsi="Arial" w:eastAsia="Arial" w:cs="Arial"/>
                <w:b/>
                <w:bCs/>
                <w:color w:val="000000" w:themeColor="text1"/>
                <w:sz w:val="16"/>
                <w:szCs w:val="16"/>
              </w:rPr>
              <w:t>CRJU 385</w:t>
            </w:r>
          </w:p>
          <w:p w:rsidR="00F52302" w:rsidP="003F2280" w:rsidRDefault="00F52302" w14:paraId="6129BAC8"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&amp; Major Req)</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18EF7428"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Major Breadth</w:t>
            </w:r>
          </w:p>
          <w:p w:rsidR="00F52302" w:rsidP="003F2280" w:rsidRDefault="00F52302" w14:paraId="3547F2C8"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(302, 315, 345)</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2439AAB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3F2280" w:rsidRDefault="00F52302" w14:paraId="5357E475"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(400 level)</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6DE4478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3F2280" w:rsidRDefault="00F52302" w14:paraId="6997E206"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(400 level)</w:t>
            </w:r>
          </w:p>
        </w:tc>
      </w:tr>
      <w:tr w:rsidR="00F52302" w:rsidTr="00F52302" w14:paraId="38A8D07C" w14:textId="77777777">
        <w:trPr>
          <w:trHeight w:val="285"/>
        </w:trPr>
        <w:tc>
          <w:tcPr>
            <w:tcW w:w="114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23E5A9A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3CA925EF"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2A</w:t>
            </w:r>
          </w:p>
        </w:tc>
        <w:tc>
          <w:tcPr>
            <w:tcW w:w="1167"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021254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529F09E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5A or 5B and 5C</w:t>
            </w:r>
          </w:p>
        </w:tc>
        <w:tc>
          <w:tcPr>
            <w:tcW w:w="1329"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3A4AB95B" w14:textId="77777777">
            <w:pPr>
              <w:spacing w:before="30" w:after="30"/>
              <w:jc w:val="center"/>
              <w:rPr>
                <w:rFonts w:ascii="Arial" w:hAnsi="Arial" w:eastAsia="Arial" w:cs="Arial"/>
                <w:color w:val="000000" w:themeColor="text1"/>
                <w:sz w:val="16"/>
                <w:szCs w:val="16"/>
              </w:rPr>
            </w:pPr>
          </w:p>
          <w:p w:rsidR="00F52302" w:rsidP="003F2280" w:rsidRDefault="00F52302" w14:paraId="5FB5AFDF"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5828F9B8"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5A or 5B and 5C</w:t>
            </w:r>
            <w:r w:rsidRPr="4DF45D52">
              <w:rPr>
                <w:rFonts w:ascii="Arial" w:hAnsi="Arial" w:eastAsia="Arial" w:cs="Arial"/>
                <w:b/>
                <w:bCs/>
                <w:color w:val="000000" w:themeColor="text1"/>
                <w:sz w:val="16"/>
                <w:szCs w:val="16"/>
              </w:rPr>
              <w:t xml:space="preserve"> </w:t>
            </w:r>
          </w:p>
          <w:p w:rsidR="00F52302" w:rsidP="003F2280" w:rsidRDefault="00F52302" w14:paraId="3700DD6A" w14:textId="77777777">
            <w:pPr>
              <w:spacing w:before="30" w:after="30"/>
              <w:jc w:val="center"/>
              <w:rPr>
                <w:rFonts w:ascii="Arial" w:hAnsi="Arial" w:eastAsia="Arial" w:cs="Arial"/>
                <w:color w:val="000000" w:themeColor="text1"/>
                <w:sz w:val="16"/>
                <w:szCs w:val="16"/>
              </w:rPr>
            </w:pPr>
          </w:p>
        </w:tc>
        <w:tc>
          <w:tcPr>
            <w:tcW w:w="1167"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373AEF9E"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6B075E82"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3U</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14C18077"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330</w:t>
            </w:r>
          </w:p>
          <w:p w:rsidR="00F52302" w:rsidP="003F2280" w:rsidRDefault="00F52302" w14:paraId="5E6A039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2419623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3F2280" w:rsidRDefault="00F52302" w14:paraId="7CD9E36B"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(300 level)</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DF6815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3F2280" w:rsidRDefault="00F52302" w14:paraId="04CD086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(300 level)</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8C72AEF"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3F2280" w:rsidRDefault="00F52302" w14:paraId="1BC6E76C"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(400 level)</w:t>
            </w:r>
          </w:p>
        </w:tc>
      </w:tr>
      <w:tr w:rsidR="00F52302" w:rsidTr="00F52302" w14:paraId="1884FA45" w14:textId="77777777">
        <w:trPr>
          <w:trHeight w:val="1020"/>
        </w:trPr>
        <w:tc>
          <w:tcPr>
            <w:tcW w:w="11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3F52EC0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6B34BCB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3A, 3B</w:t>
            </w:r>
          </w:p>
        </w:tc>
        <w:tc>
          <w:tcPr>
            <w:tcW w:w="1167"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613907A8"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63E79B02"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3A, 3B</w:t>
            </w:r>
          </w:p>
        </w:tc>
        <w:tc>
          <w:tcPr>
            <w:tcW w:w="1329"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473299E8"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POSC 100</w:t>
            </w:r>
          </w:p>
          <w:p w:rsidR="00F52302" w:rsidP="003F2280" w:rsidRDefault="00F52302" w14:paraId="7B472E9F"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(Graduation Req) </w:t>
            </w:r>
          </w:p>
        </w:tc>
        <w:tc>
          <w:tcPr>
            <w:tcW w:w="1167"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74D485B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3F2280" w:rsidRDefault="00F52302" w14:paraId="1819C1E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4U</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2F3166DB"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340</w:t>
            </w:r>
          </w:p>
          <w:p w:rsidR="00F52302" w:rsidP="003F2280" w:rsidRDefault="00F52302" w14:paraId="1543BD86"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62CA689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0A1C2BF3"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75CEC5BE"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r>
      <w:tr w:rsidR="00F52302" w:rsidTr="00F52302" w14:paraId="5C24CC4D" w14:textId="77777777">
        <w:trPr>
          <w:trHeight w:val="285"/>
        </w:trPr>
        <w:tc>
          <w:tcPr>
            <w:tcW w:w="114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081E07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518C0B7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4A or 4B</w:t>
            </w:r>
          </w:p>
        </w:tc>
        <w:tc>
          <w:tcPr>
            <w:tcW w:w="1167"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049FD75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3F2280" w:rsidRDefault="00F52302" w14:paraId="03146CD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4A, 4B</w:t>
            </w:r>
          </w:p>
        </w:tc>
        <w:tc>
          <w:tcPr>
            <w:tcW w:w="1329"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1A1085E"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210</w:t>
            </w:r>
          </w:p>
          <w:p w:rsidR="00F52302" w:rsidP="003F2280" w:rsidRDefault="00F52302" w14:paraId="59CACCD3"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167"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5420A0DB"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301</w:t>
            </w:r>
          </w:p>
          <w:p w:rsidR="00F52302" w:rsidP="003F2280" w:rsidRDefault="00F52302" w14:paraId="02C7C21C"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46E69C3"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Major Breadth</w:t>
            </w:r>
          </w:p>
          <w:p w:rsidR="00F52302" w:rsidP="003F2280" w:rsidRDefault="00F52302" w14:paraId="5ADC4385"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(302, 315, 345)</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F17227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45918D83" w14:textId="77777777">
            <w:pPr>
              <w:spacing w:before="30" w:after="30"/>
              <w:jc w:val="center"/>
              <w:rPr>
                <w:rFonts w:ascii="Arial" w:hAnsi="Arial" w:eastAsia="Arial" w:cs="Arial"/>
                <w:color w:val="000000" w:themeColor="text1"/>
                <w:sz w:val="16"/>
                <w:szCs w:val="16"/>
              </w:rPr>
            </w:pPr>
          </w:p>
          <w:p w:rsidR="00F52302" w:rsidP="003F2280" w:rsidRDefault="00F52302" w14:paraId="7BEEBE77"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p w:rsidR="00F52302" w:rsidP="003F2280" w:rsidRDefault="00F52302" w14:paraId="110DE04E" w14:textId="77777777">
            <w:pPr>
              <w:spacing w:after="30"/>
              <w:jc w:val="center"/>
              <w:rPr>
                <w:rFonts w:ascii="Arial" w:hAnsi="Arial" w:eastAsia="Arial" w:cs="Arial"/>
                <w:color w:val="000000" w:themeColor="text1"/>
                <w:sz w:val="16"/>
                <w:szCs w:val="16"/>
              </w:rPr>
            </w:pPr>
          </w:p>
        </w:tc>
        <w:tc>
          <w:tcPr>
            <w:tcW w:w="121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3F2280" w:rsidRDefault="00F52302" w14:paraId="5C62DA97" w14:textId="77777777">
            <w:pPr>
              <w:spacing w:before="30" w:after="30"/>
              <w:jc w:val="center"/>
              <w:rPr>
                <w:rFonts w:ascii="Arial" w:hAnsi="Arial" w:eastAsia="Arial" w:cs="Arial"/>
                <w:color w:val="000000" w:themeColor="text1"/>
                <w:sz w:val="16"/>
                <w:szCs w:val="16"/>
              </w:rPr>
            </w:pPr>
          </w:p>
          <w:p w:rsidR="00F52302" w:rsidP="003F2280" w:rsidRDefault="00F52302" w14:paraId="5768ACEB"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p w:rsidR="00F52302" w:rsidP="003F2280" w:rsidRDefault="00F52302" w14:paraId="65BE99F2" w14:textId="77777777">
            <w:pPr>
              <w:spacing w:after="30"/>
              <w:jc w:val="center"/>
              <w:rPr>
                <w:rFonts w:ascii="Arial" w:hAnsi="Arial" w:eastAsia="Arial" w:cs="Arial"/>
                <w:color w:val="000000" w:themeColor="text1"/>
                <w:sz w:val="16"/>
                <w:szCs w:val="16"/>
              </w:rPr>
            </w:pPr>
          </w:p>
        </w:tc>
      </w:tr>
      <w:tr w:rsidR="00F52302" w:rsidTr="00F52302" w14:paraId="21C98CA7" w14:textId="77777777">
        <w:trPr>
          <w:trHeight w:val="795"/>
        </w:trPr>
        <w:tc>
          <w:tcPr>
            <w:tcW w:w="11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0ABE9BB0" w14:textId="77777777">
            <w:pPr>
              <w:spacing w:before="30" w:after="30"/>
              <w:jc w:val="center"/>
              <w:rPr>
                <w:rFonts w:ascii="Arial" w:hAnsi="Arial" w:eastAsia="Arial" w:cs="Arial"/>
                <w:color w:val="000000" w:themeColor="text1"/>
                <w:sz w:val="16"/>
                <w:szCs w:val="16"/>
              </w:rPr>
            </w:pPr>
          </w:p>
          <w:p w:rsidR="00F52302" w:rsidP="003F2280" w:rsidRDefault="00F52302" w14:paraId="4D67702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101</w:t>
            </w:r>
          </w:p>
          <w:p w:rsidR="00F52302" w:rsidP="003F2280" w:rsidRDefault="00F52302" w14:paraId="14455684"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167"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4314C618"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3F2280" w:rsidRDefault="00F52302" w14:paraId="0F004CC8"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6</w:t>
            </w:r>
          </w:p>
        </w:tc>
        <w:tc>
          <w:tcPr>
            <w:tcW w:w="1329"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198E41C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167"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017DBD05"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 xml:space="preserve">ENGL 301 </w:t>
            </w:r>
          </w:p>
          <w:p w:rsidR="00F52302" w:rsidP="003F2280" w:rsidRDefault="00F52302" w14:paraId="4FC920DD"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or ENGL 365</w:t>
            </w:r>
          </w:p>
          <w:p w:rsidR="00F52302" w:rsidP="003F2280" w:rsidRDefault="00F52302" w14:paraId="71FE9307"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&amp; Writing Req)</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4E5B698E"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23ED49B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61320F9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21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3F2280" w:rsidRDefault="00F52302" w14:paraId="588C84A5"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r>
      <w:tr w:rsidR="00F52302" w:rsidTr="00F52302" w14:paraId="248B4C3C" w14:textId="77777777">
        <w:trPr>
          <w:trHeight w:val="285"/>
        </w:trPr>
        <w:tc>
          <w:tcPr>
            <w:tcW w:w="114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4C25ACEC"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 units</w:t>
            </w:r>
          </w:p>
        </w:tc>
        <w:tc>
          <w:tcPr>
            <w:tcW w:w="1167"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5C67B3CC"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15–16 units</w:t>
            </w:r>
          </w:p>
        </w:tc>
        <w:tc>
          <w:tcPr>
            <w:tcW w:w="1329"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11697FB0"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15-16 units</w:t>
            </w:r>
          </w:p>
        </w:tc>
        <w:tc>
          <w:tcPr>
            <w:tcW w:w="1167"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17544FF7"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 units</w:t>
            </w:r>
          </w:p>
        </w:tc>
        <w:tc>
          <w:tcPr>
            <w:tcW w:w="1214"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188C8615"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 units</w:t>
            </w:r>
          </w:p>
        </w:tc>
        <w:tc>
          <w:tcPr>
            <w:tcW w:w="1214"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620094D1"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 units</w:t>
            </w:r>
          </w:p>
        </w:tc>
        <w:tc>
          <w:tcPr>
            <w:tcW w:w="1214"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4B59F0D0"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 units</w:t>
            </w:r>
          </w:p>
        </w:tc>
        <w:tc>
          <w:tcPr>
            <w:tcW w:w="1214"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3F2280" w:rsidRDefault="00F52302" w14:paraId="54784210"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15 units</w:t>
            </w:r>
            <w:commentRangeEnd w:id="24"/>
            <w:r>
              <w:rPr>
                <w:rStyle w:val="CommentReference"/>
                <w:rFonts w:ascii="Arial" w:hAnsi="Arial" w:eastAsia="Arial" w:cs="Arial"/>
                <w:color w:val="FFD966"/>
                <w:sz w:val="14"/>
                <w:szCs w:val="14"/>
              </w:rPr>
              <w:commentReference w:id="24"/>
            </w:r>
          </w:p>
        </w:tc>
      </w:tr>
    </w:tbl>
    <w:p w:rsidR="00136375" w:rsidRDefault="005A65E6" w14:paraId="2CA9D006" w14:textId="77777777">
      <w:pPr>
        <w:pStyle w:val="BodyText"/>
        <w:spacing w:before="12"/>
        <w:ind w:left="112"/>
      </w:pPr>
      <w:r w:rsidRPr="00954BA3">
        <w:rPr>
          <w:w w:val="105"/>
        </w:rPr>
        <w:t>**Current University policy limits students to 1</w:t>
      </w:r>
      <w:r w:rsidR="00100BFA">
        <w:rPr>
          <w:w w:val="105"/>
        </w:rPr>
        <w:t>8</w:t>
      </w:r>
      <w:r w:rsidRPr="00954BA3">
        <w:rPr>
          <w:w w:val="105"/>
        </w:rPr>
        <w:t xml:space="preserve"> units per semester, but students can petition to take &gt; 1</w:t>
      </w:r>
      <w:r w:rsidR="00100BFA">
        <w:rPr>
          <w:w w:val="105"/>
        </w:rPr>
        <w:t>8</w:t>
      </w:r>
      <w:r w:rsidRPr="00954BA3">
        <w:rPr>
          <w:w w:val="105"/>
        </w:rPr>
        <w:t xml:space="preserve"> units.</w:t>
      </w:r>
    </w:p>
    <w:p w:rsidRPr="00765DE5" w:rsidR="00136375" w:rsidRDefault="005A65E6" w14:paraId="55DDCDE4" w14:textId="77777777">
      <w:pPr>
        <w:pStyle w:val="Heading7"/>
        <w:spacing w:before="127"/>
        <w:ind w:left="112" w:firstLine="0"/>
        <w:rPr>
          <w:rFonts w:asciiTheme="minorHAnsi" w:hAnsiTheme="minorHAnsi" w:cstheme="minorHAnsi"/>
        </w:rPr>
      </w:pPr>
      <w:r w:rsidRPr="00765DE5">
        <w:rPr>
          <w:rFonts w:asciiTheme="minorHAnsi" w:hAnsiTheme="minorHAnsi" w:cstheme="minorHAnsi"/>
        </w:rPr>
        <w:t>Blank Matrix for Planning Purposes</w:t>
      </w:r>
    </w:p>
    <w:tbl>
      <w:tblPr>
        <w:tblW w:w="0" w:type="auto"/>
        <w:tblInd w:w="1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82"/>
        <w:gridCol w:w="1359"/>
        <w:gridCol w:w="1147"/>
        <w:gridCol w:w="1287"/>
        <w:gridCol w:w="1162"/>
        <w:gridCol w:w="1166"/>
        <w:gridCol w:w="1272"/>
        <w:gridCol w:w="1267"/>
      </w:tblGrid>
      <w:tr w:rsidRPr="00765DE5" w:rsidR="00136375" w14:paraId="50E5ADCC" w14:textId="77777777">
        <w:trPr>
          <w:trHeight w:val="264" w:hRule="exact"/>
        </w:trPr>
        <w:tc>
          <w:tcPr>
            <w:tcW w:w="2741" w:type="dxa"/>
            <w:gridSpan w:val="2"/>
          </w:tcPr>
          <w:p w:rsidRPr="00765DE5" w:rsidR="00136375" w:rsidRDefault="005A65E6" w14:paraId="4745B91C" w14:textId="77777777">
            <w:pPr>
              <w:pStyle w:val="TableParagraph"/>
              <w:spacing w:before="0"/>
              <w:ind w:left="1048" w:right="1049"/>
              <w:jc w:val="center"/>
              <w:rPr>
                <w:rFonts w:asciiTheme="minorHAnsi" w:hAnsiTheme="minorHAnsi" w:cstheme="minorHAnsi"/>
                <w:sz w:val="21"/>
              </w:rPr>
            </w:pPr>
            <w:r w:rsidRPr="00765DE5">
              <w:rPr>
                <w:rFonts w:asciiTheme="minorHAnsi" w:hAnsiTheme="minorHAnsi" w:cstheme="minorHAnsi"/>
                <w:w w:val="105"/>
                <w:sz w:val="21"/>
              </w:rPr>
              <w:t>Year 1</w:t>
            </w:r>
          </w:p>
        </w:tc>
        <w:tc>
          <w:tcPr>
            <w:tcW w:w="2434" w:type="dxa"/>
            <w:gridSpan w:val="2"/>
          </w:tcPr>
          <w:p w:rsidRPr="00765DE5" w:rsidR="00136375" w:rsidRDefault="005A65E6" w14:paraId="358A91EB" w14:textId="77777777">
            <w:pPr>
              <w:pStyle w:val="TableParagraph"/>
              <w:spacing w:before="0"/>
              <w:ind w:left="888" w:right="902"/>
              <w:jc w:val="center"/>
              <w:rPr>
                <w:rFonts w:asciiTheme="minorHAnsi" w:hAnsiTheme="minorHAnsi" w:cstheme="minorHAnsi"/>
                <w:sz w:val="21"/>
              </w:rPr>
            </w:pPr>
            <w:r w:rsidRPr="00765DE5">
              <w:rPr>
                <w:rFonts w:asciiTheme="minorHAnsi" w:hAnsiTheme="minorHAnsi" w:cstheme="minorHAnsi"/>
                <w:w w:val="105"/>
                <w:sz w:val="21"/>
              </w:rPr>
              <w:t>Year 2</w:t>
            </w:r>
          </w:p>
        </w:tc>
        <w:tc>
          <w:tcPr>
            <w:tcW w:w="2328" w:type="dxa"/>
            <w:gridSpan w:val="2"/>
          </w:tcPr>
          <w:p w:rsidRPr="00765DE5" w:rsidR="00136375" w:rsidRDefault="005A65E6" w14:paraId="37315625" w14:textId="77777777">
            <w:pPr>
              <w:pStyle w:val="TableParagraph"/>
              <w:spacing w:before="0"/>
              <w:ind w:left="839" w:right="845"/>
              <w:jc w:val="center"/>
              <w:rPr>
                <w:rFonts w:asciiTheme="minorHAnsi" w:hAnsiTheme="minorHAnsi" w:cstheme="minorHAnsi"/>
                <w:sz w:val="21"/>
              </w:rPr>
            </w:pPr>
            <w:r w:rsidRPr="00765DE5">
              <w:rPr>
                <w:rFonts w:asciiTheme="minorHAnsi" w:hAnsiTheme="minorHAnsi" w:cstheme="minorHAnsi"/>
                <w:w w:val="105"/>
                <w:sz w:val="21"/>
              </w:rPr>
              <w:t>Year 3</w:t>
            </w:r>
          </w:p>
        </w:tc>
        <w:tc>
          <w:tcPr>
            <w:tcW w:w="2539" w:type="dxa"/>
            <w:gridSpan w:val="2"/>
          </w:tcPr>
          <w:p w:rsidRPr="00765DE5" w:rsidR="00136375" w:rsidRDefault="005A65E6" w14:paraId="7A1DBD86" w14:textId="77777777">
            <w:pPr>
              <w:pStyle w:val="TableParagraph"/>
              <w:spacing w:before="0"/>
              <w:ind w:left="943" w:right="952"/>
              <w:jc w:val="center"/>
              <w:rPr>
                <w:rFonts w:asciiTheme="minorHAnsi" w:hAnsiTheme="minorHAnsi" w:cstheme="minorHAnsi"/>
                <w:sz w:val="21"/>
              </w:rPr>
            </w:pPr>
            <w:r w:rsidRPr="00765DE5">
              <w:rPr>
                <w:rFonts w:asciiTheme="minorHAnsi" w:hAnsiTheme="minorHAnsi" w:cstheme="minorHAnsi"/>
                <w:w w:val="105"/>
                <w:sz w:val="21"/>
              </w:rPr>
              <w:t>Year 4</w:t>
            </w:r>
          </w:p>
        </w:tc>
      </w:tr>
      <w:tr w:rsidRPr="00765DE5" w:rsidR="00136375" w14:paraId="60BCE501" w14:textId="77777777">
        <w:trPr>
          <w:trHeight w:val="264" w:hRule="exact"/>
        </w:trPr>
        <w:tc>
          <w:tcPr>
            <w:tcW w:w="1382" w:type="dxa"/>
          </w:tcPr>
          <w:p w:rsidRPr="00765DE5" w:rsidR="00136375" w:rsidRDefault="005A65E6" w14:paraId="3C98D611" w14:textId="77777777">
            <w:pPr>
              <w:pStyle w:val="TableParagraph"/>
              <w:spacing w:before="0"/>
              <w:ind w:left="495" w:right="494"/>
              <w:jc w:val="center"/>
              <w:rPr>
                <w:rFonts w:asciiTheme="minorHAnsi" w:hAnsiTheme="minorHAnsi" w:cstheme="minorHAnsi"/>
                <w:sz w:val="21"/>
              </w:rPr>
            </w:pPr>
            <w:r w:rsidRPr="00765DE5">
              <w:rPr>
                <w:rFonts w:asciiTheme="minorHAnsi" w:hAnsiTheme="minorHAnsi" w:cstheme="minorHAnsi"/>
                <w:w w:val="105"/>
                <w:sz w:val="21"/>
              </w:rPr>
              <w:t>Fall</w:t>
            </w:r>
          </w:p>
        </w:tc>
        <w:tc>
          <w:tcPr>
            <w:tcW w:w="1358" w:type="dxa"/>
          </w:tcPr>
          <w:p w:rsidRPr="00765DE5" w:rsidR="00136375" w:rsidRDefault="005A65E6" w14:paraId="463EBDF8" w14:textId="77777777">
            <w:pPr>
              <w:pStyle w:val="TableParagraph"/>
              <w:spacing w:before="0"/>
              <w:ind w:left="380"/>
              <w:rPr>
                <w:rFonts w:asciiTheme="minorHAnsi" w:hAnsiTheme="minorHAnsi" w:cstheme="minorHAnsi"/>
                <w:sz w:val="21"/>
              </w:rPr>
            </w:pPr>
            <w:r w:rsidRPr="00765DE5">
              <w:rPr>
                <w:rFonts w:asciiTheme="minorHAnsi" w:hAnsiTheme="minorHAnsi" w:cstheme="minorHAnsi"/>
                <w:w w:val="105"/>
                <w:sz w:val="21"/>
              </w:rPr>
              <w:t>Spring</w:t>
            </w:r>
          </w:p>
        </w:tc>
        <w:tc>
          <w:tcPr>
            <w:tcW w:w="1147" w:type="dxa"/>
          </w:tcPr>
          <w:p w:rsidRPr="00765DE5" w:rsidR="00136375" w:rsidRDefault="005A65E6" w14:paraId="13711395" w14:textId="77777777">
            <w:pPr>
              <w:pStyle w:val="TableParagraph"/>
              <w:spacing w:before="0"/>
              <w:ind w:left="377" w:right="376"/>
              <w:jc w:val="center"/>
              <w:rPr>
                <w:rFonts w:asciiTheme="minorHAnsi" w:hAnsiTheme="minorHAnsi" w:cstheme="minorHAnsi"/>
                <w:sz w:val="21"/>
              </w:rPr>
            </w:pPr>
            <w:r w:rsidRPr="00765DE5">
              <w:rPr>
                <w:rFonts w:asciiTheme="minorHAnsi" w:hAnsiTheme="minorHAnsi" w:cstheme="minorHAnsi"/>
                <w:w w:val="105"/>
                <w:sz w:val="21"/>
              </w:rPr>
              <w:t>Fall</w:t>
            </w:r>
          </w:p>
        </w:tc>
        <w:tc>
          <w:tcPr>
            <w:tcW w:w="1286" w:type="dxa"/>
          </w:tcPr>
          <w:p w:rsidRPr="00765DE5" w:rsidR="00136375" w:rsidRDefault="005A65E6" w14:paraId="5C560CB6" w14:textId="77777777">
            <w:pPr>
              <w:pStyle w:val="TableParagraph"/>
              <w:spacing w:before="0"/>
              <w:ind w:left="343"/>
              <w:rPr>
                <w:rFonts w:asciiTheme="minorHAnsi" w:hAnsiTheme="minorHAnsi" w:cstheme="minorHAnsi"/>
                <w:sz w:val="21"/>
              </w:rPr>
            </w:pPr>
            <w:r w:rsidRPr="00765DE5">
              <w:rPr>
                <w:rFonts w:asciiTheme="minorHAnsi" w:hAnsiTheme="minorHAnsi" w:cstheme="minorHAnsi"/>
                <w:w w:val="105"/>
                <w:sz w:val="21"/>
              </w:rPr>
              <w:t>Spring</w:t>
            </w:r>
          </w:p>
        </w:tc>
        <w:tc>
          <w:tcPr>
            <w:tcW w:w="1162" w:type="dxa"/>
          </w:tcPr>
          <w:p w:rsidRPr="00765DE5" w:rsidR="00136375" w:rsidRDefault="005A65E6" w14:paraId="6BC6B584" w14:textId="77777777">
            <w:pPr>
              <w:pStyle w:val="TableParagraph"/>
              <w:spacing w:before="0"/>
              <w:ind w:left="387" w:right="382"/>
              <w:jc w:val="center"/>
              <w:rPr>
                <w:rFonts w:asciiTheme="minorHAnsi" w:hAnsiTheme="minorHAnsi" w:cstheme="minorHAnsi"/>
                <w:sz w:val="21"/>
              </w:rPr>
            </w:pPr>
            <w:r w:rsidRPr="00765DE5">
              <w:rPr>
                <w:rFonts w:asciiTheme="minorHAnsi" w:hAnsiTheme="minorHAnsi" w:cstheme="minorHAnsi"/>
                <w:w w:val="105"/>
                <w:sz w:val="21"/>
              </w:rPr>
              <w:t>Fall</w:t>
            </w:r>
          </w:p>
        </w:tc>
        <w:tc>
          <w:tcPr>
            <w:tcW w:w="1166" w:type="dxa"/>
          </w:tcPr>
          <w:p w:rsidRPr="00765DE5" w:rsidR="00136375" w:rsidRDefault="005A65E6" w14:paraId="1B942FC0" w14:textId="77777777">
            <w:pPr>
              <w:pStyle w:val="TableParagraph"/>
              <w:spacing w:before="0"/>
              <w:ind w:left="286"/>
              <w:rPr>
                <w:rFonts w:asciiTheme="minorHAnsi" w:hAnsiTheme="minorHAnsi" w:cstheme="minorHAnsi"/>
                <w:sz w:val="21"/>
              </w:rPr>
            </w:pPr>
            <w:r w:rsidRPr="00765DE5">
              <w:rPr>
                <w:rFonts w:asciiTheme="minorHAnsi" w:hAnsiTheme="minorHAnsi" w:cstheme="minorHAnsi"/>
                <w:w w:val="105"/>
                <w:sz w:val="21"/>
              </w:rPr>
              <w:t>Spring</w:t>
            </w:r>
          </w:p>
        </w:tc>
        <w:tc>
          <w:tcPr>
            <w:tcW w:w="1272" w:type="dxa"/>
          </w:tcPr>
          <w:p w:rsidRPr="00765DE5" w:rsidR="00136375" w:rsidRDefault="005A65E6" w14:paraId="3A7B62CC" w14:textId="77777777">
            <w:pPr>
              <w:pStyle w:val="TableParagraph"/>
              <w:spacing w:before="0"/>
              <w:ind w:left="440" w:right="439"/>
              <w:jc w:val="center"/>
              <w:rPr>
                <w:rFonts w:asciiTheme="minorHAnsi" w:hAnsiTheme="minorHAnsi" w:cstheme="minorHAnsi"/>
                <w:sz w:val="21"/>
              </w:rPr>
            </w:pPr>
            <w:r w:rsidRPr="00765DE5">
              <w:rPr>
                <w:rFonts w:asciiTheme="minorHAnsi" w:hAnsiTheme="minorHAnsi" w:cstheme="minorHAnsi"/>
                <w:w w:val="105"/>
                <w:sz w:val="21"/>
              </w:rPr>
              <w:t>Fall</w:t>
            </w:r>
          </w:p>
        </w:tc>
        <w:tc>
          <w:tcPr>
            <w:tcW w:w="1267" w:type="dxa"/>
          </w:tcPr>
          <w:p w:rsidRPr="00765DE5" w:rsidR="00136375" w:rsidRDefault="005A65E6" w14:paraId="5B664FE2" w14:textId="77777777">
            <w:pPr>
              <w:pStyle w:val="TableParagraph"/>
              <w:spacing w:before="0"/>
              <w:ind w:left="334"/>
              <w:rPr>
                <w:rFonts w:asciiTheme="minorHAnsi" w:hAnsiTheme="minorHAnsi" w:cstheme="minorHAnsi"/>
                <w:sz w:val="21"/>
              </w:rPr>
            </w:pPr>
            <w:r w:rsidRPr="00765DE5">
              <w:rPr>
                <w:rFonts w:asciiTheme="minorHAnsi" w:hAnsiTheme="minorHAnsi" w:cstheme="minorHAnsi"/>
                <w:w w:val="105"/>
                <w:sz w:val="21"/>
              </w:rPr>
              <w:t>Spring</w:t>
            </w:r>
          </w:p>
        </w:tc>
      </w:tr>
      <w:tr w:rsidRPr="00765DE5" w:rsidR="00136375" w:rsidTr="00C6258F" w14:paraId="7D34F5C7" w14:textId="77777777">
        <w:trPr>
          <w:trHeight w:val="684" w:hRule="exact"/>
        </w:trPr>
        <w:tc>
          <w:tcPr>
            <w:tcW w:w="1382" w:type="dxa"/>
          </w:tcPr>
          <w:p w:rsidRPr="00765DE5" w:rsidR="00136375" w:rsidRDefault="00136375" w14:paraId="0B4020A7" w14:textId="77777777">
            <w:pPr>
              <w:rPr>
                <w:rFonts w:asciiTheme="minorHAnsi" w:hAnsiTheme="minorHAnsi" w:cstheme="minorHAnsi"/>
              </w:rPr>
            </w:pPr>
          </w:p>
        </w:tc>
        <w:tc>
          <w:tcPr>
            <w:tcW w:w="1358" w:type="dxa"/>
          </w:tcPr>
          <w:p w:rsidRPr="00765DE5" w:rsidR="00136375" w:rsidRDefault="00136375" w14:paraId="1D7B270A" w14:textId="77777777">
            <w:pPr>
              <w:rPr>
                <w:rFonts w:asciiTheme="minorHAnsi" w:hAnsiTheme="minorHAnsi" w:cstheme="minorHAnsi"/>
              </w:rPr>
            </w:pPr>
          </w:p>
        </w:tc>
        <w:tc>
          <w:tcPr>
            <w:tcW w:w="1147" w:type="dxa"/>
          </w:tcPr>
          <w:p w:rsidRPr="00765DE5" w:rsidR="00136375" w:rsidRDefault="00136375" w14:paraId="4F904CB7" w14:textId="77777777">
            <w:pPr>
              <w:rPr>
                <w:rFonts w:asciiTheme="minorHAnsi" w:hAnsiTheme="minorHAnsi" w:cstheme="minorHAnsi"/>
              </w:rPr>
            </w:pPr>
          </w:p>
        </w:tc>
        <w:tc>
          <w:tcPr>
            <w:tcW w:w="1286" w:type="dxa"/>
          </w:tcPr>
          <w:p w:rsidRPr="00765DE5" w:rsidR="00136375" w:rsidRDefault="00136375" w14:paraId="06971CD3" w14:textId="77777777">
            <w:pPr>
              <w:rPr>
                <w:rFonts w:asciiTheme="minorHAnsi" w:hAnsiTheme="minorHAnsi" w:cstheme="minorHAnsi"/>
              </w:rPr>
            </w:pPr>
          </w:p>
        </w:tc>
        <w:tc>
          <w:tcPr>
            <w:tcW w:w="1162" w:type="dxa"/>
          </w:tcPr>
          <w:p w:rsidRPr="00765DE5" w:rsidR="00136375" w:rsidRDefault="00136375" w14:paraId="2A1F701D" w14:textId="77777777">
            <w:pPr>
              <w:rPr>
                <w:rFonts w:asciiTheme="minorHAnsi" w:hAnsiTheme="minorHAnsi" w:cstheme="minorHAnsi"/>
              </w:rPr>
            </w:pPr>
          </w:p>
        </w:tc>
        <w:tc>
          <w:tcPr>
            <w:tcW w:w="1166" w:type="dxa"/>
          </w:tcPr>
          <w:p w:rsidRPr="00765DE5" w:rsidR="00136375" w:rsidRDefault="00136375" w14:paraId="03EFCA41" w14:textId="77777777">
            <w:pPr>
              <w:rPr>
                <w:rFonts w:asciiTheme="minorHAnsi" w:hAnsiTheme="minorHAnsi" w:cstheme="minorHAnsi"/>
              </w:rPr>
            </w:pPr>
          </w:p>
        </w:tc>
        <w:tc>
          <w:tcPr>
            <w:tcW w:w="1272" w:type="dxa"/>
          </w:tcPr>
          <w:p w:rsidRPr="00765DE5" w:rsidR="00136375" w:rsidRDefault="00136375" w14:paraId="5F96A722" w14:textId="77777777">
            <w:pPr>
              <w:rPr>
                <w:rFonts w:asciiTheme="minorHAnsi" w:hAnsiTheme="minorHAnsi" w:cstheme="minorHAnsi"/>
              </w:rPr>
            </w:pPr>
          </w:p>
        </w:tc>
        <w:tc>
          <w:tcPr>
            <w:tcW w:w="1267" w:type="dxa"/>
          </w:tcPr>
          <w:p w:rsidRPr="00765DE5" w:rsidR="00136375" w:rsidRDefault="00136375" w14:paraId="5B95CD12" w14:textId="77777777">
            <w:pPr>
              <w:rPr>
                <w:rFonts w:asciiTheme="minorHAnsi" w:hAnsiTheme="minorHAnsi" w:cstheme="minorHAnsi"/>
              </w:rPr>
            </w:pPr>
          </w:p>
        </w:tc>
      </w:tr>
      <w:tr w:rsidRPr="00765DE5" w:rsidR="00136375" w:rsidTr="00C6258F" w14:paraId="5220BBB2" w14:textId="77777777">
        <w:trPr>
          <w:trHeight w:val="810" w:hRule="exact"/>
        </w:trPr>
        <w:tc>
          <w:tcPr>
            <w:tcW w:w="1382" w:type="dxa"/>
          </w:tcPr>
          <w:p w:rsidRPr="00765DE5" w:rsidR="00136375" w:rsidRDefault="00136375" w14:paraId="13CB595B" w14:textId="77777777">
            <w:pPr>
              <w:rPr>
                <w:rFonts w:asciiTheme="minorHAnsi" w:hAnsiTheme="minorHAnsi" w:cstheme="minorHAnsi"/>
              </w:rPr>
            </w:pPr>
          </w:p>
        </w:tc>
        <w:tc>
          <w:tcPr>
            <w:tcW w:w="1358" w:type="dxa"/>
          </w:tcPr>
          <w:p w:rsidRPr="00765DE5" w:rsidR="00136375" w:rsidRDefault="00136375" w14:paraId="6D9C8D39" w14:textId="77777777">
            <w:pPr>
              <w:rPr>
                <w:rFonts w:asciiTheme="minorHAnsi" w:hAnsiTheme="minorHAnsi" w:cstheme="minorHAnsi"/>
              </w:rPr>
            </w:pPr>
          </w:p>
        </w:tc>
        <w:tc>
          <w:tcPr>
            <w:tcW w:w="1147" w:type="dxa"/>
          </w:tcPr>
          <w:p w:rsidRPr="00765DE5" w:rsidR="00136375" w:rsidRDefault="00136375" w14:paraId="675E05EE" w14:textId="77777777">
            <w:pPr>
              <w:rPr>
                <w:rFonts w:asciiTheme="minorHAnsi" w:hAnsiTheme="minorHAnsi" w:cstheme="minorHAnsi"/>
              </w:rPr>
            </w:pPr>
          </w:p>
        </w:tc>
        <w:tc>
          <w:tcPr>
            <w:tcW w:w="1286" w:type="dxa"/>
          </w:tcPr>
          <w:p w:rsidRPr="00765DE5" w:rsidR="00136375" w:rsidRDefault="00136375" w14:paraId="2FC17F8B" w14:textId="77777777">
            <w:pPr>
              <w:rPr>
                <w:rFonts w:asciiTheme="minorHAnsi" w:hAnsiTheme="minorHAnsi" w:cstheme="minorHAnsi"/>
              </w:rPr>
            </w:pPr>
          </w:p>
        </w:tc>
        <w:tc>
          <w:tcPr>
            <w:tcW w:w="1162" w:type="dxa"/>
          </w:tcPr>
          <w:p w:rsidRPr="00765DE5" w:rsidR="00136375" w:rsidRDefault="00136375" w14:paraId="0A4F7224" w14:textId="77777777">
            <w:pPr>
              <w:rPr>
                <w:rFonts w:asciiTheme="minorHAnsi" w:hAnsiTheme="minorHAnsi" w:cstheme="minorHAnsi"/>
              </w:rPr>
            </w:pPr>
          </w:p>
        </w:tc>
        <w:tc>
          <w:tcPr>
            <w:tcW w:w="1166" w:type="dxa"/>
          </w:tcPr>
          <w:p w:rsidRPr="00765DE5" w:rsidR="00136375" w:rsidRDefault="00136375" w14:paraId="5AE48A43" w14:textId="77777777">
            <w:pPr>
              <w:rPr>
                <w:rFonts w:asciiTheme="minorHAnsi" w:hAnsiTheme="minorHAnsi" w:cstheme="minorHAnsi"/>
              </w:rPr>
            </w:pPr>
          </w:p>
        </w:tc>
        <w:tc>
          <w:tcPr>
            <w:tcW w:w="1272" w:type="dxa"/>
          </w:tcPr>
          <w:p w:rsidRPr="00765DE5" w:rsidR="00136375" w:rsidRDefault="00136375" w14:paraId="50F40DEB" w14:textId="77777777">
            <w:pPr>
              <w:rPr>
                <w:rFonts w:asciiTheme="minorHAnsi" w:hAnsiTheme="minorHAnsi" w:cstheme="minorHAnsi"/>
              </w:rPr>
            </w:pPr>
          </w:p>
        </w:tc>
        <w:tc>
          <w:tcPr>
            <w:tcW w:w="1267" w:type="dxa"/>
          </w:tcPr>
          <w:p w:rsidRPr="00765DE5" w:rsidR="00136375" w:rsidRDefault="00136375" w14:paraId="77A52294" w14:textId="77777777">
            <w:pPr>
              <w:rPr>
                <w:rFonts w:asciiTheme="minorHAnsi" w:hAnsiTheme="minorHAnsi" w:cstheme="minorHAnsi"/>
              </w:rPr>
            </w:pPr>
          </w:p>
        </w:tc>
      </w:tr>
      <w:tr w:rsidRPr="00765DE5" w:rsidR="00136375" w:rsidTr="00C6258F" w14:paraId="007DCDA8" w14:textId="77777777">
        <w:trPr>
          <w:trHeight w:val="810" w:hRule="exact"/>
        </w:trPr>
        <w:tc>
          <w:tcPr>
            <w:tcW w:w="1382" w:type="dxa"/>
          </w:tcPr>
          <w:p w:rsidRPr="00765DE5" w:rsidR="00136375" w:rsidRDefault="00136375" w14:paraId="450EA2D7" w14:textId="77777777">
            <w:pPr>
              <w:rPr>
                <w:rFonts w:asciiTheme="minorHAnsi" w:hAnsiTheme="minorHAnsi" w:cstheme="minorHAnsi"/>
              </w:rPr>
            </w:pPr>
          </w:p>
        </w:tc>
        <w:tc>
          <w:tcPr>
            <w:tcW w:w="1358" w:type="dxa"/>
          </w:tcPr>
          <w:p w:rsidRPr="00765DE5" w:rsidR="00136375" w:rsidRDefault="00136375" w14:paraId="3DD355C9" w14:textId="77777777">
            <w:pPr>
              <w:rPr>
                <w:rFonts w:asciiTheme="minorHAnsi" w:hAnsiTheme="minorHAnsi" w:cstheme="minorHAnsi"/>
              </w:rPr>
            </w:pPr>
          </w:p>
        </w:tc>
        <w:tc>
          <w:tcPr>
            <w:tcW w:w="1147" w:type="dxa"/>
          </w:tcPr>
          <w:p w:rsidRPr="00765DE5" w:rsidR="00136375" w:rsidRDefault="00136375" w14:paraId="1A81F0B1" w14:textId="77777777">
            <w:pPr>
              <w:rPr>
                <w:rFonts w:asciiTheme="minorHAnsi" w:hAnsiTheme="minorHAnsi" w:cstheme="minorHAnsi"/>
              </w:rPr>
            </w:pPr>
          </w:p>
        </w:tc>
        <w:tc>
          <w:tcPr>
            <w:tcW w:w="1286" w:type="dxa"/>
          </w:tcPr>
          <w:p w:rsidRPr="00765DE5" w:rsidR="00136375" w:rsidRDefault="00136375" w14:paraId="717AAFBA" w14:textId="77777777">
            <w:pPr>
              <w:rPr>
                <w:rFonts w:asciiTheme="minorHAnsi" w:hAnsiTheme="minorHAnsi" w:cstheme="minorHAnsi"/>
              </w:rPr>
            </w:pPr>
          </w:p>
        </w:tc>
        <w:tc>
          <w:tcPr>
            <w:tcW w:w="1162" w:type="dxa"/>
          </w:tcPr>
          <w:p w:rsidRPr="00765DE5" w:rsidR="00136375" w:rsidRDefault="00136375" w14:paraId="56EE48EE" w14:textId="77777777">
            <w:pPr>
              <w:rPr>
                <w:rFonts w:asciiTheme="minorHAnsi" w:hAnsiTheme="minorHAnsi" w:cstheme="minorHAnsi"/>
              </w:rPr>
            </w:pPr>
          </w:p>
        </w:tc>
        <w:tc>
          <w:tcPr>
            <w:tcW w:w="1166" w:type="dxa"/>
          </w:tcPr>
          <w:p w:rsidRPr="00765DE5" w:rsidR="00136375" w:rsidRDefault="00136375" w14:paraId="2908EB2C" w14:textId="77777777">
            <w:pPr>
              <w:rPr>
                <w:rFonts w:asciiTheme="minorHAnsi" w:hAnsiTheme="minorHAnsi" w:cstheme="minorHAnsi"/>
              </w:rPr>
            </w:pPr>
          </w:p>
        </w:tc>
        <w:tc>
          <w:tcPr>
            <w:tcW w:w="1272" w:type="dxa"/>
          </w:tcPr>
          <w:p w:rsidRPr="00765DE5" w:rsidR="00136375" w:rsidRDefault="00136375" w14:paraId="121FD38A" w14:textId="77777777">
            <w:pPr>
              <w:rPr>
                <w:rFonts w:asciiTheme="minorHAnsi" w:hAnsiTheme="minorHAnsi" w:cstheme="minorHAnsi"/>
              </w:rPr>
            </w:pPr>
          </w:p>
        </w:tc>
        <w:tc>
          <w:tcPr>
            <w:tcW w:w="1267" w:type="dxa"/>
          </w:tcPr>
          <w:p w:rsidRPr="00765DE5" w:rsidR="00136375" w:rsidRDefault="00136375" w14:paraId="1FE2DD96" w14:textId="77777777">
            <w:pPr>
              <w:rPr>
                <w:rFonts w:asciiTheme="minorHAnsi" w:hAnsiTheme="minorHAnsi" w:cstheme="minorHAnsi"/>
              </w:rPr>
            </w:pPr>
          </w:p>
        </w:tc>
      </w:tr>
      <w:tr w:rsidRPr="00765DE5" w:rsidR="00136375" w:rsidTr="00F52302" w14:paraId="27357532" w14:textId="77777777">
        <w:trPr>
          <w:trHeight w:val="828" w:hRule="exact"/>
        </w:trPr>
        <w:tc>
          <w:tcPr>
            <w:tcW w:w="1382" w:type="dxa"/>
          </w:tcPr>
          <w:p w:rsidRPr="00765DE5" w:rsidR="00136375" w:rsidRDefault="00136375" w14:paraId="07F023C8" w14:textId="77777777">
            <w:pPr>
              <w:rPr>
                <w:rFonts w:asciiTheme="minorHAnsi" w:hAnsiTheme="minorHAnsi" w:cstheme="minorHAnsi"/>
              </w:rPr>
            </w:pPr>
          </w:p>
        </w:tc>
        <w:tc>
          <w:tcPr>
            <w:tcW w:w="1358" w:type="dxa"/>
          </w:tcPr>
          <w:p w:rsidRPr="00765DE5" w:rsidR="00136375" w:rsidRDefault="00136375" w14:paraId="4BDB5498" w14:textId="77777777">
            <w:pPr>
              <w:rPr>
                <w:rFonts w:asciiTheme="minorHAnsi" w:hAnsiTheme="minorHAnsi" w:cstheme="minorHAnsi"/>
              </w:rPr>
            </w:pPr>
          </w:p>
        </w:tc>
        <w:tc>
          <w:tcPr>
            <w:tcW w:w="1147" w:type="dxa"/>
          </w:tcPr>
          <w:p w:rsidRPr="00765DE5" w:rsidR="00136375" w:rsidRDefault="00136375" w14:paraId="2916C19D" w14:textId="77777777">
            <w:pPr>
              <w:rPr>
                <w:rFonts w:asciiTheme="minorHAnsi" w:hAnsiTheme="minorHAnsi" w:cstheme="minorHAnsi"/>
              </w:rPr>
            </w:pPr>
          </w:p>
        </w:tc>
        <w:tc>
          <w:tcPr>
            <w:tcW w:w="1286" w:type="dxa"/>
          </w:tcPr>
          <w:p w:rsidRPr="00765DE5" w:rsidR="00136375" w:rsidRDefault="00136375" w14:paraId="74869460" w14:textId="77777777">
            <w:pPr>
              <w:rPr>
                <w:rFonts w:asciiTheme="minorHAnsi" w:hAnsiTheme="minorHAnsi" w:cstheme="minorHAnsi"/>
              </w:rPr>
            </w:pPr>
          </w:p>
        </w:tc>
        <w:tc>
          <w:tcPr>
            <w:tcW w:w="1162" w:type="dxa"/>
          </w:tcPr>
          <w:p w:rsidRPr="00765DE5" w:rsidR="00136375" w:rsidRDefault="00136375" w14:paraId="187F57B8" w14:textId="77777777">
            <w:pPr>
              <w:rPr>
                <w:rFonts w:asciiTheme="minorHAnsi" w:hAnsiTheme="minorHAnsi" w:cstheme="minorHAnsi"/>
              </w:rPr>
            </w:pPr>
          </w:p>
        </w:tc>
        <w:tc>
          <w:tcPr>
            <w:tcW w:w="1166" w:type="dxa"/>
          </w:tcPr>
          <w:p w:rsidRPr="00765DE5" w:rsidR="00136375" w:rsidRDefault="00136375" w14:paraId="54738AF4" w14:textId="77777777">
            <w:pPr>
              <w:rPr>
                <w:rFonts w:asciiTheme="minorHAnsi" w:hAnsiTheme="minorHAnsi" w:cstheme="minorHAnsi"/>
              </w:rPr>
            </w:pPr>
          </w:p>
        </w:tc>
        <w:tc>
          <w:tcPr>
            <w:tcW w:w="1272" w:type="dxa"/>
          </w:tcPr>
          <w:p w:rsidRPr="00765DE5" w:rsidR="00136375" w:rsidRDefault="00136375" w14:paraId="46ABBD8F" w14:textId="77777777">
            <w:pPr>
              <w:rPr>
                <w:rFonts w:asciiTheme="minorHAnsi" w:hAnsiTheme="minorHAnsi" w:cstheme="minorHAnsi"/>
              </w:rPr>
            </w:pPr>
          </w:p>
        </w:tc>
        <w:tc>
          <w:tcPr>
            <w:tcW w:w="1267" w:type="dxa"/>
          </w:tcPr>
          <w:p w:rsidRPr="00765DE5" w:rsidR="00136375" w:rsidRDefault="00136375" w14:paraId="06BBA33E" w14:textId="77777777">
            <w:pPr>
              <w:rPr>
                <w:rFonts w:asciiTheme="minorHAnsi" w:hAnsiTheme="minorHAnsi" w:cstheme="minorHAnsi"/>
              </w:rPr>
            </w:pPr>
          </w:p>
        </w:tc>
      </w:tr>
      <w:tr w:rsidRPr="00765DE5" w:rsidR="00136375" w14:paraId="77107895" w14:textId="77777777">
        <w:trPr>
          <w:trHeight w:val="725" w:hRule="exact"/>
        </w:trPr>
        <w:tc>
          <w:tcPr>
            <w:tcW w:w="1382" w:type="dxa"/>
          </w:tcPr>
          <w:p w:rsidRPr="00765DE5" w:rsidR="00136375" w:rsidRDefault="005A65E6" w14:paraId="35D55FF0" w14:textId="77777777">
            <w:pPr>
              <w:pStyle w:val="TableParagraph"/>
              <w:spacing w:before="4"/>
              <w:rPr>
                <w:rFonts w:asciiTheme="minorHAnsi" w:hAnsiTheme="minorHAnsi" w:cstheme="minorHAnsi"/>
                <w:sz w:val="17"/>
              </w:rPr>
            </w:pPr>
            <w:r w:rsidRPr="00765DE5">
              <w:rPr>
                <w:rFonts w:asciiTheme="minorHAnsi" w:hAnsiTheme="minorHAnsi" w:cstheme="minorHAnsi"/>
                <w:w w:val="105"/>
                <w:sz w:val="17"/>
              </w:rPr>
              <w:t>Intersession</w:t>
            </w:r>
          </w:p>
        </w:tc>
        <w:tc>
          <w:tcPr>
            <w:tcW w:w="1358" w:type="dxa"/>
          </w:tcPr>
          <w:p w:rsidRPr="00765DE5" w:rsidR="00136375" w:rsidRDefault="005A65E6" w14:paraId="39AC952F" w14:textId="77777777">
            <w:pPr>
              <w:pStyle w:val="TableParagraph"/>
              <w:spacing w:before="4"/>
              <w:ind w:left="100"/>
              <w:rPr>
                <w:rFonts w:asciiTheme="minorHAnsi" w:hAnsiTheme="minorHAnsi" w:cstheme="minorHAnsi"/>
                <w:sz w:val="17"/>
              </w:rPr>
            </w:pPr>
            <w:r w:rsidRPr="00765DE5">
              <w:rPr>
                <w:rFonts w:asciiTheme="minorHAnsi" w:hAnsiTheme="minorHAnsi" w:cstheme="minorHAnsi"/>
                <w:w w:val="105"/>
                <w:sz w:val="17"/>
              </w:rPr>
              <w:t>Summer</w:t>
            </w:r>
          </w:p>
        </w:tc>
        <w:tc>
          <w:tcPr>
            <w:tcW w:w="1147" w:type="dxa"/>
          </w:tcPr>
          <w:p w:rsidRPr="00765DE5" w:rsidR="00136375" w:rsidRDefault="00136375" w14:paraId="464FCBC1" w14:textId="77777777">
            <w:pPr>
              <w:rPr>
                <w:rFonts w:asciiTheme="minorHAnsi" w:hAnsiTheme="minorHAnsi" w:cstheme="minorHAnsi"/>
              </w:rPr>
            </w:pPr>
          </w:p>
        </w:tc>
        <w:tc>
          <w:tcPr>
            <w:tcW w:w="1286" w:type="dxa"/>
          </w:tcPr>
          <w:p w:rsidRPr="00765DE5" w:rsidR="00136375" w:rsidRDefault="00136375" w14:paraId="5C8C6B09" w14:textId="77777777">
            <w:pPr>
              <w:rPr>
                <w:rFonts w:asciiTheme="minorHAnsi" w:hAnsiTheme="minorHAnsi" w:cstheme="minorHAnsi"/>
              </w:rPr>
            </w:pPr>
          </w:p>
        </w:tc>
        <w:tc>
          <w:tcPr>
            <w:tcW w:w="1162" w:type="dxa"/>
          </w:tcPr>
          <w:p w:rsidRPr="00765DE5" w:rsidR="00136375" w:rsidRDefault="00136375" w14:paraId="3382A365" w14:textId="77777777">
            <w:pPr>
              <w:rPr>
                <w:rFonts w:asciiTheme="minorHAnsi" w:hAnsiTheme="minorHAnsi" w:cstheme="minorHAnsi"/>
              </w:rPr>
            </w:pPr>
          </w:p>
        </w:tc>
        <w:tc>
          <w:tcPr>
            <w:tcW w:w="1166" w:type="dxa"/>
          </w:tcPr>
          <w:p w:rsidRPr="00765DE5" w:rsidR="00136375" w:rsidRDefault="00136375" w14:paraId="5C71F136" w14:textId="77777777">
            <w:pPr>
              <w:rPr>
                <w:rFonts w:asciiTheme="minorHAnsi" w:hAnsiTheme="minorHAnsi" w:cstheme="minorHAnsi"/>
              </w:rPr>
            </w:pPr>
          </w:p>
        </w:tc>
        <w:tc>
          <w:tcPr>
            <w:tcW w:w="1272" w:type="dxa"/>
          </w:tcPr>
          <w:p w:rsidRPr="00765DE5" w:rsidR="00136375" w:rsidRDefault="00136375" w14:paraId="62199465" w14:textId="77777777">
            <w:pPr>
              <w:rPr>
                <w:rFonts w:asciiTheme="minorHAnsi" w:hAnsiTheme="minorHAnsi" w:cstheme="minorHAnsi"/>
              </w:rPr>
            </w:pPr>
          </w:p>
        </w:tc>
        <w:tc>
          <w:tcPr>
            <w:tcW w:w="1267" w:type="dxa"/>
          </w:tcPr>
          <w:p w:rsidRPr="00765DE5" w:rsidR="00136375" w:rsidRDefault="00136375" w14:paraId="0DA123B1" w14:textId="77777777">
            <w:pPr>
              <w:rPr>
                <w:rFonts w:asciiTheme="minorHAnsi" w:hAnsiTheme="minorHAnsi" w:cstheme="minorHAnsi"/>
              </w:rPr>
            </w:pPr>
          </w:p>
        </w:tc>
      </w:tr>
      <w:tr w:rsidRPr="00765DE5" w:rsidR="00136375" w:rsidTr="00F52302" w14:paraId="780D4627" w14:textId="77777777">
        <w:trPr>
          <w:trHeight w:val="730" w:hRule="exact"/>
        </w:trPr>
        <w:tc>
          <w:tcPr>
            <w:tcW w:w="1382" w:type="dxa"/>
          </w:tcPr>
          <w:p w:rsidRPr="00F52302" w:rsidR="00136375" w:rsidRDefault="00D97187" w14:paraId="00CCBEAF" w14:textId="77777777">
            <w:pPr>
              <w:pStyle w:val="TableParagraph"/>
              <w:spacing w:before="0" w:line="252" w:lineRule="auto"/>
              <w:ind w:right="543"/>
              <w:rPr>
                <w:rFonts w:asciiTheme="minorHAnsi" w:hAnsiTheme="minorHAnsi" w:cstheme="minorHAnsi"/>
                <w:sz w:val="20"/>
                <w:szCs w:val="20"/>
              </w:rPr>
            </w:pPr>
            <w:r w:rsidRPr="00F52302">
              <w:rPr>
                <w:rFonts w:asciiTheme="minorHAnsi" w:hAnsiTheme="minorHAnsi" w:cstheme="minorHAnsi"/>
                <w:w w:val="105"/>
                <w:sz w:val="20"/>
                <w:szCs w:val="20"/>
              </w:rPr>
              <w:t>Total: 15</w:t>
            </w:r>
            <w:r w:rsidRPr="00F52302" w:rsidR="005A65E6">
              <w:rPr>
                <w:rFonts w:asciiTheme="minorHAnsi" w:hAnsiTheme="minorHAnsi" w:cstheme="minorHAnsi"/>
                <w:w w:val="105"/>
                <w:sz w:val="20"/>
                <w:szCs w:val="20"/>
              </w:rPr>
              <w:t xml:space="preserve"> units</w:t>
            </w:r>
          </w:p>
        </w:tc>
        <w:tc>
          <w:tcPr>
            <w:tcW w:w="1358" w:type="dxa"/>
          </w:tcPr>
          <w:p w:rsidRPr="00F52302" w:rsidR="00136375" w:rsidRDefault="005A65E6" w14:paraId="1483C35B" w14:textId="77777777">
            <w:pPr>
              <w:pStyle w:val="TableParagraph"/>
              <w:spacing w:before="0" w:line="252" w:lineRule="auto"/>
              <w:ind w:left="100" w:right="524"/>
              <w:rPr>
                <w:rFonts w:asciiTheme="minorHAnsi" w:hAnsiTheme="minorHAnsi" w:cstheme="minorHAnsi"/>
                <w:sz w:val="20"/>
                <w:szCs w:val="20"/>
              </w:rPr>
            </w:pPr>
            <w:r w:rsidRPr="00F52302">
              <w:rPr>
                <w:rFonts w:asciiTheme="minorHAnsi" w:hAnsiTheme="minorHAnsi" w:cstheme="minorHAnsi"/>
                <w:w w:val="105"/>
                <w:sz w:val="20"/>
                <w:szCs w:val="20"/>
              </w:rPr>
              <w:t>Total: 15 units</w:t>
            </w:r>
          </w:p>
        </w:tc>
        <w:tc>
          <w:tcPr>
            <w:tcW w:w="1147" w:type="dxa"/>
          </w:tcPr>
          <w:p w:rsidRPr="00F52302" w:rsidR="00136375" w:rsidRDefault="005A65E6" w14:paraId="180207D3" w14:textId="77777777">
            <w:pPr>
              <w:pStyle w:val="TableParagraph"/>
              <w:spacing w:before="0" w:line="252" w:lineRule="auto"/>
              <w:ind w:right="308"/>
              <w:rPr>
                <w:rFonts w:asciiTheme="minorHAnsi" w:hAnsiTheme="minorHAnsi" w:cstheme="minorHAnsi"/>
                <w:sz w:val="20"/>
                <w:szCs w:val="20"/>
              </w:rPr>
            </w:pPr>
            <w:r w:rsidRPr="00F52302">
              <w:rPr>
                <w:rFonts w:asciiTheme="minorHAnsi" w:hAnsiTheme="minorHAnsi" w:cstheme="minorHAnsi"/>
                <w:w w:val="105"/>
                <w:sz w:val="20"/>
                <w:szCs w:val="20"/>
              </w:rPr>
              <w:t>Total: 15 units</w:t>
            </w:r>
          </w:p>
        </w:tc>
        <w:tc>
          <w:tcPr>
            <w:tcW w:w="1286" w:type="dxa"/>
          </w:tcPr>
          <w:p w:rsidRPr="00F52302" w:rsidR="00136375" w:rsidRDefault="00D97187" w14:paraId="2DCFBD19" w14:textId="77777777">
            <w:pPr>
              <w:pStyle w:val="TableParagraph"/>
              <w:spacing w:before="0" w:line="252" w:lineRule="auto"/>
              <w:ind w:left="100" w:right="452"/>
              <w:rPr>
                <w:rFonts w:asciiTheme="minorHAnsi" w:hAnsiTheme="minorHAnsi" w:cstheme="minorHAnsi"/>
                <w:sz w:val="20"/>
                <w:szCs w:val="20"/>
              </w:rPr>
            </w:pPr>
            <w:r w:rsidRPr="00F52302">
              <w:rPr>
                <w:rFonts w:asciiTheme="minorHAnsi" w:hAnsiTheme="minorHAnsi" w:cstheme="minorHAnsi"/>
                <w:w w:val="105"/>
                <w:sz w:val="20"/>
                <w:szCs w:val="20"/>
              </w:rPr>
              <w:t>Total: 15</w:t>
            </w:r>
            <w:r w:rsidRPr="00F52302" w:rsidR="005A65E6">
              <w:rPr>
                <w:rFonts w:asciiTheme="minorHAnsi" w:hAnsiTheme="minorHAnsi" w:cstheme="minorHAnsi"/>
                <w:w w:val="105"/>
                <w:sz w:val="20"/>
                <w:szCs w:val="20"/>
              </w:rPr>
              <w:t xml:space="preserve"> units</w:t>
            </w:r>
          </w:p>
        </w:tc>
        <w:tc>
          <w:tcPr>
            <w:tcW w:w="1162" w:type="dxa"/>
          </w:tcPr>
          <w:p w:rsidRPr="00F52302" w:rsidR="00D97187" w:rsidP="00D97187" w:rsidRDefault="005A65E6" w14:paraId="58D9CD60" w14:textId="77777777">
            <w:pPr>
              <w:pStyle w:val="TableParagraph"/>
              <w:spacing w:before="0" w:line="252" w:lineRule="auto"/>
              <w:ind w:right="240"/>
              <w:rPr>
                <w:rFonts w:asciiTheme="minorHAnsi" w:hAnsiTheme="minorHAnsi" w:cstheme="minorHAnsi"/>
                <w:w w:val="105"/>
                <w:sz w:val="20"/>
                <w:szCs w:val="20"/>
              </w:rPr>
            </w:pPr>
            <w:r w:rsidRPr="00F52302">
              <w:rPr>
                <w:rFonts w:asciiTheme="minorHAnsi" w:hAnsiTheme="minorHAnsi" w:cstheme="minorHAnsi"/>
                <w:w w:val="105"/>
                <w:sz w:val="20"/>
                <w:szCs w:val="20"/>
              </w:rPr>
              <w:t xml:space="preserve">Total: </w:t>
            </w:r>
          </w:p>
          <w:p w:rsidRPr="00F52302" w:rsidR="00136375" w:rsidP="00D97187" w:rsidRDefault="005A65E6" w14:paraId="626A3E8F" w14:textId="77777777">
            <w:pPr>
              <w:pStyle w:val="TableParagraph"/>
              <w:spacing w:before="0" w:line="252" w:lineRule="auto"/>
              <w:ind w:right="240"/>
              <w:rPr>
                <w:rFonts w:asciiTheme="minorHAnsi" w:hAnsiTheme="minorHAnsi" w:cstheme="minorHAnsi"/>
                <w:sz w:val="20"/>
                <w:szCs w:val="20"/>
              </w:rPr>
            </w:pPr>
            <w:r w:rsidRPr="00F52302">
              <w:rPr>
                <w:rFonts w:asciiTheme="minorHAnsi" w:hAnsiTheme="minorHAnsi" w:cstheme="minorHAnsi"/>
                <w:w w:val="105"/>
                <w:sz w:val="20"/>
                <w:szCs w:val="20"/>
              </w:rPr>
              <w:t>1</w:t>
            </w:r>
            <w:r w:rsidRPr="00F52302" w:rsidR="00D97187">
              <w:rPr>
                <w:rFonts w:asciiTheme="minorHAnsi" w:hAnsiTheme="minorHAnsi" w:cstheme="minorHAnsi"/>
                <w:w w:val="105"/>
                <w:sz w:val="20"/>
                <w:szCs w:val="20"/>
              </w:rPr>
              <w:t xml:space="preserve">5 </w:t>
            </w:r>
            <w:r w:rsidRPr="00F52302">
              <w:rPr>
                <w:rFonts w:asciiTheme="minorHAnsi" w:hAnsiTheme="minorHAnsi" w:cstheme="minorHAnsi"/>
                <w:w w:val="105"/>
                <w:sz w:val="20"/>
                <w:szCs w:val="20"/>
              </w:rPr>
              <w:t>units</w:t>
            </w:r>
          </w:p>
        </w:tc>
        <w:tc>
          <w:tcPr>
            <w:tcW w:w="1166" w:type="dxa"/>
          </w:tcPr>
          <w:p w:rsidRPr="00F52302" w:rsidR="00D97187" w:rsidP="00D97187" w:rsidRDefault="005A65E6" w14:paraId="14228FB5" w14:textId="77777777">
            <w:pPr>
              <w:pStyle w:val="TableParagraph"/>
              <w:spacing w:before="0" w:line="252" w:lineRule="auto"/>
              <w:ind w:right="225"/>
              <w:rPr>
                <w:rFonts w:asciiTheme="minorHAnsi" w:hAnsiTheme="minorHAnsi" w:cstheme="minorHAnsi"/>
                <w:w w:val="105"/>
                <w:sz w:val="20"/>
                <w:szCs w:val="20"/>
              </w:rPr>
            </w:pPr>
            <w:r w:rsidRPr="00F52302">
              <w:rPr>
                <w:rFonts w:asciiTheme="minorHAnsi" w:hAnsiTheme="minorHAnsi" w:cstheme="minorHAnsi"/>
                <w:w w:val="105"/>
                <w:sz w:val="20"/>
                <w:szCs w:val="20"/>
              </w:rPr>
              <w:t xml:space="preserve">Total: </w:t>
            </w:r>
          </w:p>
          <w:p w:rsidRPr="00F52302" w:rsidR="00136375" w:rsidP="00D97187" w:rsidRDefault="005A65E6" w14:paraId="2AF7A225" w14:textId="77777777">
            <w:pPr>
              <w:pStyle w:val="TableParagraph"/>
              <w:spacing w:before="0" w:line="252" w:lineRule="auto"/>
              <w:ind w:right="225"/>
              <w:rPr>
                <w:rFonts w:asciiTheme="minorHAnsi" w:hAnsiTheme="minorHAnsi" w:cstheme="minorHAnsi"/>
                <w:sz w:val="20"/>
                <w:szCs w:val="20"/>
              </w:rPr>
            </w:pPr>
            <w:r w:rsidRPr="00F52302">
              <w:rPr>
                <w:rFonts w:asciiTheme="minorHAnsi" w:hAnsiTheme="minorHAnsi" w:cstheme="minorHAnsi"/>
                <w:w w:val="105"/>
                <w:sz w:val="20"/>
                <w:szCs w:val="20"/>
              </w:rPr>
              <w:t>15</w:t>
            </w:r>
            <w:r w:rsidRPr="00F52302" w:rsidR="00D97187">
              <w:rPr>
                <w:rFonts w:asciiTheme="minorHAnsi" w:hAnsiTheme="minorHAnsi" w:cstheme="minorHAnsi"/>
                <w:w w:val="105"/>
                <w:sz w:val="20"/>
                <w:szCs w:val="20"/>
              </w:rPr>
              <w:t xml:space="preserve"> </w:t>
            </w:r>
            <w:r w:rsidRPr="00F52302">
              <w:rPr>
                <w:rFonts w:asciiTheme="minorHAnsi" w:hAnsiTheme="minorHAnsi" w:cstheme="minorHAnsi"/>
                <w:w w:val="105"/>
                <w:sz w:val="20"/>
                <w:szCs w:val="20"/>
              </w:rPr>
              <w:t>units</w:t>
            </w:r>
          </w:p>
        </w:tc>
        <w:tc>
          <w:tcPr>
            <w:tcW w:w="1272" w:type="dxa"/>
          </w:tcPr>
          <w:p w:rsidRPr="00F52302" w:rsidR="00D97187" w:rsidRDefault="005A65E6" w14:paraId="525D5F69" w14:textId="77777777">
            <w:pPr>
              <w:pStyle w:val="TableParagraph"/>
              <w:spacing w:before="0" w:line="252" w:lineRule="auto"/>
              <w:ind w:right="347"/>
              <w:rPr>
                <w:rFonts w:asciiTheme="minorHAnsi" w:hAnsiTheme="minorHAnsi" w:cstheme="minorHAnsi"/>
                <w:w w:val="105"/>
                <w:sz w:val="20"/>
                <w:szCs w:val="20"/>
              </w:rPr>
            </w:pPr>
            <w:r w:rsidRPr="00F52302">
              <w:rPr>
                <w:rFonts w:asciiTheme="minorHAnsi" w:hAnsiTheme="minorHAnsi" w:cstheme="minorHAnsi"/>
                <w:w w:val="105"/>
                <w:sz w:val="20"/>
                <w:szCs w:val="20"/>
              </w:rPr>
              <w:t xml:space="preserve">Total: </w:t>
            </w:r>
          </w:p>
          <w:p w:rsidRPr="00F52302" w:rsidR="00136375" w:rsidP="00D97187" w:rsidRDefault="005A65E6" w14:paraId="7A7B84BA" w14:textId="77777777">
            <w:pPr>
              <w:pStyle w:val="TableParagraph"/>
              <w:spacing w:before="0" w:line="252" w:lineRule="auto"/>
              <w:ind w:right="150"/>
              <w:rPr>
                <w:rFonts w:asciiTheme="minorHAnsi" w:hAnsiTheme="minorHAnsi" w:cstheme="minorHAnsi"/>
                <w:sz w:val="20"/>
                <w:szCs w:val="20"/>
              </w:rPr>
            </w:pPr>
            <w:r w:rsidRPr="00F52302">
              <w:rPr>
                <w:rFonts w:asciiTheme="minorHAnsi" w:hAnsiTheme="minorHAnsi" w:cstheme="minorHAnsi"/>
                <w:w w:val="105"/>
                <w:sz w:val="20"/>
                <w:szCs w:val="20"/>
              </w:rPr>
              <w:t>1</w:t>
            </w:r>
            <w:r w:rsidRPr="00F52302" w:rsidR="00D97187">
              <w:rPr>
                <w:rFonts w:asciiTheme="minorHAnsi" w:hAnsiTheme="minorHAnsi" w:cstheme="minorHAnsi"/>
                <w:w w:val="105"/>
                <w:sz w:val="20"/>
                <w:szCs w:val="20"/>
              </w:rPr>
              <w:t xml:space="preserve">5 </w:t>
            </w:r>
            <w:r w:rsidRPr="00F52302">
              <w:rPr>
                <w:rFonts w:asciiTheme="minorHAnsi" w:hAnsiTheme="minorHAnsi" w:cstheme="minorHAnsi"/>
                <w:w w:val="105"/>
                <w:sz w:val="20"/>
                <w:szCs w:val="20"/>
              </w:rPr>
              <w:t>units</w:t>
            </w:r>
          </w:p>
        </w:tc>
        <w:tc>
          <w:tcPr>
            <w:tcW w:w="1267" w:type="dxa"/>
          </w:tcPr>
          <w:p w:rsidRPr="00F52302" w:rsidR="00136375" w:rsidP="00D97187" w:rsidRDefault="00D97187" w14:paraId="634150CE" w14:textId="77777777">
            <w:pPr>
              <w:pStyle w:val="TableParagraph"/>
              <w:spacing w:before="0" w:line="252" w:lineRule="auto"/>
              <w:ind w:left="100" w:right="421"/>
              <w:rPr>
                <w:rFonts w:asciiTheme="minorHAnsi" w:hAnsiTheme="minorHAnsi" w:cstheme="minorHAnsi"/>
                <w:sz w:val="20"/>
                <w:szCs w:val="20"/>
              </w:rPr>
            </w:pPr>
            <w:r w:rsidRPr="00F52302">
              <w:rPr>
                <w:rFonts w:asciiTheme="minorHAnsi" w:hAnsiTheme="minorHAnsi" w:cstheme="minorHAnsi"/>
                <w:w w:val="105"/>
                <w:sz w:val="20"/>
                <w:szCs w:val="20"/>
              </w:rPr>
              <w:t xml:space="preserve">Total: 15 </w:t>
            </w:r>
            <w:r w:rsidRPr="00F52302" w:rsidR="005A65E6">
              <w:rPr>
                <w:rFonts w:asciiTheme="minorHAnsi" w:hAnsiTheme="minorHAnsi" w:cstheme="minorHAnsi"/>
                <w:w w:val="105"/>
                <w:sz w:val="20"/>
                <w:szCs w:val="20"/>
              </w:rPr>
              <w:t>units</w:t>
            </w:r>
          </w:p>
        </w:tc>
      </w:tr>
    </w:tbl>
    <w:p w:rsidRPr="00765DE5" w:rsidR="00136375" w:rsidRDefault="00136375" w14:paraId="4C4CEA3D" w14:textId="77777777">
      <w:pPr>
        <w:rPr>
          <w:rFonts w:asciiTheme="minorHAnsi" w:hAnsiTheme="minorHAnsi" w:cstheme="minorHAnsi"/>
          <w:sz w:val="21"/>
        </w:rPr>
        <w:sectPr w:rsidRPr="00765DE5" w:rsidR="00136375">
          <w:pgSz w:w="12240" w:h="15840" w:orient="portrait"/>
          <w:pgMar w:top="640" w:right="640" w:bottom="900" w:left="1040" w:header="0" w:footer="701" w:gutter="0"/>
          <w:cols w:space="720"/>
        </w:sectPr>
      </w:pPr>
    </w:p>
    <w:p w:rsidRPr="004C1E2E" w:rsidR="00136375" w:rsidP="000B686C" w:rsidRDefault="005A65E6" w14:paraId="42DEF651" w14:textId="77777777">
      <w:pPr>
        <w:pStyle w:val="Heading1"/>
        <w:rPr>
          <w:sz w:val="24"/>
          <w:szCs w:val="24"/>
        </w:rPr>
      </w:pPr>
      <w:bookmarkStart w:name="_Toc141194997" w:id="25"/>
      <w:r w:rsidRPr="004C1E2E">
        <w:rPr>
          <w:sz w:val="24"/>
          <w:szCs w:val="24"/>
        </w:rPr>
        <w:t xml:space="preserve">SAMPLE COURSE MATRIX FOR STUDENTS PLANNING TO GRADUATE IN </w:t>
      </w:r>
      <w:r w:rsidRPr="004C1E2E">
        <w:rPr>
          <w:color w:val="0070C0"/>
          <w:sz w:val="24"/>
          <w:szCs w:val="24"/>
        </w:rPr>
        <w:t>5 YEARS</w:t>
      </w:r>
      <w:bookmarkEnd w:id="25"/>
    </w:p>
    <w:p w:rsidR="004F7987" w:rsidP="004F7987" w:rsidRDefault="004F7987" w14:paraId="50895670" w14:textId="77777777">
      <w:pPr>
        <w:spacing w:before="2" w:line="252" w:lineRule="auto"/>
        <w:ind w:left="112" w:right="390"/>
        <w:rPr>
          <w:b/>
          <w:w w:val="105"/>
          <w:sz w:val="21"/>
        </w:rPr>
      </w:pPr>
    </w:p>
    <w:p w:rsidRPr="000B686C" w:rsidR="00136375" w:rsidP="004F7987" w:rsidRDefault="005A65E6" w14:paraId="52CDA423" w14:textId="77777777">
      <w:pPr>
        <w:spacing w:before="2" w:line="252" w:lineRule="auto"/>
        <w:ind w:left="112" w:right="390"/>
        <w:rPr>
          <w:rFonts w:ascii="Calibri" w:hAnsi="Calibri" w:cs="Calibri"/>
          <w:w w:val="105"/>
        </w:rPr>
      </w:pPr>
      <w:r w:rsidRPr="000B686C">
        <w:rPr>
          <w:rFonts w:ascii="Calibri" w:hAnsi="Calibri" w:cs="Calibri"/>
          <w:b/>
          <w:w w:val="105"/>
        </w:rPr>
        <w:t>THIS MATRIX ASSUMES STUDENTS ARE COMMITTED TO COMPLETING 24 OR MORE UNITS PER YEAR</w:t>
      </w:r>
      <w:r w:rsidRPr="000B686C" w:rsidR="00F65384">
        <w:rPr>
          <w:rFonts w:ascii="Calibri" w:hAnsi="Calibri" w:cs="Calibri"/>
          <w:b/>
          <w:w w:val="105"/>
        </w:rPr>
        <w:t xml:space="preserve">.  </w:t>
      </w:r>
      <w:r w:rsidRPr="000B686C">
        <w:rPr>
          <w:rFonts w:ascii="Calibri" w:hAnsi="Calibri" w:cs="Calibri"/>
          <w:w w:val="105"/>
        </w:rPr>
        <w:t xml:space="preserve">This plan is a sample only. It should not replace early and frequent consultation with an advisor as requirements are subject to change and number of units each semester depends upon satisfactory performance </w:t>
      </w:r>
      <w:r w:rsidRPr="000B686C" w:rsidR="004F7987">
        <w:rPr>
          <w:rFonts w:ascii="Calibri" w:hAnsi="Calibri" w:cs="Calibri"/>
          <w:w w:val="105"/>
        </w:rPr>
        <w:t>&amp;</w:t>
      </w:r>
      <w:r w:rsidRPr="000B686C">
        <w:rPr>
          <w:rFonts w:ascii="Calibri" w:hAnsi="Calibri" w:cs="Calibri"/>
          <w:w w:val="105"/>
        </w:rPr>
        <w:t xml:space="preserve"> progress. </w:t>
      </w:r>
    </w:p>
    <w:tbl>
      <w:tblPr>
        <w:tblpPr w:leftFromText="180" w:rightFromText="180" w:vertAnchor="text" w:horzAnchor="page" w:tblpX="347" w:tblpY="170"/>
        <w:tblW w:w="11533"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080"/>
        <w:gridCol w:w="1080"/>
        <w:gridCol w:w="1029"/>
        <w:gridCol w:w="1054"/>
        <w:gridCol w:w="1170"/>
        <w:gridCol w:w="1440"/>
        <w:gridCol w:w="1260"/>
        <w:gridCol w:w="1170"/>
        <w:gridCol w:w="1170"/>
        <w:gridCol w:w="1080"/>
      </w:tblGrid>
      <w:tr w:rsidR="00F52302" w:rsidTr="00A47C17" w14:paraId="0A7FAFDC" w14:textId="77777777">
        <w:trPr>
          <w:trHeight w:val="285"/>
        </w:trPr>
        <w:tc>
          <w:tcPr>
            <w:tcW w:w="2160"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6C7DB1A5"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1</w:t>
            </w:r>
          </w:p>
        </w:tc>
        <w:tc>
          <w:tcPr>
            <w:tcW w:w="2083"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2D14FAB5"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2</w:t>
            </w:r>
          </w:p>
        </w:tc>
        <w:tc>
          <w:tcPr>
            <w:tcW w:w="2610"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18E2BDA9"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3</w:t>
            </w:r>
          </w:p>
        </w:tc>
        <w:tc>
          <w:tcPr>
            <w:tcW w:w="2430"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4D92AFF2"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4</w:t>
            </w:r>
          </w:p>
        </w:tc>
        <w:tc>
          <w:tcPr>
            <w:tcW w:w="2250" w:type="dxa"/>
            <w:gridSpan w:val="2"/>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0F74AF8F" w14:textId="77777777">
            <w:pPr>
              <w:spacing w:before="30" w:after="30"/>
              <w:jc w:val="center"/>
              <w:rPr>
                <w:rFonts w:ascii="Arial" w:hAnsi="Arial" w:eastAsia="Arial" w:cs="Arial"/>
                <w:color w:val="FFFFFF" w:themeColor="background1"/>
              </w:rPr>
            </w:pPr>
            <w:r w:rsidRPr="5E6E2436">
              <w:rPr>
                <w:rFonts w:ascii="Arial" w:hAnsi="Arial" w:eastAsia="Arial" w:cs="Arial"/>
                <w:b/>
                <w:bCs/>
                <w:color w:val="FFFFFF" w:themeColor="background1"/>
                <w:sz w:val="20"/>
                <w:szCs w:val="20"/>
              </w:rPr>
              <w:t>Year 5</w:t>
            </w:r>
          </w:p>
        </w:tc>
      </w:tr>
      <w:tr w:rsidR="00F52302" w:rsidTr="00A47C17" w14:paraId="1312A808" w14:textId="77777777">
        <w:trPr>
          <w:trHeight w:val="285"/>
        </w:trPr>
        <w:tc>
          <w:tcPr>
            <w:tcW w:w="108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5F8A3328"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08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53D97420"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029"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5848CD5C"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054"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7BFB252D"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17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6CCE189F"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44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39936D8B"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26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67DE48FB"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17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55A2BD11"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c>
          <w:tcPr>
            <w:tcW w:w="117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5F3C26FE"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Fall</w:t>
            </w:r>
          </w:p>
        </w:tc>
        <w:tc>
          <w:tcPr>
            <w:tcW w:w="1080" w:type="dxa"/>
            <w:tcBorders>
              <w:top w:val="single" w:color="AAAAAA" w:sz="6" w:space="0"/>
              <w:left w:val="single" w:color="AAAAAA" w:sz="6" w:space="0"/>
              <w:bottom w:val="single" w:color="AAAAAA" w:sz="6" w:space="0"/>
              <w:right w:val="single" w:color="AAAAAA" w:sz="6" w:space="0"/>
            </w:tcBorders>
            <w:shd w:val="clear" w:color="auto" w:fill="2E5496"/>
            <w:tcMar>
              <w:top w:w="75" w:type="dxa"/>
              <w:left w:w="90" w:type="dxa"/>
              <w:bottom w:w="75" w:type="dxa"/>
              <w:right w:w="90" w:type="dxa"/>
            </w:tcMar>
            <w:vAlign w:val="center"/>
          </w:tcPr>
          <w:p w:rsidR="00F52302" w:rsidP="00A47C17" w:rsidRDefault="00F52302" w14:paraId="21B0B4BE" w14:textId="77777777">
            <w:pPr>
              <w:spacing w:before="30" w:after="30"/>
              <w:jc w:val="center"/>
              <w:rPr>
                <w:rFonts w:ascii="Arial" w:hAnsi="Arial" w:eastAsia="Arial" w:cs="Arial"/>
                <w:color w:val="FFFFFF" w:themeColor="background1"/>
                <w:sz w:val="16"/>
                <w:szCs w:val="16"/>
              </w:rPr>
            </w:pPr>
            <w:r w:rsidRPr="5E6E2436">
              <w:rPr>
                <w:rFonts w:ascii="Arial" w:hAnsi="Arial" w:eastAsia="Arial" w:cs="Arial"/>
                <w:b/>
                <w:bCs/>
                <w:color w:val="FFFFFF" w:themeColor="background1"/>
                <w:sz w:val="16"/>
                <w:szCs w:val="16"/>
              </w:rPr>
              <w:t>Spring</w:t>
            </w:r>
          </w:p>
        </w:tc>
      </w:tr>
      <w:tr w:rsidR="00F52302" w:rsidTr="00A47C17" w14:paraId="3FC3C53E" w14:textId="77777777">
        <w:trPr>
          <w:trHeight w:val="1065"/>
        </w:trPr>
        <w:tc>
          <w:tcPr>
            <w:tcW w:w="10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4DC4E79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15F4630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1B, or 1C</w:t>
            </w:r>
          </w:p>
        </w:tc>
        <w:tc>
          <w:tcPr>
            <w:tcW w:w="10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5B886DC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1BE7F11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 1A 1B, or 1C</w:t>
            </w:r>
          </w:p>
        </w:tc>
        <w:tc>
          <w:tcPr>
            <w:tcW w:w="1029"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2C17CC2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27FED53F"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1A, 1B, or 1C</w:t>
            </w:r>
          </w:p>
        </w:tc>
        <w:tc>
          <w:tcPr>
            <w:tcW w:w="105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7647A1C2"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35158172"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6</w:t>
            </w:r>
          </w:p>
        </w:tc>
        <w:tc>
          <w:tcPr>
            <w:tcW w:w="11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1513B088"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2F681B23"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2U5U</w:t>
            </w:r>
          </w:p>
        </w:tc>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47E5DD5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 xml:space="preserve">ENG 301 </w:t>
            </w:r>
          </w:p>
          <w:p w:rsidR="00F52302" w:rsidP="00A47C17" w:rsidRDefault="00F52302" w14:paraId="586A15D8"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or ENG 365</w:t>
            </w:r>
          </w:p>
          <w:p w:rsidR="00F52302" w:rsidP="00A47C17" w:rsidRDefault="00F52302" w14:paraId="78D4F03C"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&amp; Writing Req)</w:t>
            </w:r>
          </w:p>
        </w:tc>
        <w:tc>
          <w:tcPr>
            <w:tcW w:w="12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1C1115C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330</w:t>
            </w:r>
            <w:r w:rsidRPr="4DF45D52">
              <w:rPr>
                <w:rFonts w:ascii="Arial" w:hAnsi="Arial" w:eastAsia="Arial" w:cs="Arial"/>
                <w:color w:val="000000" w:themeColor="text1"/>
                <w:sz w:val="16"/>
                <w:szCs w:val="16"/>
              </w:rPr>
              <w:t xml:space="preserve"> (Major Req)</w:t>
            </w:r>
          </w:p>
        </w:tc>
        <w:tc>
          <w:tcPr>
            <w:tcW w:w="11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567E1171"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A47C17" w:rsidRDefault="00F52302" w14:paraId="3D701031"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(300 level)</w:t>
            </w:r>
          </w:p>
        </w:tc>
        <w:tc>
          <w:tcPr>
            <w:tcW w:w="11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0F29F01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A47C17" w:rsidRDefault="00F52302" w14:paraId="56ED2083"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(400 level)</w:t>
            </w:r>
          </w:p>
        </w:tc>
        <w:tc>
          <w:tcPr>
            <w:tcW w:w="10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6205203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A47C17" w:rsidRDefault="00F52302" w14:paraId="79B2145A"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(400 level)</w:t>
            </w:r>
          </w:p>
        </w:tc>
      </w:tr>
      <w:tr w:rsidR="00F52302" w:rsidTr="00A47C17" w14:paraId="165FE5FA" w14:textId="77777777">
        <w:trPr>
          <w:trHeight w:val="285"/>
        </w:trPr>
        <w:tc>
          <w:tcPr>
            <w:tcW w:w="108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5472C1C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5181ACFD"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2A</w:t>
            </w:r>
          </w:p>
        </w:tc>
        <w:tc>
          <w:tcPr>
            <w:tcW w:w="108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76D645BE" w14:textId="77777777">
            <w:pPr>
              <w:spacing w:before="30" w:after="30"/>
              <w:jc w:val="center"/>
              <w:rPr>
                <w:rFonts w:ascii="Arial" w:hAnsi="Arial" w:eastAsia="Arial" w:cs="Arial"/>
                <w:color w:val="000000" w:themeColor="text1"/>
                <w:sz w:val="16"/>
                <w:szCs w:val="16"/>
              </w:rPr>
            </w:pPr>
          </w:p>
          <w:p w:rsidR="00F52302" w:rsidP="00A47C17" w:rsidRDefault="00F52302" w14:paraId="153E7014"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175E7208"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5A or 5B and 5C</w:t>
            </w:r>
          </w:p>
        </w:tc>
        <w:tc>
          <w:tcPr>
            <w:tcW w:w="1029"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1D494A51" w14:textId="77777777">
            <w:pPr>
              <w:spacing w:before="30" w:after="30"/>
              <w:jc w:val="center"/>
              <w:rPr>
                <w:rFonts w:ascii="Arial" w:hAnsi="Arial" w:eastAsia="Arial" w:cs="Arial"/>
                <w:color w:val="000000" w:themeColor="text1"/>
                <w:sz w:val="16"/>
                <w:szCs w:val="16"/>
              </w:rPr>
            </w:pPr>
          </w:p>
          <w:p w:rsidR="00F52302" w:rsidP="00A47C17" w:rsidRDefault="00F52302" w14:paraId="1FB4BBC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739382A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5A or 5B and 5C</w:t>
            </w:r>
          </w:p>
        </w:tc>
        <w:tc>
          <w:tcPr>
            <w:tcW w:w="105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7D08FD16" w14:textId="77777777">
            <w:pPr>
              <w:spacing w:after="30" w:line="259" w:lineRule="auto"/>
              <w:jc w:val="center"/>
              <w:rPr>
                <w:rFonts w:ascii="Arial" w:hAnsi="Arial" w:eastAsia="Arial" w:cs="Arial"/>
                <w:color w:val="000000" w:themeColor="text1"/>
                <w:sz w:val="16"/>
                <w:szCs w:val="16"/>
              </w:rPr>
            </w:pPr>
          </w:p>
          <w:p w:rsidR="00F52302" w:rsidP="00A47C17" w:rsidRDefault="00F52302" w14:paraId="5CE237E4"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POSC 100</w:t>
            </w:r>
          </w:p>
          <w:p w:rsidR="00F52302" w:rsidP="00A47C17" w:rsidRDefault="00F52302" w14:paraId="6D870C41"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(Graduation Req) </w:t>
            </w:r>
          </w:p>
        </w:tc>
        <w:tc>
          <w:tcPr>
            <w:tcW w:w="117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70EDFF10"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755F06EA"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3U</w:t>
            </w:r>
          </w:p>
        </w:tc>
        <w:tc>
          <w:tcPr>
            <w:tcW w:w="144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599933D2"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6565E005"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Z / </w:t>
            </w:r>
            <w:r w:rsidRPr="4DF45D52">
              <w:rPr>
                <w:rFonts w:ascii="Arial" w:hAnsi="Arial" w:eastAsia="Arial" w:cs="Arial"/>
                <w:b/>
                <w:bCs/>
                <w:color w:val="000000" w:themeColor="text1"/>
                <w:sz w:val="16"/>
                <w:szCs w:val="16"/>
              </w:rPr>
              <w:t>CRJU 385</w:t>
            </w:r>
          </w:p>
          <w:p w:rsidR="00F52302" w:rsidP="00A47C17" w:rsidRDefault="00F52302" w14:paraId="10500CC4"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&amp; Major Req)</w:t>
            </w:r>
          </w:p>
        </w:tc>
        <w:tc>
          <w:tcPr>
            <w:tcW w:w="126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6A0672B9" w14:textId="77777777">
            <w:pPr>
              <w:spacing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 xml:space="preserve">CRJU 340 </w:t>
            </w:r>
          </w:p>
          <w:p w:rsidR="00F52302" w:rsidP="00A47C17" w:rsidRDefault="00F52302" w14:paraId="146C13E7"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17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11443F97"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A47C17" w:rsidRDefault="00F52302" w14:paraId="02483FF4"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(300 level)</w:t>
            </w:r>
          </w:p>
        </w:tc>
        <w:tc>
          <w:tcPr>
            <w:tcW w:w="117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28CA1AAE"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Elective</w:t>
            </w:r>
          </w:p>
          <w:p w:rsidR="00F52302" w:rsidP="00A47C17" w:rsidRDefault="00F52302" w14:paraId="6C6E510A"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(400 level)</w:t>
            </w:r>
          </w:p>
        </w:tc>
        <w:tc>
          <w:tcPr>
            <w:tcW w:w="108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5F27D694"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r>
      <w:tr w:rsidR="00F52302" w:rsidTr="00A47C17" w14:paraId="7A50C59C" w14:textId="77777777">
        <w:trPr>
          <w:trHeight w:val="1140"/>
        </w:trPr>
        <w:tc>
          <w:tcPr>
            <w:tcW w:w="10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7806651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2861D357"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3A or 3B</w:t>
            </w:r>
          </w:p>
        </w:tc>
        <w:tc>
          <w:tcPr>
            <w:tcW w:w="10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4BF5874C"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25544E85"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3A or 3B</w:t>
            </w:r>
          </w:p>
        </w:tc>
        <w:tc>
          <w:tcPr>
            <w:tcW w:w="1029"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2E550AFA"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GE Area</w:t>
            </w:r>
          </w:p>
          <w:p w:rsidR="00F52302" w:rsidP="00A47C17" w:rsidRDefault="00F52302" w14:paraId="0F92D750"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 4A or 4B</w:t>
            </w:r>
          </w:p>
        </w:tc>
        <w:tc>
          <w:tcPr>
            <w:tcW w:w="1054"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0F5ADE46"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2C0DDE7A"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4A or 4B</w:t>
            </w:r>
          </w:p>
        </w:tc>
        <w:tc>
          <w:tcPr>
            <w:tcW w:w="11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2B1CA6E5"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 xml:space="preserve">GE Area </w:t>
            </w:r>
          </w:p>
          <w:p w:rsidR="00F52302" w:rsidP="00A47C17" w:rsidRDefault="00F52302" w14:paraId="053B57FE"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4U</w:t>
            </w:r>
          </w:p>
        </w:tc>
        <w:tc>
          <w:tcPr>
            <w:tcW w:w="14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50AB529C" w14:textId="77777777">
            <w:pPr>
              <w:spacing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301</w:t>
            </w:r>
          </w:p>
          <w:p w:rsidR="00F52302" w:rsidP="00A47C17" w:rsidRDefault="00F52302" w14:paraId="578D125F"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26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5A06AF56"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Major Breadth</w:t>
            </w:r>
          </w:p>
          <w:p w:rsidR="00F52302" w:rsidP="00A47C17" w:rsidRDefault="00F52302" w14:paraId="4D815480"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(302, 315, or 345)</w:t>
            </w:r>
          </w:p>
        </w:tc>
        <w:tc>
          <w:tcPr>
            <w:tcW w:w="11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75939FAB"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c>
          <w:tcPr>
            <w:tcW w:w="117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3B6155E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c>
          <w:tcPr>
            <w:tcW w:w="10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F52302" w:rsidP="00A47C17" w:rsidRDefault="00F52302" w14:paraId="2029AFFA"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r>
      <w:tr w:rsidR="00F52302" w:rsidTr="00A47C17" w14:paraId="75204A73" w14:textId="77777777">
        <w:trPr>
          <w:trHeight w:val="285"/>
        </w:trPr>
        <w:tc>
          <w:tcPr>
            <w:tcW w:w="108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07B9EFEE"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08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0336337D"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101</w:t>
            </w:r>
          </w:p>
          <w:p w:rsidR="00F52302" w:rsidP="00A47C17" w:rsidRDefault="00F52302" w14:paraId="5161F476"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029"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35EC3999"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CRJU 210</w:t>
            </w:r>
          </w:p>
          <w:p w:rsidR="00F52302" w:rsidP="00A47C17" w:rsidRDefault="00F52302" w14:paraId="426A6E2F"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(Major Req)</w:t>
            </w:r>
          </w:p>
        </w:tc>
        <w:tc>
          <w:tcPr>
            <w:tcW w:w="1054"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0811E57B" w14:textId="77777777">
            <w:pPr>
              <w:spacing w:before="30"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17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319D6272" w14:textId="77777777">
            <w:pPr>
              <w:spacing w:before="30"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44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7DD6832E"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Major Breadth</w:t>
            </w:r>
          </w:p>
          <w:p w:rsidR="00F52302" w:rsidP="00A47C17" w:rsidRDefault="00F52302" w14:paraId="29737EC3"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(302, 315, or 345)</w:t>
            </w:r>
          </w:p>
        </w:tc>
        <w:tc>
          <w:tcPr>
            <w:tcW w:w="126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4ED2CCD7" w14:textId="77777777">
            <w:pPr>
              <w:spacing w:after="30"/>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17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08093152" w14:textId="77777777">
            <w:pPr>
              <w:spacing w:before="30" w:after="30"/>
              <w:jc w:val="center"/>
              <w:rPr>
                <w:rFonts w:ascii="Arial" w:hAnsi="Arial" w:eastAsia="Arial" w:cs="Arial"/>
                <w:color w:val="000000" w:themeColor="text1"/>
                <w:sz w:val="16"/>
                <w:szCs w:val="16"/>
              </w:rPr>
            </w:pPr>
            <w:r w:rsidRPr="4DF45D52">
              <w:rPr>
                <w:rFonts w:ascii="Arial" w:hAnsi="Arial" w:eastAsia="Arial" w:cs="Arial"/>
                <w:b/>
                <w:bCs/>
                <w:color w:val="000000" w:themeColor="text1"/>
                <w:sz w:val="16"/>
                <w:szCs w:val="16"/>
              </w:rPr>
              <w:t>Related Fields Course</w:t>
            </w:r>
          </w:p>
        </w:tc>
        <w:tc>
          <w:tcPr>
            <w:tcW w:w="117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63B5C8C4"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c>
          <w:tcPr>
            <w:tcW w:w="108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F52302" w:rsidP="00A47C17" w:rsidRDefault="00F52302" w14:paraId="4FE3E6F6" w14:textId="77777777">
            <w:pPr>
              <w:spacing w:after="30" w:line="259" w:lineRule="auto"/>
              <w:jc w:val="center"/>
              <w:rPr>
                <w:rFonts w:ascii="Arial" w:hAnsi="Arial" w:eastAsia="Arial" w:cs="Arial"/>
                <w:color w:val="000000" w:themeColor="text1"/>
                <w:sz w:val="16"/>
                <w:szCs w:val="16"/>
              </w:rPr>
            </w:pPr>
            <w:r w:rsidRPr="4DF45D52">
              <w:rPr>
                <w:rFonts w:ascii="Arial" w:hAnsi="Arial" w:eastAsia="Arial" w:cs="Arial"/>
                <w:color w:val="000000" w:themeColor="text1"/>
                <w:sz w:val="16"/>
                <w:szCs w:val="16"/>
              </w:rPr>
              <w:t>Free Elective</w:t>
            </w:r>
          </w:p>
        </w:tc>
      </w:tr>
      <w:tr w:rsidR="00F52302" w:rsidTr="00A47C17" w14:paraId="52D0C1F1" w14:textId="77777777">
        <w:trPr>
          <w:trHeight w:val="285"/>
        </w:trPr>
        <w:tc>
          <w:tcPr>
            <w:tcW w:w="108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72D50ADF" w14:textId="77777777">
            <w:pPr>
              <w:jc w:val="center"/>
              <w:rPr>
                <w:rFonts w:ascii="Arial" w:hAnsi="Arial" w:eastAsia="Arial" w:cs="Arial"/>
                <w:color w:val="FFD966"/>
                <w:sz w:val="14"/>
                <w:szCs w:val="14"/>
              </w:rPr>
            </w:pPr>
          </w:p>
        </w:tc>
        <w:tc>
          <w:tcPr>
            <w:tcW w:w="108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720EF8D5" w14:textId="77777777">
            <w:pPr>
              <w:jc w:val="center"/>
              <w:rPr>
                <w:rFonts w:ascii="Arial" w:hAnsi="Arial" w:eastAsia="Arial" w:cs="Arial"/>
                <w:color w:val="FFD966"/>
                <w:sz w:val="14"/>
                <w:szCs w:val="14"/>
              </w:rPr>
            </w:pPr>
          </w:p>
        </w:tc>
        <w:tc>
          <w:tcPr>
            <w:tcW w:w="1029"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436CEBE7" w14:textId="77777777">
            <w:pPr>
              <w:jc w:val="center"/>
              <w:rPr>
                <w:rFonts w:ascii="Arial" w:hAnsi="Arial" w:eastAsia="Arial" w:cs="Arial"/>
                <w:color w:val="FFD966"/>
                <w:sz w:val="14"/>
                <w:szCs w:val="14"/>
              </w:rPr>
            </w:pPr>
          </w:p>
        </w:tc>
        <w:tc>
          <w:tcPr>
            <w:tcW w:w="1054"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44A2E5BE" w14:textId="77777777">
            <w:pPr>
              <w:jc w:val="center"/>
              <w:rPr>
                <w:rFonts w:ascii="Arial" w:hAnsi="Arial" w:eastAsia="Arial" w:cs="Arial"/>
                <w:color w:val="FFD966"/>
                <w:sz w:val="14"/>
                <w:szCs w:val="14"/>
              </w:rPr>
            </w:pPr>
          </w:p>
        </w:tc>
        <w:tc>
          <w:tcPr>
            <w:tcW w:w="117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38548849" w14:textId="77777777">
            <w:pPr>
              <w:jc w:val="center"/>
              <w:rPr>
                <w:rFonts w:ascii="Arial" w:hAnsi="Arial" w:eastAsia="Arial" w:cs="Arial"/>
                <w:color w:val="FFD966"/>
                <w:sz w:val="14"/>
                <w:szCs w:val="14"/>
              </w:rPr>
            </w:pPr>
          </w:p>
        </w:tc>
        <w:tc>
          <w:tcPr>
            <w:tcW w:w="144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1DFD1F54" w14:textId="77777777">
            <w:pPr>
              <w:jc w:val="center"/>
              <w:rPr>
                <w:rFonts w:ascii="Arial" w:hAnsi="Arial" w:eastAsia="Arial" w:cs="Arial"/>
                <w:color w:val="FFD966"/>
                <w:sz w:val="14"/>
                <w:szCs w:val="14"/>
              </w:rPr>
            </w:pPr>
          </w:p>
        </w:tc>
        <w:tc>
          <w:tcPr>
            <w:tcW w:w="126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12A7A5F2" w14:textId="77777777">
            <w:pPr>
              <w:jc w:val="center"/>
              <w:rPr>
                <w:rFonts w:ascii="Arial" w:hAnsi="Arial" w:eastAsia="Arial" w:cs="Arial"/>
                <w:color w:val="FFD966"/>
                <w:sz w:val="14"/>
                <w:szCs w:val="14"/>
              </w:rPr>
            </w:pPr>
          </w:p>
        </w:tc>
        <w:tc>
          <w:tcPr>
            <w:tcW w:w="117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4495F2E1" w14:textId="77777777">
            <w:pPr>
              <w:jc w:val="center"/>
              <w:rPr>
                <w:rFonts w:ascii="Arial" w:hAnsi="Arial" w:eastAsia="Arial" w:cs="Arial"/>
                <w:color w:val="FFD966"/>
                <w:sz w:val="14"/>
                <w:szCs w:val="14"/>
              </w:rPr>
            </w:pPr>
          </w:p>
        </w:tc>
        <w:tc>
          <w:tcPr>
            <w:tcW w:w="117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479383E5" w14:textId="77777777">
            <w:pPr>
              <w:jc w:val="center"/>
              <w:rPr>
                <w:rFonts w:ascii="Arial" w:hAnsi="Arial" w:eastAsia="Arial" w:cs="Arial"/>
                <w:color w:val="FFD966"/>
                <w:sz w:val="14"/>
                <w:szCs w:val="14"/>
              </w:rPr>
            </w:pPr>
          </w:p>
        </w:tc>
        <w:tc>
          <w:tcPr>
            <w:tcW w:w="108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0137C016" w14:textId="77777777">
            <w:pPr>
              <w:jc w:val="center"/>
              <w:rPr>
                <w:rFonts w:ascii="Arial" w:hAnsi="Arial" w:eastAsia="Arial" w:cs="Arial"/>
                <w:color w:val="FFD966"/>
                <w:sz w:val="14"/>
                <w:szCs w:val="14"/>
              </w:rPr>
            </w:pPr>
          </w:p>
        </w:tc>
      </w:tr>
      <w:tr w:rsidR="00F52302" w:rsidTr="00A47C17" w14:paraId="308B21AA" w14:textId="77777777">
        <w:trPr>
          <w:trHeight w:val="285"/>
        </w:trPr>
        <w:tc>
          <w:tcPr>
            <w:tcW w:w="108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2DAD0C00"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08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62B22BF2"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12-13 units</w:t>
            </w:r>
          </w:p>
        </w:tc>
        <w:tc>
          <w:tcPr>
            <w:tcW w:w="1029"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684CDBD9"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12-13 units</w:t>
            </w:r>
          </w:p>
        </w:tc>
        <w:tc>
          <w:tcPr>
            <w:tcW w:w="1054"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679AF41D"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17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3E93E609"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44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4AECB784"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26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76493165"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17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70F8E5DA"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17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1796C745"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c>
          <w:tcPr>
            <w:tcW w:w="1080" w:type="dxa"/>
            <w:tcBorders>
              <w:top w:val="single" w:color="AAAAAA" w:sz="6" w:space="0"/>
              <w:left w:val="single" w:color="AAAAAA" w:sz="6" w:space="0"/>
              <w:bottom w:val="single" w:color="AAAAAA" w:sz="6" w:space="0"/>
              <w:right w:val="single" w:color="AAAAAA" w:sz="6" w:space="0"/>
            </w:tcBorders>
            <w:shd w:val="clear" w:color="auto" w:fill="1F3864"/>
            <w:tcMar>
              <w:top w:w="75" w:type="dxa"/>
              <w:left w:w="90" w:type="dxa"/>
              <w:bottom w:w="75" w:type="dxa"/>
              <w:right w:w="90" w:type="dxa"/>
            </w:tcMar>
            <w:vAlign w:val="center"/>
          </w:tcPr>
          <w:p w:rsidR="00F52302" w:rsidP="00A47C17" w:rsidRDefault="00F52302" w14:paraId="0E676B46" w14:textId="77777777">
            <w:pPr>
              <w:spacing w:before="30" w:after="30"/>
              <w:jc w:val="center"/>
              <w:rPr>
                <w:rFonts w:ascii="Arial" w:hAnsi="Arial" w:eastAsia="Arial" w:cs="Arial"/>
                <w:color w:val="FFD966"/>
                <w:sz w:val="14"/>
                <w:szCs w:val="14"/>
              </w:rPr>
            </w:pPr>
            <w:r w:rsidRPr="5E6E2436">
              <w:rPr>
                <w:rFonts w:ascii="Arial" w:hAnsi="Arial" w:eastAsia="Arial" w:cs="Arial"/>
                <w:b/>
                <w:bCs/>
                <w:color w:val="FFD966"/>
                <w:sz w:val="14"/>
                <w:szCs w:val="14"/>
              </w:rPr>
              <w:t>12 units</w:t>
            </w:r>
          </w:p>
        </w:tc>
      </w:tr>
    </w:tbl>
    <w:p w:rsidR="00F65384" w:rsidP="00F65384" w:rsidRDefault="00F65384" w14:paraId="38C1F859" w14:textId="77777777">
      <w:pPr>
        <w:spacing w:before="2" w:line="252" w:lineRule="auto"/>
        <w:ind w:left="112"/>
      </w:pPr>
    </w:p>
    <w:p w:rsidR="00136375" w:rsidP="00A47C17" w:rsidRDefault="005A65E6" w14:paraId="497E792A" w14:textId="77777777">
      <w:pPr>
        <w:pStyle w:val="Heading7"/>
        <w:spacing w:after="6"/>
        <w:ind w:left="0" w:firstLine="0"/>
        <w:rPr>
          <w:rFonts w:ascii="Arial"/>
        </w:rPr>
      </w:pPr>
      <w:r>
        <w:rPr>
          <w:rFonts w:ascii="Arial"/>
        </w:rPr>
        <w:t>Blank Matrix for Planning Purposes</w:t>
      </w:r>
    </w:p>
    <w:tbl>
      <w:tblPr>
        <w:tblW w:w="11520"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80"/>
        <w:gridCol w:w="1080"/>
        <w:gridCol w:w="1080"/>
        <w:gridCol w:w="990"/>
        <w:gridCol w:w="1170"/>
        <w:gridCol w:w="1440"/>
        <w:gridCol w:w="1260"/>
        <w:gridCol w:w="1260"/>
        <w:gridCol w:w="1170"/>
        <w:gridCol w:w="990"/>
      </w:tblGrid>
      <w:tr w:rsidR="00136375" w:rsidTr="00A47C17" w14:paraId="7C79D1B0" w14:textId="77777777">
        <w:trPr>
          <w:trHeight w:val="240" w:hRule="exact"/>
        </w:trPr>
        <w:tc>
          <w:tcPr>
            <w:tcW w:w="2160" w:type="dxa"/>
            <w:gridSpan w:val="2"/>
          </w:tcPr>
          <w:p w:rsidR="00136375" w:rsidRDefault="005A65E6" w14:paraId="6A546A69" w14:textId="77777777">
            <w:pPr>
              <w:pStyle w:val="TableParagraph"/>
              <w:ind w:left="730" w:right="732"/>
              <w:jc w:val="center"/>
              <w:rPr>
                <w:sz w:val="19"/>
              </w:rPr>
            </w:pPr>
            <w:r>
              <w:rPr>
                <w:w w:val="105"/>
                <w:sz w:val="19"/>
              </w:rPr>
              <w:t>Year 1</w:t>
            </w:r>
          </w:p>
        </w:tc>
        <w:tc>
          <w:tcPr>
            <w:tcW w:w="2070" w:type="dxa"/>
            <w:gridSpan w:val="2"/>
          </w:tcPr>
          <w:p w:rsidR="00136375" w:rsidRDefault="005A65E6" w14:paraId="1D5A09D7" w14:textId="77777777">
            <w:pPr>
              <w:pStyle w:val="TableParagraph"/>
              <w:ind w:left="716" w:right="713"/>
              <w:jc w:val="center"/>
              <w:rPr>
                <w:sz w:val="19"/>
              </w:rPr>
            </w:pPr>
            <w:r>
              <w:rPr>
                <w:w w:val="105"/>
                <w:sz w:val="19"/>
              </w:rPr>
              <w:t>Year 2</w:t>
            </w:r>
          </w:p>
        </w:tc>
        <w:tc>
          <w:tcPr>
            <w:tcW w:w="2610" w:type="dxa"/>
            <w:gridSpan w:val="2"/>
          </w:tcPr>
          <w:p w:rsidR="00136375" w:rsidRDefault="005A65E6" w14:paraId="67D468B1" w14:textId="77777777">
            <w:pPr>
              <w:pStyle w:val="TableParagraph"/>
              <w:ind w:left="608" w:right="605"/>
              <w:jc w:val="center"/>
              <w:rPr>
                <w:sz w:val="19"/>
              </w:rPr>
            </w:pPr>
            <w:r>
              <w:rPr>
                <w:w w:val="105"/>
                <w:sz w:val="19"/>
              </w:rPr>
              <w:t>Year 3</w:t>
            </w:r>
          </w:p>
        </w:tc>
        <w:tc>
          <w:tcPr>
            <w:tcW w:w="2520" w:type="dxa"/>
            <w:gridSpan w:val="2"/>
          </w:tcPr>
          <w:p w:rsidR="00136375" w:rsidRDefault="005A65E6" w14:paraId="075DF69F" w14:textId="77777777">
            <w:pPr>
              <w:pStyle w:val="TableParagraph"/>
              <w:ind w:left="608" w:right="605"/>
              <w:jc w:val="center"/>
              <w:rPr>
                <w:sz w:val="19"/>
              </w:rPr>
            </w:pPr>
            <w:r>
              <w:rPr>
                <w:w w:val="105"/>
                <w:sz w:val="19"/>
              </w:rPr>
              <w:t>Year 4</w:t>
            </w:r>
          </w:p>
        </w:tc>
        <w:tc>
          <w:tcPr>
            <w:tcW w:w="2160" w:type="dxa"/>
            <w:gridSpan w:val="2"/>
          </w:tcPr>
          <w:p w:rsidR="00136375" w:rsidRDefault="005A65E6" w14:paraId="2521DEBC" w14:textId="77777777">
            <w:pPr>
              <w:pStyle w:val="TableParagraph"/>
              <w:ind w:left="832" w:right="831"/>
              <w:jc w:val="center"/>
              <w:rPr>
                <w:sz w:val="19"/>
              </w:rPr>
            </w:pPr>
            <w:r>
              <w:rPr>
                <w:w w:val="105"/>
                <w:sz w:val="19"/>
              </w:rPr>
              <w:t>Year 5</w:t>
            </w:r>
          </w:p>
        </w:tc>
      </w:tr>
      <w:tr w:rsidR="00136375" w:rsidTr="00A47C17" w14:paraId="3D9EE8E1" w14:textId="77777777">
        <w:trPr>
          <w:trHeight w:val="240" w:hRule="exact"/>
        </w:trPr>
        <w:tc>
          <w:tcPr>
            <w:tcW w:w="1080" w:type="dxa"/>
          </w:tcPr>
          <w:p w:rsidR="00136375" w:rsidP="00961A43" w:rsidRDefault="005A65E6" w14:paraId="19AA73AD" w14:textId="3E811F54">
            <w:pPr>
              <w:pStyle w:val="TableParagraph"/>
              <w:ind w:right="351"/>
              <w:jc w:val="center"/>
              <w:rPr>
                <w:sz w:val="19"/>
              </w:rPr>
            </w:pPr>
            <w:r>
              <w:rPr>
                <w:w w:val="105"/>
                <w:sz w:val="19"/>
              </w:rPr>
              <w:t>Fal</w:t>
            </w:r>
            <w:r w:rsidR="00961A43">
              <w:rPr>
                <w:w w:val="105"/>
                <w:sz w:val="19"/>
              </w:rPr>
              <w:t>l</w:t>
            </w:r>
          </w:p>
        </w:tc>
        <w:tc>
          <w:tcPr>
            <w:tcW w:w="1080" w:type="dxa"/>
          </w:tcPr>
          <w:p w:rsidR="00136375" w:rsidP="00961A43" w:rsidRDefault="005A65E6" w14:paraId="200AA74D" w14:textId="77777777">
            <w:pPr>
              <w:pStyle w:val="TableParagraph"/>
              <w:jc w:val="center"/>
              <w:rPr>
                <w:sz w:val="19"/>
              </w:rPr>
            </w:pPr>
            <w:r>
              <w:rPr>
                <w:w w:val="105"/>
                <w:sz w:val="19"/>
              </w:rPr>
              <w:t>Spring</w:t>
            </w:r>
          </w:p>
        </w:tc>
        <w:tc>
          <w:tcPr>
            <w:tcW w:w="1080" w:type="dxa"/>
          </w:tcPr>
          <w:p w:rsidR="00136375" w:rsidP="00961A43" w:rsidRDefault="005A65E6" w14:paraId="3FC6D4C4" w14:textId="77777777">
            <w:pPr>
              <w:pStyle w:val="TableParagraph"/>
              <w:ind w:right="311"/>
              <w:jc w:val="center"/>
              <w:rPr>
                <w:sz w:val="19"/>
              </w:rPr>
            </w:pPr>
            <w:r>
              <w:rPr>
                <w:w w:val="105"/>
                <w:sz w:val="19"/>
              </w:rPr>
              <w:t>Fall</w:t>
            </w:r>
          </w:p>
        </w:tc>
        <w:tc>
          <w:tcPr>
            <w:tcW w:w="990" w:type="dxa"/>
          </w:tcPr>
          <w:p w:rsidR="00136375" w:rsidP="00961A43" w:rsidRDefault="005A65E6" w14:paraId="44881DD0" w14:textId="77777777">
            <w:pPr>
              <w:pStyle w:val="TableParagraph"/>
              <w:jc w:val="center"/>
              <w:rPr>
                <w:sz w:val="19"/>
              </w:rPr>
            </w:pPr>
            <w:r>
              <w:rPr>
                <w:w w:val="105"/>
                <w:sz w:val="19"/>
              </w:rPr>
              <w:t>Spring</w:t>
            </w:r>
          </w:p>
        </w:tc>
        <w:tc>
          <w:tcPr>
            <w:tcW w:w="1170" w:type="dxa"/>
          </w:tcPr>
          <w:p w:rsidR="00136375" w:rsidP="00961A43" w:rsidRDefault="005A65E6" w14:paraId="2A453040" w14:textId="77777777">
            <w:pPr>
              <w:pStyle w:val="TableParagraph"/>
              <w:jc w:val="center"/>
              <w:rPr>
                <w:sz w:val="19"/>
              </w:rPr>
            </w:pPr>
            <w:r>
              <w:rPr>
                <w:w w:val="105"/>
                <w:sz w:val="19"/>
              </w:rPr>
              <w:t>Fall</w:t>
            </w:r>
          </w:p>
        </w:tc>
        <w:tc>
          <w:tcPr>
            <w:tcW w:w="1440" w:type="dxa"/>
          </w:tcPr>
          <w:p w:rsidR="00136375" w:rsidP="00961A43" w:rsidRDefault="005A65E6" w14:paraId="3CC800D2" w14:textId="77777777">
            <w:pPr>
              <w:pStyle w:val="TableParagraph"/>
              <w:jc w:val="center"/>
              <w:rPr>
                <w:sz w:val="19"/>
              </w:rPr>
            </w:pPr>
            <w:r>
              <w:rPr>
                <w:w w:val="105"/>
                <w:sz w:val="19"/>
              </w:rPr>
              <w:t>Spring</w:t>
            </w:r>
          </w:p>
        </w:tc>
        <w:tc>
          <w:tcPr>
            <w:tcW w:w="1260" w:type="dxa"/>
          </w:tcPr>
          <w:p w:rsidR="00136375" w:rsidP="00961A43" w:rsidRDefault="005A65E6" w14:paraId="5585A47D" w14:textId="77777777">
            <w:pPr>
              <w:pStyle w:val="TableParagraph"/>
              <w:jc w:val="center"/>
              <w:rPr>
                <w:sz w:val="19"/>
              </w:rPr>
            </w:pPr>
            <w:r>
              <w:rPr>
                <w:w w:val="105"/>
                <w:sz w:val="19"/>
              </w:rPr>
              <w:t>Fall</w:t>
            </w:r>
          </w:p>
        </w:tc>
        <w:tc>
          <w:tcPr>
            <w:tcW w:w="1260" w:type="dxa"/>
          </w:tcPr>
          <w:p w:rsidR="00136375" w:rsidP="00961A43" w:rsidRDefault="005A65E6" w14:paraId="420F7B5F" w14:textId="77777777">
            <w:pPr>
              <w:pStyle w:val="TableParagraph"/>
              <w:jc w:val="center"/>
              <w:rPr>
                <w:sz w:val="19"/>
              </w:rPr>
            </w:pPr>
            <w:r>
              <w:rPr>
                <w:w w:val="105"/>
                <w:sz w:val="19"/>
              </w:rPr>
              <w:t>Spring</w:t>
            </w:r>
          </w:p>
        </w:tc>
        <w:tc>
          <w:tcPr>
            <w:tcW w:w="1170" w:type="dxa"/>
          </w:tcPr>
          <w:p w:rsidR="00136375" w:rsidP="00961A43" w:rsidRDefault="005A65E6" w14:paraId="28496FE0" w14:textId="77777777">
            <w:pPr>
              <w:pStyle w:val="TableParagraph"/>
              <w:jc w:val="center"/>
              <w:rPr>
                <w:sz w:val="19"/>
              </w:rPr>
            </w:pPr>
            <w:r>
              <w:rPr>
                <w:w w:val="105"/>
                <w:sz w:val="19"/>
              </w:rPr>
              <w:t>Fall</w:t>
            </w:r>
          </w:p>
        </w:tc>
        <w:tc>
          <w:tcPr>
            <w:tcW w:w="990" w:type="dxa"/>
          </w:tcPr>
          <w:p w:rsidR="00136375" w:rsidP="00961A43" w:rsidRDefault="005A65E6" w14:paraId="7C8EDDF8" w14:textId="77777777">
            <w:pPr>
              <w:pStyle w:val="TableParagraph"/>
              <w:jc w:val="center"/>
              <w:rPr>
                <w:sz w:val="19"/>
              </w:rPr>
            </w:pPr>
            <w:r>
              <w:rPr>
                <w:w w:val="105"/>
                <w:sz w:val="19"/>
              </w:rPr>
              <w:t>Spring</w:t>
            </w:r>
          </w:p>
        </w:tc>
      </w:tr>
      <w:tr w:rsidR="00136375" w:rsidTr="00A47C17" w14:paraId="29D6B04F" w14:textId="77777777">
        <w:trPr>
          <w:trHeight w:val="675" w:hRule="exact"/>
        </w:trPr>
        <w:tc>
          <w:tcPr>
            <w:tcW w:w="1080" w:type="dxa"/>
          </w:tcPr>
          <w:p w:rsidR="00136375" w:rsidRDefault="00136375" w14:paraId="54C529ED" w14:textId="77777777"/>
        </w:tc>
        <w:tc>
          <w:tcPr>
            <w:tcW w:w="1080" w:type="dxa"/>
          </w:tcPr>
          <w:p w:rsidR="00136375" w:rsidRDefault="00136375" w14:paraId="1C0157D6" w14:textId="77777777"/>
        </w:tc>
        <w:tc>
          <w:tcPr>
            <w:tcW w:w="1080" w:type="dxa"/>
          </w:tcPr>
          <w:p w:rsidR="00136375" w:rsidRDefault="00E74227" w14:paraId="0A6959E7" w14:textId="77777777">
            <w:r>
              <w:t xml:space="preserve"> </w:t>
            </w:r>
          </w:p>
        </w:tc>
        <w:tc>
          <w:tcPr>
            <w:tcW w:w="990" w:type="dxa"/>
          </w:tcPr>
          <w:p w:rsidR="00136375" w:rsidRDefault="00136375" w14:paraId="3691E7B2" w14:textId="77777777"/>
        </w:tc>
        <w:tc>
          <w:tcPr>
            <w:tcW w:w="1170" w:type="dxa"/>
          </w:tcPr>
          <w:p w:rsidR="00136375" w:rsidRDefault="00136375" w14:paraId="526770CE" w14:textId="77777777"/>
        </w:tc>
        <w:tc>
          <w:tcPr>
            <w:tcW w:w="1440" w:type="dxa"/>
          </w:tcPr>
          <w:p w:rsidR="00136375" w:rsidRDefault="00136375" w14:paraId="7CBEED82" w14:textId="77777777"/>
        </w:tc>
        <w:tc>
          <w:tcPr>
            <w:tcW w:w="1260" w:type="dxa"/>
          </w:tcPr>
          <w:p w:rsidR="00136375" w:rsidRDefault="00136375" w14:paraId="6E36661F" w14:textId="77777777"/>
        </w:tc>
        <w:tc>
          <w:tcPr>
            <w:tcW w:w="1260" w:type="dxa"/>
          </w:tcPr>
          <w:p w:rsidR="00136375" w:rsidRDefault="00136375" w14:paraId="38645DC7" w14:textId="77777777"/>
        </w:tc>
        <w:tc>
          <w:tcPr>
            <w:tcW w:w="1170" w:type="dxa"/>
          </w:tcPr>
          <w:p w:rsidR="00136375" w:rsidRDefault="00136375" w14:paraId="135E58C4" w14:textId="77777777"/>
        </w:tc>
        <w:tc>
          <w:tcPr>
            <w:tcW w:w="990" w:type="dxa"/>
          </w:tcPr>
          <w:p w:rsidR="00136375" w:rsidRDefault="00136375" w14:paraId="62EBF9A1" w14:textId="77777777"/>
        </w:tc>
      </w:tr>
      <w:tr w:rsidR="00136375" w:rsidTr="00A47C17" w14:paraId="0C6C2CD5" w14:textId="77777777">
        <w:trPr>
          <w:trHeight w:val="810" w:hRule="exact"/>
        </w:trPr>
        <w:tc>
          <w:tcPr>
            <w:tcW w:w="1080" w:type="dxa"/>
          </w:tcPr>
          <w:p w:rsidR="00136375" w:rsidRDefault="00136375" w14:paraId="709E88E4" w14:textId="77777777"/>
        </w:tc>
        <w:tc>
          <w:tcPr>
            <w:tcW w:w="1080" w:type="dxa"/>
          </w:tcPr>
          <w:p w:rsidR="00136375" w:rsidRDefault="00136375" w14:paraId="508C98E9" w14:textId="77777777"/>
        </w:tc>
        <w:tc>
          <w:tcPr>
            <w:tcW w:w="1080" w:type="dxa"/>
          </w:tcPr>
          <w:p w:rsidR="00136375" w:rsidRDefault="00136375" w14:paraId="779F8E76" w14:textId="77777777"/>
        </w:tc>
        <w:tc>
          <w:tcPr>
            <w:tcW w:w="990" w:type="dxa"/>
          </w:tcPr>
          <w:p w:rsidR="00136375" w:rsidRDefault="00136375" w14:paraId="7818863E" w14:textId="77777777"/>
        </w:tc>
        <w:tc>
          <w:tcPr>
            <w:tcW w:w="1170" w:type="dxa"/>
          </w:tcPr>
          <w:p w:rsidR="00136375" w:rsidRDefault="00136375" w14:paraId="44F69B9A" w14:textId="77777777"/>
        </w:tc>
        <w:tc>
          <w:tcPr>
            <w:tcW w:w="1440" w:type="dxa"/>
          </w:tcPr>
          <w:p w:rsidR="00136375" w:rsidRDefault="00136375" w14:paraId="5F07D11E" w14:textId="77777777"/>
        </w:tc>
        <w:tc>
          <w:tcPr>
            <w:tcW w:w="1260" w:type="dxa"/>
          </w:tcPr>
          <w:p w:rsidR="00136375" w:rsidRDefault="00136375" w14:paraId="41508A3C" w14:textId="77777777"/>
        </w:tc>
        <w:tc>
          <w:tcPr>
            <w:tcW w:w="1260" w:type="dxa"/>
          </w:tcPr>
          <w:p w:rsidR="00136375" w:rsidRDefault="00136375" w14:paraId="43D6B1D6" w14:textId="77777777"/>
        </w:tc>
        <w:tc>
          <w:tcPr>
            <w:tcW w:w="1170" w:type="dxa"/>
          </w:tcPr>
          <w:p w:rsidR="00136375" w:rsidRDefault="00136375" w14:paraId="17DBC151" w14:textId="77777777"/>
        </w:tc>
        <w:tc>
          <w:tcPr>
            <w:tcW w:w="990" w:type="dxa"/>
          </w:tcPr>
          <w:p w:rsidR="00136375" w:rsidRDefault="00136375" w14:paraId="6F8BD81B" w14:textId="77777777"/>
        </w:tc>
      </w:tr>
      <w:tr w:rsidR="00136375" w:rsidTr="00A47C17" w14:paraId="2613E9C1" w14:textId="77777777">
        <w:trPr>
          <w:trHeight w:val="900" w:hRule="exact"/>
        </w:trPr>
        <w:tc>
          <w:tcPr>
            <w:tcW w:w="1080" w:type="dxa"/>
          </w:tcPr>
          <w:p w:rsidR="00136375" w:rsidRDefault="00136375" w14:paraId="1037B8A3" w14:textId="77777777"/>
        </w:tc>
        <w:tc>
          <w:tcPr>
            <w:tcW w:w="1080" w:type="dxa"/>
          </w:tcPr>
          <w:p w:rsidR="00136375" w:rsidRDefault="00136375" w14:paraId="687C6DE0" w14:textId="77777777"/>
        </w:tc>
        <w:tc>
          <w:tcPr>
            <w:tcW w:w="1080" w:type="dxa"/>
          </w:tcPr>
          <w:p w:rsidR="00136375" w:rsidRDefault="00136375" w14:paraId="5B2F9378" w14:textId="77777777"/>
        </w:tc>
        <w:tc>
          <w:tcPr>
            <w:tcW w:w="990" w:type="dxa"/>
          </w:tcPr>
          <w:p w:rsidR="00136375" w:rsidRDefault="00136375" w14:paraId="58E6DD4E" w14:textId="77777777"/>
        </w:tc>
        <w:tc>
          <w:tcPr>
            <w:tcW w:w="1170" w:type="dxa"/>
          </w:tcPr>
          <w:p w:rsidR="00136375" w:rsidRDefault="00136375" w14:paraId="7D3BEE8F" w14:textId="77777777"/>
        </w:tc>
        <w:tc>
          <w:tcPr>
            <w:tcW w:w="1440" w:type="dxa"/>
          </w:tcPr>
          <w:p w:rsidR="00136375" w:rsidRDefault="00136375" w14:paraId="3B88899E" w14:textId="77777777"/>
        </w:tc>
        <w:tc>
          <w:tcPr>
            <w:tcW w:w="1260" w:type="dxa"/>
          </w:tcPr>
          <w:p w:rsidR="00136375" w:rsidRDefault="00136375" w14:paraId="69E2BB2B" w14:textId="77777777"/>
        </w:tc>
        <w:tc>
          <w:tcPr>
            <w:tcW w:w="1260" w:type="dxa"/>
          </w:tcPr>
          <w:p w:rsidR="00136375" w:rsidRDefault="00136375" w14:paraId="57C0D796" w14:textId="77777777"/>
        </w:tc>
        <w:tc>
          <w:tcPr>
            <w:tcW w:w="1170" w:type="dxa"/>
          </w:tcPr>
          <w:p w:rsidR="00136375" w:rsidRDefault="00136375" w14:paraId="0D142F6F" w14:textId="77777777"/>
        </w:tc>
        <w:tc>
          <w:tcPr>
            <w:tcW w:w="990" w:type="dxa"/>
          </w:tcPr>
          <w:p w:rsidR="00136375" w:rsidRDefault="00136375" w14:paraId="4475AD14" w14:textId="77777777"/>
        </w:tc>
      </w:tr>
      <w:tr w:rsidR="00136375" w:rsidTr="00A47C17" w14:paraId="120C4E94" w14:textId="77777777">
        <w:trPr>
          <w:trHeight w:val="990" w:hRule="exact"/>
        </w:trPr>
        <w:tc>
          <w:tcPr>
            <w:tcW w:w="1080" w:type="dxa"/>
          </w:tcPr>
          <w:p w:rsidR="00136375" w:rsidRDefault="00136375" w14:paraId="42AFC42D" w14:textId="77777777"/>
        </w:tc>
        <w:tc>
          <w:tcPr>
            <w:tcW w:w="1080" w:type="dxa"/>
          </w:tcPr>
          <w:p w:rsidR="00136375" w:rsidRDefault="00136375" w14:paraId="271CA723" w14:textId="77777777"/>
        </w:tc>
        <w:tc>
          <w:tcPr>
            <w:tcW w:w="1080" w:type="dxa"/>
          </w:tcPr>
          <w:p w:rsidR="00136375" w:rsidRDefault="00136375" w14:paraId="75FBE423" w14:textId="77777777"/>
        </w:tc>
        <w:tc>
          <w:tcPr>
            <w:tcW w:w="990" w:type="dxa"/>
          </w:tcPr>
          <w:p w:rsidR="00136375" w:rsidRDefault="00136375" w14:paraId="2D3F0BEC" w14:textId="77777777"/>
        </w:tc>
        <w:tc>
          <w:tcPr>
            <w:tcW w:w="1170" w:type="dxa"/>
          </w:tcPr>
          <w:p w:rsidR="00136375" w:rsidRDefault="00136375" w14:paraId="75CF4315" w14:textId="77777777"/>
        </w:tc>
        <w:tc>
          <w:tcPr>
            <w:tcW w:w="1440" w:type="dxa"/>
          </w:tcPr>
          <w:p w:rsidR="00136375" w:rsidRDefault="00136375" w14:paraId="3CB648E9" w14:textId="77777777"/>
        </w:tc>
        <w:tc>
          <w:tcPr>
            <w:tcW w:w="1260" w:type="dxa"/>
          </w:tcPr>
          <w:p w:rsidR="00136375" w:rsidRDefault="00136375" w14:paraId="0C178E9E" w14:textId="77777777"/>
        </w:tc>
        <w:tc>
          <w:tcPr>
            <w:tcW w:w="1260" w:type="dxa"/>
          </w:tcPr>
          <w:p w:rsidR="00136375" w:rsidRDefault="00136375" w14:paraId="3C0395D3" w14:textId="77777777"/>
        </w:tc>
        <w:tc>
          <w:tcPr>
            <w:tcW w:w="1170" w:type="dxa"/>
          </w:tcPr>
          <w:p w:rsidR="00136375" w:rsidRDefault="00136375" w14:paraId="3254BC2F" w14:textId="77777777"/>
        </w:tc>
        <w:tc>
          <w:tcPr>
            <w:tcW w:w="990" w:type="dxa"/>
          </w:tcPr>
          <w:p w:rsidR="00136375" w:rsidRDefault="00136375" w14:paraId="651E9592" w14:textId="77777777"/>
        </w:tc>
      </w:tr>
      <w:tr w:rsidR="00136375" w:rsidTr="00A47C17" w14:paraId="37D077D4" w14:textId="77777777">
        <w:trPr>
          <w:trHeight w:val="864" w:hRule="exact"/>
        </w:trPr>
        <w:tc>
          <w:tcPr>
            <w:tcW w:w="1080" w:type="dxa"/>
          </w:tcPr>
          <w:p w:rsidR="00136375" w:rsidRDefault="005A65E6" w14:paraId="691B1BAA" w14:textId="77777777">
            <w:pPr>
              <w:pStyle w:val="TableParagraph"/>
              <w:spacing w:before="0" w:line="155" w:lineRule="exact"/>
              <w:ind w:left="100"/>
              <w:rPr>
                <w:sz w:val="14"/>
              </w:rPr>
            </w:pPr>
            <w:r>
              <w:rPr>
                <w:sz w:val="14"/>
              </w:rPr>
              <w:t>Intersession</w:t>
            </w:r>
          </w:p>
        </w:tc>
        <w:tc>
          <w:tcPr>
            <w:tcW w:w="1080" w:type="dxa"/>
          </w:tcPr>
          <w:p w:rsidR="00136375" w:rsidRDefault="005A65E6" w14:paraId="085B56D2" w14:textId="77777777">
            <w:pPr>
              <w:pStyle w:val="TableParagraph"/>
              <w:spacing w:before="0" w:line="179" w:lineRule="exact"/>
              <w:ind w:left="100"/>
              <w:rPr>
                <w:sz w:val="16"/>
              </w:rPr>
            </w:pPr>
            <w:r>
              <w:rPr>
                <w:sz w:val="16"/>
              </w:rPr>
              <w:t>Summer</w:t>
            </w:r>
          </w:p>
        </w:tc>
        <w:tc>
          <w:tcPr>
            <w:tcW w:w="1080" w:type="dxa"/>
          </w:tcPr>
          <w:p w:rsidR="00136375" w:rsidRDefault="00136375" w14:paraId="269E314A" w14:textId="77777777"/>
        </w:tc>
        <w:tc>
          <w:tcPr>
            <w:tcW w:w="990" w:type="dxa"/>
          </w:tcPr>
          <w:p w:rsidR="00136375" w:rsidRDefault="00136375" w14:paraId="47341341" w14:textId="77777777"/>
        </w:tc>
        <w:tc>
          <w:tcPr>
            <w:tcW w:w="1170" w:type="dxa"/>
          </w:tcPr>
          <w:p w:rsidR="00136375" w:rsidRDefault="00136375" w14:paraId="42EF2083" w14:textId="77777777"/>
        </w:tc>
        <w:tc>
          <w:tcPr>
            <w:tcW w:w="1440" w:type="dxa"/>
          </w:tcPr>
          <w:p w:rsidR="00136375" w:rsidRDefault="00136375" w14:paraId="7B40C951" w14:textId="77777777"/>
        </w:tc>
        <w:tc>
          <w:tcPr>
            <w:tcW w:w="1260" w:type="dxa"/>
          </w:tcPr>
          <w:p w:rsidR="00136375" w:rsidRDefault="00136375" w14:paraId="4B4D7232" w14:textId="77777777"/>
        </w:tc>
        <w:tc>
          <w:tcPr>
            <w:tcW w:w="1260" w:type="dxa"/>
          </w:tcPr>
          <w:p w:rsidR="00136375" w:rsidRDefault="00136375" w14:paraId="2093CA67" w14:textId="77777777"/>
        </w:tc>
        <w:tc>
          <w:tcPr>
            <w:tcW w:w="1170" w:type="dxa"/>
          </w:tcPr>
          <w:p w:rsidR="00136375" w:rsidRDefault="00136375" w14:paraId="2503B197" w14:textId="77777777"/>
        </w:tc>
        <w:tc>
          <w:tcPr>
            <w:tcW w:w="990" w:type="dxa"/>
          </w:tcPr>
          <w:p w:rsidR="00136375" w:rsidRDefault="00136375" w14:paraId="38288749" w14:textId="77777777"/>
        </w:tc>
      </w:tr>
      <w:tr w:rsidR="00136375" w:rsidTr="00A47C17" w14:paraId="361563A0" w14:textId="77777777">
        <w:trPr>
          <w:trHeight w:val="701" w:hRule="exact"/>
        </w:trPr>
        <w:tc>
          <w:tcPr>
            <w:tcW w:w="1080" w:type="dxa"/>
          </w:tcPr>
          <w:p w:rsidRPr="00961A43" w:rsidR="00136375" w:rsidP="009F00E2" w:rsidRDefault="005A65E6" w14:paraId="689993E5" w14:textId="77777777">
            <w:pPr>
              <w:pStyle w:val="TableParagraph"/>
              <w:spacing w:line="252" w:lineRule="auto"/>
              <w:ind w:left="100" w:right="293"/>
              <w:rPr>
                <w:sz w:val="16"/>
                <w:szCs w:val="18"/>
              </w:rPr>
            </w:pPr>
            <w:r w:rsidRPr="00961A43">
              <w:rPr>
                <w:w w:val="105"/>
                <w:sz w:val="16"/>
                <w:szCs w:val="18"/>
              </w:rPr>
              <w:t>Total: 1</w:t>
            </w:r>
            <w:r w:rsidRPr="00961A43" w:rsidR="009F00E2">
              <w:rPr>
                <w:w w:val="105"/>
                <w:sz w:val="16"/>
                <w:szCs w:val="18"/>
              </w:rPr>
              <w:t>2</w:t>
            </w:r>
            <w:r w:rsidRPr="00961A43">
              <w:rPr>
                <w:w w:val="105"/>
                <w:sz w:val="16"/>
                <w:szCs w:val="18"/>
              </w:rPr>
              <w:t xml:space="preserve"> units</w:t>
            </w:r>
          </w:p>
        </w:tc>
        <w:tc>
          <w:tcPr>
            <w:tcW w:w="1080" w:type="dxa"/>
          </w:tcPr>
          <w:p w:rsidR="00961A43" w:rsidRDefault="005A65E6" w14:paraId="17031771" w14:textId="77777777">
            <w:pPr>
              <w:pStyle w:val="TableParagraph"/>
              <w:spacing w:line="252" w:lineRule="auto"/>
              <w:ind w:left="100" w:right="221"/>
              <w:rPr>
                <w:w w:val="105"/>
                <w:sz w:val="16"/>
                <w:szCs w:val="18"/>
              </w:rPr>
            </w:pPr>
            <w:r w:rsidRPr="00961A43">
              <w:rPr>
                <w:w w:val="105"/>
                <w:sz w:val="16"/>
                <w:szCs w:val="18"/>
              </w:rPr>
              <w:t xml:space="preserve">Total: </w:t>
            </w:r>
          </w:p>
          <w:p w:rsidRPr="00961A43" w:rsidR="00136375" w:rsidRDefault="005A65E6" w14:paraId="099FC4A7" w14:textId="4CC3EDD6">
            <w:pPr>
              <w:pStyle w:val="TableParagraph"/>
              <w:spacing w:line="252" w:lineRule="auto"/>
              <w:ind w:left="100" w:right="221"/>
              <w:rPr>
                <w:sz w:val="16"/>
                <w:szCs w:val="18"/>
              </w:rPr>
            </w:pPr>
            <w:r w:rsidRPr="00961A43">
              <w:rPr>
                <w:w w:val="105"/>
                <w:sz w:val="16"/>
                <w:szCs w:val="18"/>
              </w:rPr>
              <w:t>12</w:t>
            </w:r>
            <w:r w:rsidR="00A47C17">
              <w:rPr>
                <w:w w:val="105"/>
                <w:sz w:val="16"/>
                <w:szCs w:val="18"/>
              </w:rPr>
              <w:t>-13</w:t>
            </w:r>
            <w:r w:rsidRPr="00961A43">
              <w:rPr>
                <w:w w:val="105"/>
                <w:sz w:val="16"/>
                <w:szCs w:val="18"/>
              </w:rPr>
              <w:t xml:space="preserve"> units</w:t>
            </w:r>
          </w:p>
        </w:tc>
        <w:tc>
          <w:tcPr>
            <w:tcW w:w="1080" w:type="dxa"/>
          </w:tcPr>
          <w:p w:rsidR="00961A43" w:rsidRDefault="005A65E6" w14:paraId="23517ED0" w14:textId="77777777">
            <w:pPr>
              <w:pStyle w:val="TableParagraph"/>
              <w:spacing w:line="252" w:lineRule="auto"/>
              <w:ind w:right="216"/>
              <w:rPr>
                <w:w w:val="105"/>
                <w:sz w:val="16"/>
                <w:szCs w:val="18"/>
              </w:rPr>
            </w:pPr>
            <w:r w:rsidRPr="00961A43">
              <w:rPr>
                <w:w w:val="105"/>
                <w:sz w:val="16"/>
                <w:szCs w:val="18"/>
              </w:rPr>
              <w:t xml:space="preserve">Total: </w:t>
            </w:r>
          </w:p>
          <w:p w:rsidRPr="00961A43" w:rsidR="00136375" w:rsidRDefault="005A65E6" w14:paraId="7CFC1BEC" w14:textId="7918F4D7">
            <w:pPr>
              <w:pStyle w:val="TableParagraph"/>
              <w:spacing w:line="252" w:lineRule="auto"/>
              <w:ind w:right="216"/>
              <w:rPr>
                <w:sz w:val="16"/>
                <w:szCs w:val="18"/>
              </w:rPr>
            </w:pPr>
            <w:r w:rsidRPr="00961A43">
              <w:rPr>
                <w:w w:val="105"/>
                <w:sz w:val="16"/>
                <w:szCs w:val="18"/>
              </w:rPr>
              <w:t>12</w:t>
            </w:r>
            <w:r w:rsidR="00A47C17">
              <w:rPr>
                <w:w w:val="105"/>
                <w:sz w:val="16"/>
                <w:szCs w:val="18"/>
              </w:rPr>
              <w:t>-13</w:t>
            </w:r>
            <w:r w:rsidRPr="00961A43">
              <w:rPr>
                <w:w w:val="105"/>
                <w:sz w:val="16"/>
                <w:szCs w:val="18"/>
              </w:rPr>
              <w:t xml:space="preserve"> units</w:t>
            </w:r>
          </w:p>
        </w:tc>
        <w:tc>
          <w:tcPr>
            <w:tcW w:w="990" w:type="dxa"/>
          </w:tcPr>
          <w:p w:rsidR="00961A43" w:rsidP="009F00E2" w:rsidRDefault="005A65E6" w14:paraId="3E1405B5" w14:textId="77777777">
            <w:pPr>
              <w:pStyle w:val="TableParagraph"/>
              <w:spacing w:line="252" w:lineRule="auto"/>
              <w:ind w:right="255"/>
              <w:rPr>
                <w:w w:val="105"/>
                <w:sz w:val="16"/>
                <w:szCs w:val="18"/>
              </w:rPr>
            </w:pPr>
            <w:r w:rsidRPr="00961A43">
              <w:rPr>
                <w:w w:val="105"/>
                <w:sz w:val="16"/>
                <w:szCs w:val="18"/>
              </w:rPr>
              <w:t xml:space="preserve">Total: </w:t>
            </w:r>
          </w:p>
          <w:p w:rsidRPr="00961A43" w:rsidR="00136375" w:rsidP="009F00E2" w:rsidRDefault="005A65E6" w14:paraId="56B68121" w14:textId="76FC09E1">
            <w:pPr>
              <w:pStyle w:val="TableParagraph"/>
              <w:spacing w:line="252" w:lineRule="auto"/>
              <w:ind w:right="255"/>
              <w:rPr>
                <w:sz w:val="16"/>
                <w:szCs w:val="18"/>
              </w:rPr>
            </w:pPr>
            <w:r w:rsidRPr="00961A43">
              <w:rPr>
                <w:w w:val="105"/>
                <w:sz w:val="16"/>
                <w:szCs w:val="18"/>
              </w:rPr>
              <w:t>1</w:t>
            </w:r>
            <w:r w:rsidRPr="00961A43" w:rsidR="009F00E2">
              <w:rPr>
                <w:w w:val="105"/>
                <w:sz w:val="16"/>
                <w:szCs w:val="18"/>
              </w:rPr>
              <w:t>2</w:t>
            </w:r>
            <w:r w:rsidRPr="00961A43">
              <w:rPr>
                <w:w w:val="105"/>
                <w:sz w:val="16"/>
                <w:szCs w:val="18"/>
              </w:rPr>
              <w:t xml:space="preserve"> units</w:t>
            </w:r>
          </w:p>
        </w:tc>
        <w:tc>
          <w:tcPr>
            <w:tcW w:w="1170" w:type="dxa"/>
          </w:tcPr>
          <w:p w:rsidRPr="00961A43" w:rsidR="009F00E2" w:rsidP="009F00E2" w:rsidRDefault="005A65E6" w14:paraId="541272BB" w14:textId="77777777">
            <w:pPr>
              <w:pStyle w:val="TableParagraph"/>
              <w:spacing w:line="252" w:lineRule="auto"/>
              <w:ind w:left="30" w:right="60"/>
              <w:rPr>
                <w:w w:val="105"/>
                <w:sz w:val="16"/>
                <w:szCs w:val="18"/>
              </w:rPr>
            </w:pPr>
            <w:r w:rsidRPr="00961A43">
              <w:rPr>
                <w:w w:val="105"/>
                <w:sz w:val="16"/>
                <w:szCs w:val="18"/>
              </w:rPr>
              <w:t xml:space="preserve">Total: </w:t>
            </w:r>
          </w:p>
          <w:p w:rsidRPr="00961A43" w:rsidR="00136375" w:rsidP="009F00E2" w:rsidRDefault="005A65E6" w14:paraId="0F9BBB09" w14:textId="77777777">
            <w:pPr>
              <w:pStyle w:val="TableParagraph"/>
              <w:spacing w:line="252" w:lineRule="auto"/>
              <w:ind w:left="30" w:right="60"/>
              <w:rPr>
                <w:sz w:val="16"/>
                <w:szCs w:val="18"/>
              </w:rPr>
            </w:pPr>
            <w:r w:rsidRPr="00961A43">
              <w:rPr>
                <w:w w:val="105"/>
                <w:sz w:val="16"/>
                <w:szCs w:val="18"/>
              </w:rPr>
              <w:t>12</w:t>
            </w:r>
            <w:r w:rsidRPr="00961A43" w:rsidR="009F00E2">
              <w:rPr>
                <w:w w:val="105"/>
                <w:sz w:val="16"/>
                <w:szCs w:val="18"/>
              </w:rPr>
              <w:t xml:space="preserve"> </w:t>
            </w:r>
            <w:r w:rsidRPr="00961A43">
              <w:rPr>
                <w:w w:val="105"/>
                <w:sz w:val="16"/>
                <w:szCs w:val="18"/>
              </w:rPr>
              <w:t>units</w:t>
            </w:r>
          </w:p>
        </w:tc>
        <w:tc>
          <w:tcPr>
            <w:tcW w:w="1440" w:type="dxa"/>
          </w:tcPr>
          <w:p w:rsidR="00961A43" w:rsidP="009F00E2" w:rsidRDefault="005A65E6" w14:paraId="2EFB5DDB" w14:textId="77777777">
            <w:pPr>
              <w:pStyle w:val="TableParagraph"/>
              <w:spacing w:line="252" w:lineRule="auto"/>
              <w:ind w:left="100" w:right="150"/>
              <w:rPr>
                <w:w w:val="105"/>
                <w:sz w:val="16"/>
                <w:szCs w:val="18"/>
              </w:rPr>
            </w:pPr>
            <w:r w:rsidRPr="00961A43">
              <w:rPr>
                <w:w w:val="105"/>
                <w:sz w:val="16"/>
                <w:szCs w:val="18"/>
              </w:rPr>
              <w:t xml:space="preserve">Total: </w:t>
            </w:r>
          </w:p>
          <w:p w:rsidRPr="00961A43" w:rsidR="00136375" w:rsidP="009F00E2" w:rsidRDefault="005A65E6" w14:paraId="3AF856A4" w14:textId="3728B02C">
            <w:pPr>
              <w:pStyle w:val="TableParagraph"/>
              <w:spacing w:line="252" w:lineRule="auto"/>
              <w:ind w:left="100" w:right="150"/>
              <w:rPr>
                <w:sz w:val="16"/>
                <w:szCs w:val="18"/>
              </w:rPr>
            </w:pPr>
            <w:r w:rsidRPr="00961A43">
              <w:rPr>
                <w:w w:val="105"/>
                <w:sz w:val="16"/>
                <w:szCs w:val="18"/>
              </w:rPr>
              <w:t>12</w:t>
            </w:r>
            <w:r w:rsidRPr="00961A43" w:rsidR="009F00E2">
              <w:rPr>
                <w:w w:val="105"/>
                <w:sz w:val="16"/>
                <w:szCs w:val="18"/>
              </w:rPr>
              <w:t xml:space="preserve"> </w:t>
            </w:r>
            <w:r w:rsidRPr="00961A43">
              <w:rPr>
                <w:w w:val="105"/>
                <w:sz w:val="16"/>
                <w:szCs w:val="18"/>
              </w:rPr>
              <w:t>units</w:t>
            </w:r>
          </w:p>
        </w:tc>
        <w:tc>
          <w:tcPr>
            <w:tcW w:w="1260" w:type="dxa"/>
          </w:tcPr>
          <w:p w:rsidRPr="00961A43" w:rsidR="009F00E2" w:rsidP="009F00E2" w:rsidRDefault="005A65E6" w14:paraId="164089DE" w14:textId="77777777">
            <w:pPr>
              <w:pStyle w:val="TableParagraph"/>
              <w:spacing w:line="252" w:lineRule="auto"/>
              <w:rPr>
                <w:w w:val="105"/>
                <w:sz w:val="16"/>
                <w:szCs w:val="18"/>
              </w:rPr>
            </w:pPr>
            <w:r w:rsidRPr="00961A43">
              <w:rPr>
                <w:w w:val="105"/>
                <w:sz w:val="16"/>
                <w:szCs w:val="18"/>
              </w:rPr>
              <w:t xml:space="preserve">Total: </w:t>
            </w:r>
          </w:p>
          <w:p w:rsidRPr="00961A43" w:rsidR="00136375" w:rsidP="009F00E2" w:rsidRDefault="005A65E6" w14:paraId="6892A46D" w14:textId="77777777">
            <w:pPr>
              <w:pStyle w:val="TableParagraph"/>
              <w:spacing w:line="252" w:lineRule="auto"/>
              <w:rPr>
                <w:sz w:val="16"/>
                <w:szCs w:val="18"/>
              </w:rPr>
            </w:pPr>
            <w:r w:rsidRPr="00961A43">
              <w:rPr>
                <w:w w:val="105"/>
                <w:sz w:val="16"/>
                <w:szCs w:val="18"/>
              </w:rPr>
              <w:t>12</w:t>
            </w:r>
            <w:r w:rsidRPr="00961A43" w:rsidR="009F00E2">
              <w:rPr>
                <w:w w:val="105"/>
                <w:sz w:val="16"/>
                <w:szCs w:val="18"/>
              </w:rPr>
              <w:t xml:space="preserve"> </w:t>
            </w:r>
            <w:r w:rsidRPr="00961A43">
              <w:rPr>
                <w:w w:val="105"/>
                <w:sz w:val="16"/>
                <w:szCs w:val="18"/>
              </w:rPr>
              <w:t>units</w:t>
            </w:r>
          </w:p>
        </w:tc>
        <w:tc>
          <w:tcPr>
            <w:tcW w:w="1260" w:type="dxa"/>
          </w:tcPr>
          <w:p w:rsidR="00961A43" w:rsidP="009F00E2" w:rsidRDefault="005A65E6" w14:paraId="7D33FD67" w14:textId="77777777">
            <w:pPr>
              <w:pStyle w:val="TableParagraph"/>
              <w:spacing w:line="252" w:lineRule="auto"/>
              <w:ind w:left="100" w:right="150"/>
              <w:rPr>
                <w:w w:val="105"/>
                <w:sz w:val="16"/>
                <w:szCs w:val="18"/>
              </w:rPr>
            </w:pPr>
            <w:r w:rsidRPr="00961A43">
              <w:rPr>
                <w:w w:val="105"/>
                <w:sz w:val="16"/>
                <w:szCs w:val="18"/>
              </w:rPr>
              <w:t xml:space="preserve">Total: </w:t>
            </w:r>
          </w:p>
          <w:p w:rsidRPr="00961A43" w:rsidR="00136375" w:rsidP="009F00E2" w:rsidRDefault="005A65E6" w14:paraId="1DB12081" w14:textId="0B2A9F75">
            <w:pPr>
              <w:pStyle w:val="TableParagraph"/>
              <w:spacing w:line="252" w:lineRule="auto"/>
              <w:ind w:left="100" w:right="150"/>
              <w:rPr>
                <w:sz w:val="16"/>
                <w:szCs w:val="18"/>
              </w:rPr>
            </w:pPr>
            <w:r w:rsidRPr="00961A43">
              <w:rPr>
                <w:w w:val="105"/>
                <w:sz w:val="16"/>
                <w:szCs w:val="18"/>
              </w:rPr>
              <w:t>1</w:t>
            </w:r>
            <w:r w:rsidRPr="00961A43" w:rsidR="009F00E2">
              <w:rPr>
                <w:w w:val="105"/>
                <w:sz w:val="16"/>
                <w:szCs w:val="18"/>
              </w:rPr>
              <w:t xml:space="preserve">2 </w:t>
            </w:r>
            <w:r w:rsidRPr="00961A43">
              <w:rPr>
                <w:w w:val="105"/>
                <w:sz w:val="16"/>
                <w:szCs w:val="18"/>
              </w:rPr>
              <w:t>units</w:t>
            </w:r>
          </w:p>
        </w:tc>
        <w:tc>
          <w:tcPr>
            <w:tcW w:w="1170" w:type="dxa"/>
          </w:tcPr>
          <w:p w:rsidR="00961A43" w:rsidP="009F00E2" w:rsidRDefault="009F00E2" w14:paraId="1F655F52" w14:textId="77777777">
            <w:pPr>
              <w:pStyle w:val="TableParagraph"/>
              <w:spacing w:line="252" w:lineRule="auto"/>
              <w:ind w:right="240"/>
              <w:rPr>
                <w:w w:val="105"/>
                <w:sz w:val="16"/>
                <w:szCs w:val="18"/>
              </w:rPr>
            </w:pPr>
            <w:r w:rsidRPr="00961A43">
              <w:rPr>
                <w:w w:val="105"/>
                <w:sz w:val="16"/>
                <w:szCs w:val="18"/>
              </w:rPr>
              <w:t xml:space="preserve">Total: </w:t>
            </w:r>
          </w:p>
          <w:p w:rsidRPr="00961A43" w:rsidR="00136375" w:rsidP="009F00E2" w:rsidRDefault="009F00E2" w14:paraId="1FE89AA9" w14:textId="4E8D5792">
            <w:pPr>
              <w:pStyle w:val="TableParagraph"/>
              <w:spacing w:line="252" w:lineRule="auto"/>
              <w:ind w:right="240"/>
              <w:rPr>
                <w:sz w:val="16"/>
                <w:szCs w:val="18"/>
              </w:rPr>
            </w:pPr>
            <w:r w:rsidRPr="00961A43">
              <w:rPr>
                <w:w w:val="105"/>
                <w:sz w:val="16"/>
                <w:szCs w:val="18"/>
              </w:rPr>
              <w:t xml:space="preserve">12 </w:t>
            </w:r>
            <w:r w:rsidRPr="00961A43" w:rsidR="005A65E6">
              <w:rPr>
                <w:w w:val="105"/>
                <w:sz w:val="16"/>
                <w:szCs w:val="18"/>
              </w:rPr>
              <w:t>units</w:t>
            </w:r>
          </w:p>
        </w:tc>
        <w:tc>
          <w:tcPr>
            <w:tcW w:w="990" w:type="dxa"/>
          </w:tcPr>
          <w:p w:rsidRPr="00961A43" w:rsidR="00136375" w:rsidRDefault="005A65E6" w14:paraId="172FA08D" w14:textId="77777777">
            <w:pPr>
              <w:pStyle w:val="TableParagraph"/>
              <w:rPr>
                <w:sz w:val="16"/>
                <w:szCs w:val="18"/>
              </w:rPr>
            </w:pPr>
            <w:r w:rsidRPr="00961A43">
              <w:rPr>
                <w:w w:val="105"/>
                <w:sz w:val="16"/>
                <w:szCs w:val="18"/>
              </w:rPr>
              <w:t>Total:</w:t>
            </w:r>
          </w:p>
          <w:p w:rsidRPr="00961A43" w:rsidR="00136375" w:rsidP="009F00E2" w:rsidRDefault="005A65E6" w14:paraId="0DB59E36" w14:textId="77777777">
            <w:pPr>
              <w:pStyle w:val="TableParagraph"/>
              <w:spacing w:before="12"/>
              <w:rPr>
                <w:sz w:val="16"/>
                <w:szCs w:val="18"/>
              </w:rPr>
            </w:pPr>
            <w:r w:rsidRPr="00961A43">
              <w:rPr>
                <w:w w:val="105"/>
                <w:sz w:val="16"/>
                <w:szCs w:val="18"/>
              </w:rPr>
              <w:t>12 units</w:t>
            </w:r>
          </w:p>
        </w:tc>
      </w:tr>
    </w:tbl>
    <w:p w:rsidR="00136375" w:rsidRDefault="00136375" w14:paraId="20BD9A1A" w14:textId="77777777">
      <w:pPr>
        <w:rPr>
          <w:sz w:val="19"/>
        </w:rPr>
        <w:sectPr w:rsidR="00136375">
          <w:pgSz w:w="12240" w:h="15840" w:orient="portrait"/>
          <w:pgMar w:top="640" w:right="640" w:bottom="900" w:left="1040" w:header="0" w:footer="701" w:gutter="0"/>
          <w:cols w:space="720"/>
        </w:sectPr>
      </w:pPr>
    </w:p>
    <w:p w:rsidRPr="000B686C" w:rsidR="00136375" w:rsidP="5529FE67" w:rsidRDefault="00136375" w14:paraId="3CE5EA15" w14:textId="575CB27B">
      <w:pPr>
        <w:keepNext/>
        <w:keepLines/>
        <w:ind w:left="10" w:right="-720" w:hanging="10"/>
        <w:jc w:val="center"/>
        <w:rPr>
          <w:rFonts w:ascii="Calibri" w:hAnsi="Calibri" w:eastAsia="Calibri" w:cs="Calibri"/>
          <w:b/>
          <w:bCs/>
          <w:color w:val="000000" w:themeColor="text1"/>
          <w:sz w:val="24"/>
          <w:szCs w:val="24"/>
        </w:rPr>
      </w:pPr>
    </w:p>
    <w:p w:rsidRPr="000B686C" w:rsidR="00136375" w:rsidP="5529FE67" w:rsidRDefault="5529FE67" w14:paraId="086654C8" w14:textId="5A7DEAA9">
      <w:pPr>
        <w:pStyle w:val="Heading1"/>
        <w:keepNext/>
        <w:keepLines/>
        <w:ind w:left="10" w:right="-720" w:hanging="10"/>
        <w:jc w:val="center"/>
        <w:rPr>
          <w:rFonts w:ascii="Calibri" w:hAnsi="Calibri" w:eastAsia="Calibri" w:cs="Calibri"/>
          <w:color w:val="0070C0"/>
          <w:sz w:val="24"/>
          <w:szCs w:val="24"/>
        </w:rPr>
      </w:pPr>
      <w:r w:rsidRPr="5529FE67">
        <w:rPr>
          <w:rFonts w:ascii="Calibri" w:hAnsi="Calibri" w:eastAsia="Calibri" w:cs="Calibri"/>
          <w:color w:val="000000" w:themeColor="text1"/>
          <w:sz w:val="24"/>
          <w:szCs w:val="24"/>
        </w:rPr>
        <w:t xml:space="preserve">SAMPLE MATRIX FOR TRANSFER STUDENTS PLANNING TO GRADUATE IN </w:t>
      </w:r>
      <w:r w:rsidRPr="5529FE67">
        <w:rPr>
          <w:rFonts w:ascii="Calibri" w:hAnsi="Calibri" w:eastAsia="Calibri" w:cs="Calibri"/>
          <w:color w:val="0070C0"/>
          <w:sz w:val="24"/>
          <w:szCs w:val="24"/>
        </w:rPr>
        <w:t>2 YEARS</w:t>
      </w:r>
    </w:p>
    <w:p w:rsidRPr="000B686C" w:rsidR="00136375" w:rsidP="5529FE67" w:rsidRDefault="5529FE67" w14:paraId="6E57B9FC" w14:textId="436068D3">
      <w:pPr>
        <w:ind w:left="105" w:right="-720" w:hanging="10"/>
        <w:jc w:val="center"/>
        <w:rPr>
          <w:rFonts w:ascii="Calibri" w:hAnsi="Calibri" w:eastAsia="Calibri" w:cs="Calibri"/>
          <w:color w:val="000000" w:themeColor="text1"/>
          <w:sz w:val="21"/>
          <w:szCs w:val="21"/>
        </w:rPr>
      </w:pPr>
      <w:r w:rsidRPr="5529FE67">
        <w:rPr>
          <w:rFonts w:ascii="Calibri" w:hAnsi="Calibri" w:eastAsia="Calibri" w:cs="Calibri"/>
          <w:b/>
          <w:bCs/>
          <w:color w:val="000000" w:themeColor="text1"/>
          <w:sz w:val="21"/>
          <w:szCs w:val="21"/>
        </w:rPr>
        <w:t>THIS MATRIX ASSUMES STUDENTS ARE COMMITTED TO COMPLETING 30 OR MORE UNITS PER</w:t>
      </w:r>
    </w:p>
    <w:p w:rsidRPr="000B686C" w:rsidR="00136375" w:rsidP="5529FE67" w:rsidRDefault="5529FE67" w14:paraId="12CD7CC8" w14:textId="2876F573">
      <w:pPr>
        <w:ind w:left="105" w:right="-720" w:hanging="10"/>
        <w:jc w:val="center"/>
        <w:rPr>
          <w:rFonts w:ascii="Calibri" w:hAnsi="Calibri" w:eastAsia="Calibri" w:cs="Calibri"/>
          <w:color w:val="000000" w:themeColor="text1"/>
          <w:sz w:val="21"/>
          <w:szCs w:val="21"/>
        </w:rPr>
      </w:pPr>
      <w:r w:rsidRPr="5529FE67">
        <w:rPr>
          <w:rFonts w:ascii="Calibri" w:hAnsi="Calibri" w:eastAsia="Calibri" w:cs="Calibri"/>
          <w:b/>
          <w:bCs/>
          <w:color w:val="000000" w:themeColor="text1"/>
          <w:sz w:val="21"/>
          <w:szCs w:val="21"/>
        </w:rPr>
        <w:t xml:space="preserve">YEAR; </w:t>
      </w:r>
      <w:r w:rsidRPr="5529FE67">
        <w:rPr>
          <w:rFonts w:ascii="Calibri" w:hAnsi="Calibri" w:eastAsia="Calibri" w:cs="Calibri"/>
          <w:color w:val="000000" w:themeColor="text1"/>
          <w:sz w:val="21"/>
          <w:szCs w:val="21"/>
        </w:rPr>
        <w:t>This plan is a sample only. It should not replace early and frequent consultation with an advisor as requirements are subject to change and number of units each semester depends upon satisfactory performance and progress.</w:t>
      </w:r>
    </w:p>
    <w:p w:rsidRPr="000B686C" w:rsidR="00136375" w:rsidP="5529FE67" w:rsidRDefault="00136375" w14:paraId="56C92E51" w14:textId="08B2C6CD">
      <w:pPr>
        <w:ind w:left="105" w:right="-720" w:hanging="10"/>
        <w:jc w:val="center"/>
        <w:rPr>
          <w:rFonts w:ascii="Calibri" w:hAnsi="Calibri" w:eastAsia="Calibri" w:cs="Calibri"/>
          <w:color w:val="000000" w:themeColor="text1"/>
          <w:sz w:val="21"/>
          <w:szCs w:val="21"/>
        </w:rPr>
      </w:pPr>
    </w:p>
    <w:tbl>
      <w:tblPr>
        <w:tblW w:w="0" w:type="auto"/>
        <w:tblInd w:w="88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37"/>
        <w:gridCol w:w="2195"/>
        <w:gridCol w:w="2329"/>
        <w:gridCol w:w="2108"/>
      </w:tblGrid>
      <w:tr w:rsidR="00A47C17" w:rsidTr="003F2280" w14:paraId="1F929BD6" w14:textId="77777777">
        <w:trPr>
          <w:trHeight w:val="285"/>
        </w:trPr>
        <w:tc>
          <w:tcPr>
            <w:tcW w:w="6478" w:type="dxa"/>
            <w:gridSpan w:val="2"/>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02C7E683" w14:textId="77777777">
            <w:pPr>
              <w:spacing w:before="30" w:after="30"/>
              <w:jc w:val="center"/>
              <w:rPr>
                <w:rFonts w:ascii="Arial" w:hAnsi="Arial" w:eastAsia="Arial" w:cs="Arial"/>
                <w:color w:val="FFFFFF" w:themeColor="background1"/>
              </w:rPr>
            </w:pPr>
            <w:r w:rsidRPr="3BEA4F7E">
              <w:rPr>
                <w:rFonts w:ascii="Arial" w:hAnsi="Arial" w:eastAsia="Arial" w:cs="Arial"/>
                <w:b/>
                <w:bCs/>
                <w:color w:val="FFFFFF" w:themeColor="background1"/>
                <w:sz w:val="20"/>
                <w:szCs w:val="20"/>
              </w:rPr>
              <w:t>Year 1</w:t>
            </w:r>
          </w:p>
        </w:tc>
        <w:tc>
          <w:tcPr>
            <w:tcW w:w="6709" w:type="dxa"/>
            <w:gridSpan w:val="2"/>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49E2DF05" w14:textId="77777777">
            <w:pPr>
              <w:spacing w:before="30" w:after="30"/>
              <w:jc w:val="center"/>
              <w:rPr>
                <w:rFonts w:ascii="Arial" w:hAnsi="Arial" w:eastAsia="Arial" w:cs="Arial"/>
                <w:color w:val="FFFFFF" w:themeColor="background1"/>
              </w:rPr>
            </w:pPr>
            <w:r w:rsidRPr="3BEA4F7E">
              <w:rPr>
                <w:rFonts w:ascii="Arial" w:hAnsi="Arial" w:eastAsia="Arial" w:cs="Arial"/>
                <w:b/>
                <w:bCs/>
                <w:color w:val="FFFFFF" w:themeColor="background1"/>
                <w:sz w:val="20"/>
                <w:szCs w:val="20"/>
              </w:rPr>
              <w:t>Year 2</w:t>
            </w:r>
          </w:p>
        </w:tc>
      </w:tr>
      <w:tr w:rsidR="00A47C17" w:rsidTr="003F2280" w14:paraId="3BCFC2D9" w14:textId="77777777">
        <w:trPr>
          <w:trHeight w:val="285"/>
        </w:trPr>
        <w:tc>
          <w:tcPr>
            <w:tcW w:w="3165"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56712321"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Fall</w:t>
            </w:r>
          </w:p>
        </w:tc>
        <w:tc>
          <w:tcPr>
            <w:tcW w:w="3313"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4D5D8047"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Spring</w:t>
            </w:r>
          </w:p>
        </w:tc>
        <w:tc>
          <w:tcPr>
            <w:tcW w:w="3553"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170F1516"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Fall</w:t>
            </w:r>
          </w:p>
        </w:tc>
        <w:tc>
          <w:tcPr>
            <w:tcW w:w="3156"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38A8B90C"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Spring</w:t>
            </w:r>
          </w:p>
        </w:tc>
      </w:tr>
      <w:tr w:rsidR="00A47C17" w:rsidTr="003F2280" w14:paraId="4EC85518" w14:textId="77777777">
        <w:trPr>
          <w:trHeight w:val="285"/>
        </w:trPr>
        <w:tc>
          <w:tcPr>
            <w:tcW w:w="316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2C72CF3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101</w:t>
            </w:r>
            <w:r w:rsidRPr="3BEA4F7E">
              <w:rPr>
                <w:rFonts w:ascii="Arial" w:hAnsi="Arial" w:eastAsia="Arial" w:cs="Arial"/>
                <w:b/>
                <w:bCs/>
                <w:color w:val="000000" w:themeColor="text1"/>
                <w:sz w:val="18"/>
                <w:szCs w:val="18"/>
              </w:rPr>
              <w:t xml:space="preserve">* </w:t>
            </w:r>
            <w:r w:rsidRPr="3BEA4F7E">
              <w:rPr>
                <w:rFonts w:ascii="Arial" w:hAnsi="Arial" w:eastAsia="Arial" w:cs="Arial"/>
                <w:b/>
                <w:bCs/>
                <w:color w:val="000000" w:themeColor="text1"/>
                <w:sz w:val="16"/>
                <w:szCs w:val="16"/>
              </w:rPr>
              <w:t>(Or Free Elective)</w:t>
            </w:r>
          </w:p>
        </w:tc>
        <w:tc>
          <w:tcPr>
            <w:tcW w:w="3313"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4B84E073"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GE Area 4U / CRJU Elective</w:t>
            </w:r>
          </w:p>
          <w:p w:rsidR="00A47C17" w:rsidP="003F2280" w:rsidRDefault="00A47C17" w14:paraId="43A389B2"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(300 level)</w:t>
            </w:r>
          </w:p>
        </w:tc>
        <w:tc>
          <w:tcPr>
            <w:tcW w:w="3553"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73E65D68" w14:textId="77777777">
            <w:pPr>
              <w:spacing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330</w:t>
            </w:r>
          </w:p>
          <w:p w:rsidR="00A47C17" w:rsidP="003F2280" w:rsidRDefault="00A47C17" w14:paraId="679A66A0"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Req)</w:t>
            </w:r>
          </w:p>
        </w:tc>
        <w:tc>
          <w:tcPr>
            <w:tcW w:w="3156"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295FEE1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603E3D73" w14:textId="77777777">
            <w:pPr>
              <w:spacing w:after="30"/>
              <w:jc w:val="center"/>
              <w:rPr>
                <w:rFonts w:ascii="Arial" w:hAnsi="Arial" w:eastAsia="Arial" w:cs="Arial"/>
                <w:color w:val="000000" w:themeColor="text1"/>
                <w:sz w:val="15"/>
                <w:szCs w:val="15"/>
              </w:rPr>
            </w:pPr>
            <w:r w:rsidRPr="3BEA4F7E">
              <w:rPr>
                <w:rFonts w:ascii="Arial" w:hAnsi="Arial" w:eastAsia="Arial" w:cs="Arial"/>
                <w:color w:val="000000" w:themeColor="text1"/>
                <w:sz w:val="16"/>
                <w:szCs w:val="16"/>
              </w:rPr>
              <w:t>(300 level)</w:t>
            </w:r>
            <w:r w:rsidRPr="3BEA4F7E">
              <w:rPr>
                <w:rFonts w:ascii="Arial" w:hAnsi="Arial" w:eastAsia="Arial" w:cs="Arial"/>
                <w:color w:val="000000" w:themeColor="text1"/>
                <w:sz w:val="15"/>
                <w:szCs w:val="15"/>
              </w:rPr>
              <w:t xml:space="preserve"> </w:t>
            </w:r>
          </w:p>
        </w:tc>
      </w:tr>
      <w:tr w:rsidR="00A47C17" w:rsidTr="003F2280" w14:paraId="35AF8EAB" w14:textId="77777777">
        <w:trPr>
          <w:trHeight w:val="285"/>
        </w:trPr>
        <w:tc>
          <w:tcPr>
            <w:tcW w:w="3165"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76755E45"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210</w:t>
            </w:r>
            <w:r w:rsidRPr="3BEA4F7E">
              <w:rPr>
                <w:rFonts w:ascii="Arial" w:hAnsi="Arial" w:eastAsia="Arial" w:cs="Arial"/>
                <w:b/>
                <w:bCs/>
                <w:color w:val="000000" w:themeColor="text1"/>
                <w:sz w:val="18"/>
                <w:szCs w:val="18"/>
              </w:rPr>
              <w:t>**</w:t>
            </w:r>
            <w:r w:rsidRPr="3BEA4F7E">
              <w:rPr>
                <w:rFonts w:ascii="Arial" w:hAnsi="Arial" w:eastAsia="Arial" w:cs="Arial"/>
                <w:b/>
                <w:bCs/>
                <w:color w:val="000000" w:themeColor="text1"/>
                <w:sz w:val="16"/>
                <w:szCs w:val="16"/>
              </w:rPr>
              <w:t xml:space="preserve"> (Or Free Elective)</w:t>
            </w:r>
          </w:p>
        </w:tc>
        <w:tc>
          <w:tcPr>
            <w:tcW w:w="3313"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0FAE7421" w14:textId="77777777">
            <w:pPr>
              <w:spacing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Elective</w:t>
            </w:r>
          </w:p>
        </w:tc>
        <w:tc>
          <w:tcPr>
            <w:tcW w:w="3553"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32A9E198" w14:textId="77777777">
            <w:pPr>
              <w:spacing w:after="30" w:line="259" w:lineRule="auto"/>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340</w:t>
            </w:r>
          </w:p>
          <w:p w:rsidR="00A47C17" w:rsidP="003F2280" w:rsidRDefault="00A47C17" w14:paraId="3A404243"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Req)</w:t>
            </w:r>
          </w:p>
        </w:tc>
        <w:tc>
          <w:tcPr>
            <w:tcW w:w="3156"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4E3AC71A"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3FF50437"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(400 level)</w:t>
            </w:r>
          </w:p>
        </w:tc>
      </w:tr>
      <w:tr w:rsidR="00A47C17" w:rsidTr="003F2280" w14:paraId="7736FFCF" w14:textId="77777777">
        <w:trPr>
          <w:trHeight w:val="675"/>
        </w:trPr>
        <w:tc>
          <w:tcPr>
            <w:tcW w:w="316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2B01040C"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ENG 301 or ENG 365</w:t>
            </w:r>
          </w:p>
          <w:p w:rsidR="00A47C17" w:rsidP="003F2280" w:rsidRDefault="00A47C17" w14:paraId="6105169A"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&amp; Writing Req)</w:t>
            </w:r>
          </w:p>
        </w:tc>
        <w:tc>
          <w:tcPr>
            <w:tcW w:w="3313"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1B40EE69"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 xml:space="preserve">Related Fields Elective </w:t>
            </w:r>
          </w:p>
        </w:tc>
        <w:tc>
          <w:tcPr>
            <w:tcW w:w="3553"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2506EB2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Major Breadth</w:t>
            </w:r>
          </w:p>
          <w:p w:rsidR="00A47C17" w:rsidP="003F2280" w:rsidRDefault="00A47C17" w14:paraId="15788CDE"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(CRJU 302, 315, or 345)</w:t>
            </w:r>
          </w:p>
        </w:tc>
        <w:tc>
          <w:tcPr>
            <w:tcW w:w="3156"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4CC0D59F"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1CD01EB6"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(400 level)</w:t>
            </w:r>
          </w:p>
        </w:tc>
      </w:tr>
      <w:tr w:rsidR="00A47C17" w:rsidTr="003F2280" w14:paraId="70D29380" w14:textId="77777777">
        <w:trPr>
          <w:trHeight w:val="285"/>
        </w:trPr>
        <w:tc>
          <w:tcPr>
            <w:tcW w:w="3165"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1400A449"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GE Area</w:t>
            </w:r>
          </w:p>
          <w:p w:rsidR="00A47C17" w:rsidP="003F2280" w:rsidRDefault="00A47C17" w14:paraId="77AB3033"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2U/5U</w:t>
            </w:r>
          </w:p>
        </w:tc>
        <w:tc>
          <w:tcPr>
            <w:tcW w:w="3313"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7D6510C1"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 xml:space="preserve">CRJU 301 </w:t>
            </w:r>
          </w:p>
          <w:p w:rsidR="00A47C17" w:rsidP="003F2280" w:rsidRDefault="00A47C17" w14:paraId="2940C29C" w14:textId="77777777">
            <w:pPr>
              <w:spacing w:after="30" w:line="259" w:lineRule="auto"/>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Req)</w:t>
            </w:r>
          </w:p>
        </w:tc>
        <w:tc>
          <w:tcPr>
            <w:tcW w:w="3553"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3476B64F"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Major Breadth</w:t>
            </w:r>
          </w:p>
          <w:p w:rsidR="00A47C17" w:rsidP="003F2280" w:rsidRDefault="00A47C17" w14:paraId="493CD428"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(CRJU 302, 315, or 345)</w:t>
            </w:r>
          </w:p>
        </w:tc>
        <w:tc>
          <w:tcPr>
            <w:tcW w:w="3156"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3DA3EC1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54A59F06"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(400 level)</w:t>
            </w:r>
          </w:p>
        </w:tc>
      </w:tr>
      <w:tr w:rsidR="00A47C17" w:rsidTr="003F2280" w14:paraId="7A013930" w14:textId="77777777">
        <w:trPr>
          <w:trHeight w:val="285"/>
        </w:trPr>
        <w:tc>
          <w:tcPr>
            <w:tcW w:w="316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59718C09" w14:textId="77777777">
            <w:pPr>
              <w:spacing w:before="30" w:after="30"/>
              <w:jc w:val="center"/>
              <w:rPr>
                <w:rFonts w:ascii="Arial" w:hAnsi="Arial" w:eastAsia="Arial" w:cs="Arial"/>
                <w:color w:val="000000" w:themeColor="text1"/>
                <w:sz w:val="15"/>
                <w:szCs w:val="15"/>
              </w:rPr>
            </w:pPr>
            <w:r w:rsidRPr="3BEA4F7E">
              <w:rPr>
                <w:rFonts w:ascii="Arial" w:hAnsi="Arial" w:eastAsia="Arial" w:cs="Arial"/>
                <w:color w:val="000000" w:themeColor="text1"/>
                <w:sz w:val="15"/>
                <w:szCs w:val="15"/>
              </w:rPr>
              <w:t>GE Area</w:t>
            </w:r>
          </w:p>
          <w:p w:rsidR="00A47C17" w:rsidP="003F2280" w:rsidRDefault="00A47C17" w14:paraId="74161CE4"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3U</w:t>
            </w:r>
          </w:p>
        </w:tc>
        <w:tc>
          <w:tcPr>
            <w:tcW w:w="3313"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0F5F5F0D"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 xml:space="preserve">GE Area Z / </w:t>
            </w:r>
            <w:r w:rsidRPr="3BEA4F7E">
              <w:rPr>
                <w:rFonts w:ascii="Arial" w:hAnsi="Arial" w:eastAsia="Arial" w:cs="Arial"/>
                <w:b/>
                <w:bCs/>
                <w:color w:val="000000" w:themeColor="text1"/>
                <w:sz w:val="16"/>
                <w:szCs w:val="16"/>
              </w:rPr>
              <w:t>CRJU 385</w:t>
            </w:r>
          </w:p>
          <w:p w:rsidR="00A47C17" w:rsidP="003F2280" w:rsidRDefault="00A47C17" w14:paraId="58CE31E4"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(GE &amp; Major Req)</w:t>
            </w:r>
          </w:p>
        </w:tc>
        <w:tc>
          <w:tcPr>
            <w:tcW w:w="3553"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795CCC32"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Course</w:t>
            </w:r>
          </w:p>
        </w:tc>
        <w:tc>
          <w:tcPr>
            <w:tcW w:w="3156"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7812883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Course</w:t>
            </w:r>
          </w:p>
        </w:tc>
      </w:tr>
      <w:tr w:rsidR="00A47C17" w:rsidTr="003F2280" w14:paraId="169C4087" w14:textId="77777777">
        <w:trPr>
          <w:trHeight w:val="285"/>
        </w:trPr>
        <w:tc>
          <w:tcPr>
            <w:tcW w:w="3165"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1BFBED16"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15 units</w:t>
            </w:r>
          </w:p>
        </w:tc>
        <w:tc>
          <w:tcPr>
            <w:tcW w:w="3313"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2AC32834"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15 units</w:t>
            </w:r>
          </w:p>
        </w:tc>
        <w:tc>
          <w:tcPr>
            <w:tcW w:w="3553"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1BEA2A1C"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15 units</w:t>
            </w:r>
          </w:p>
        </w:tc>
        <w:tc>
          <w:tcPr>
            <w:tcW w:w="3156"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015E3823"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15 units</w:t>
            </w:r>
          </w:p>
        </w:tc>
      </w:tr>
    </w:tbl>
    <w:p w:rsidRPr="0044551E" w:rsidR="00A47C17" w:rsidP="00A47C17" w:rsidRDefault="00A47C17" w14:paraId="03643C29" w14:textId="77777777">
      <w:pPr>
        <w:spacing w:before="100" w:after="40"/>
        <w:rPr>
          <w:rFonts w:ascii="Arial" w:hAnsi="Arial" w:eastAsia="Arial" w:cs="Arial"/>
          <w:color w:val="666666"/>
          <w:sz w:val="13"/>
          <w:szCs w:val="13"/>
        </w:rPr>
      </w:pPr>
      <w:r w:rsidRPr="3BEA4F7E">
        <w:rPr>
          <w:rFonts w:ascii="Arial" w:hAnsi="Arial" w:eastAsia="Arial" w:cs="Arial"/>
          <w:i/>
          <w:iCs/>
          <w:color w:val="666666"/>
          <w:sz w:val="13"/>
          <w:szCs w:val="13"/>
        </w:rPr>
        <w:t xml:space="preserve">                        This plan is a sample only and should not replace early and frequent consultation with an advisor.</w:t>
      </w:r>
    </w:p>
    <w:p w:rsidRPr="00A47C17" w:rsidR="00A47C17" w:rsidP="00A47C17" w:rsidRDefault="00A47C17" w14:paraId="3764A9F4" w14:textId="15754C07">
      <w:pPr>
        <w:spacing w:before="100" w:after="40"/>
        <w:ind w:left="860"/>
        <w:rPr>
          <w:rFonts w:ascii="Arial" w:hAnsi="Arial" w:eastAsia="Arial" w:cs="Arial"/>
          <w:i/>
          <w:iCs/>
          <w:color w:val="666666"/>
          <w:sz w:val="14"/>
          <w:szCs w:val="14"/>
        </w:rPr>
      </w:pPr>
      <w:r w:rsidRPr="3BEA4F7E">
        <w:rPr>
          <w:rFonts w:ascii="Arial" w:hAnsi="Arial" w:eastAsia="Arial" w:cs="Arial"/>
          <w:i/>
          <w:iCs/>
          <w:color w:val="666666"/>
          <w:sz w:val="16"/>
          <w:szCs w:val="16"/>
        </w:rPr>
        <w:t>*</w:t>
      </w:r>
      <w:r w:rsidRPr="3BEA4F7E">
        <w:rPr>
          <w:rFonts w:ascii="Arial" w:hAnsi="Arial" w:eastAsia="Arial" w:cs="Arial"/>
          <w:i/>
          <w:iCs/>
          <w:color w:val="666666"/>
          <w:sz w:val="18"/>
          <w:szCs w:val="18"/>
        </w:rPr>
        <w:t xml:space="preserve"> </w:t>
      </w:r>
      <w:r w:rsidRPr="3BEA4F7E">
        <w:rPr>
          <w:rFonts w:ascii="Arial" w:hAnsi="Arial" w:eastAsia="Arial" w:cs="Arial"/>
          <w:i/>
          <w:iCs/>
          <w:color w:val="666666"/>
          <w:sz w:val="14"/>
          <w:szCs w:val="14"/>
        </w:rPr>
        <w:t xml:space="preserve">Take CRJU 101 </w:t>
      </w:r>
      <w:r w:rsidRPr="3BEA4F7E">
        <w:rPr>
          <w:rFonts w:ascii="Arial" w:hAnsi="Arial" w:eastAsia="Arial" w:cs="Arial"/>
          <w:i/>
          <w:iCs/>
          <w:color w:val="666666"/>
          <w:sz w:val="14"/>
          <w:szCs w:val="14"/>
          <w:u w:val="single"/>
        </w:rPr>
        <w:t>only</w:t>
      </w:r>
      <w:r w:rsidRPr="3BEA4F7E">
        <w:rPr>
          <w:rFonts w:ascii="Arial" w:hAnsi="Arial" w:eastAsia="Arial" w:cs="Arial"/>
          <w:i/>
          <w:iCs/>
          <w:color w:val="666666"/>
          <w:sz w:val="14"/>
          <w:szCs w:val="14"/>
        </w:rPr>
        <w:t xml:space="preserve"> if an equivalent to Intro to Criminal Justice or Intro to Administration of Justice course, has not been completed at a </w:t>
      </w:r>
      <w:r>
        <w:rPr>
          <w:rFonts w:ascii="Arial" w:hAnsi="Arial" w:eastAsia="Arial" w:cs="Arial"/>
          <w:i/>
          <w:iCs/>
          <w:color w:val="666666"/>
          <w:sz w:val="14"/>
          <w:szCs w:val="14"/>
        </w:rPr>
        <w:t xml:space="preserve">   </w:t>
      </w:r>
      <w:r w:rsidRPr="3BEA4F7E">
        <w:rPr>
          <w:rFonts w:ascii="Arial" w:hAnsi="Arial" w:eastAsia="Arial" w:cs="Arial"/>
          <w:i/>
          <w:iCs/>
          <w:color w:val="666666"/>
          <w:sz w:val="14"/>
          <w:szCs w:val="14"/>
        </w:rPr>
        <w:t>Community College</w:t>
      </w:r>
    </w:p>
    <w:p w:rsidRPr="0044551E" w:rsidR="00A47C17" w:rsidP="00A47C17" w:rsidRDefault="00A47C17" w14:paraId="2BD8C88D" w14:textId="77777777">
      <w:pPr>
        <w:spacing w:before="100" w:after="40"/>
        <w:ind w:firstLine="720"/>
        <w:rPr>
          <w:rFonts w:ascii="Arial" w:hAnsi="Arial" w:eastAsia="Arial" w:cs="Arial"/>
          <w:color w:val="666666"/>
          <w:sz w:val="14"/>
          <w:szCs w:val="14"/>
        </w:rPr>
      </w:pPr>
      <w:r w:rsidRPr="3BEA4F7E">
        <w:rPr>
          <w:rFonts w:ascii="Arial" w:hAnsi="Arial" w:eastAsia="Arial" w:cs="Arial"/>
          <w:i/>
          <w:iCs/>
          <w:color w:val="666666"/>
          <w:sz w:val="18"/>
          <w:szCs w:val="18"/>
        </w:rPr>
        <w:t xml:space="preserve">   **</w:t>
      </w:r>
      <w:r w:rsidRPr="3BEA4F7E">
        <w:rPr>
          <w:rFonts w:ascii="Arial" w:hAnsi="Arial" w:eastAsia="Arial" w:cs="Arial"/>
          <w:i/>
          <w:iCs/>
          <w:color w:val="666666"/>
          <w:sz w:val="14"/>
          <w:szCs w:val="14"/>
        </w:rPr>
        <w:t xml:space="preserve"> Take CRJU 210 </w:t>
      </w:r>
      <w:r w:rsidRPr="3BEA4F7E">
        <w:rPr>
          <w:rFonts w:ascii="Arial" w:hAnsi="Arial" w:eastAsia="Arial" w:cs="Arial"/>
          <w:i/>
          <w:iCs/>
          <w:color w:val="666666"/>
          <w:sz w:val="14"/>
          <w:szCs w:val="14"/>
          <w:u w:val="single"/>
        </w:rPr>
        <w:t>only</w:t>
      </w:r>
      <w:r w:rsidRPr="3BEA4F7E">
        <w:rPr>
          <w:rFonts w:ascii="Arial" w:hAnsi="Arial" w:eastAsia="Arial" w:cs="Arial"/>
          <w:i/>
          <w:iCs/>
          <w:color w:val="666666"/>
          <w:sz w:val="14"/>
          <w:szCs w:val="14"/>
        </w:rPr>
        <w:t xml:space="preserve"> if an equivalent to Concepts of Criminal Law has not completed at Community College.</w:t>
      </w:r>
    </w:p>
    <w:p w:rsidR="00753A40" w:rsidP="5529FE67" w:rsidRDefault="00753A40" w14:paraId="36475B2A" w14:textId="77777777">
      <w:pPr>
        <w:spacing w:line="259" w:lineRule="auto"/>
        <w:rPr>
          <w:rFonts w:ascii="Arial" w:hAnsi="Arial" w:eastAsia="Arial" w:cs="Arial"/>
          <w:b/>
          <w:bCs/>
          <w:color w:val="000000" w:themeColor="text1"/>
        </w:rPr>
      </w:pPr>
    </w:p>
    <w:p w:rsidRPr="000B686C" w:rsidR="00136375" w:rsidP="5529FE67" w:rsidRDefault="5529FE67" w14:paraId="29AC08D4" w14:textId="222310C7">
      <w:pPr>
        <w:spacing w:line="259" w:lineRule="auto"/>
        <w:rPr>
          <w:rFonts w:ascii="Arial" w:hAnsi="Arial" w:eastAsia="Arial" w:cs="Arial"/>
          <w:color w:val="000000" w:themeColor="text1"/>
        </w:rPr>
      </w:pPr>
      <w:r w:rsidRPr="5529FE67">
        <w:rPr>
          <w:rFonts w:ascii="Arial" w:hAnsi="Arial" w:eastAsia="Arial" w:cs="Arial"/>
          <w:b/>
          <w:bCs/>
          <w:color w:val="000000" w:themeColor="text1"/>
        </w:rPr>
        <w:t>Blank Matrix for Planning Purposes</w:t>
      </w:r>
    </w:p>
    <w:tbl>
      <w:tblPr>
        <w:tblStyle w:val="TableGrid"/>
        <w:tblW w:w="0" w:type="auto"/>
        <w:tblInd w:w="892"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217"/>
        <w:gridCol w:w="943"/>
        <w:gridCol w:w="2250"/>
        <w:gridCol w:w="1562"/>
        <w:gridCol w:w="604"/>
        <w:gridCol w:w="2154"/>
      </w:tblGrid>
      <w:tr w:rsidR="5529FE67" w:rsidTr="00A47C17" w14:paraId="4EB9CBCC" w14:textId="77777777">
        <w:trPr>
          <w:trHeight w:val="165"/>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51634FF0" w14:textId="564135DF">
            <w:pPr>
              <w:spacing w:line="259" w:lineRule="auto"/>
              <w:rPr>
                <w:rFonts w:ascii="Calibri" w:hAnsi="Calibri" w:eastAsia="Calibri" w:cs="Calibri"/>
                <w:color w:val="000000" w:themeColor="text1"/>
              </w:rPr>
            </w:pPr>
          </w:p>
        </w:tc>
        <w:tc>
          <w:tcPr>
            <w:tcW w:w="3193" w:type="dxa"/>
            <w:gridSpan w:val="2"/>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2CF1FCFB" w14:textId="1D3FCCB7">
            <w:pPr>
              <w:spacing w:line="259" w:lineRule="auto"/>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Year 1 </w:t>
            </w: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413A8333" w14:textId="3EF78BD8">
            <w:pPr>
              <w:spacing w:line="259" w:lineRule="auto"/>
              <w:rPr>
                <w:rFonts w:ascii="Calibri" w:hAnsi="Calibri" w:eastAsia="Calibri" w:cs="Calibri"/>
                <w:color w:val="000000" w:themeColor="text1"/>
              </w:rPr>
            </w:pPr>
          </w:p>
        </w:tc>
        <w:tc>
          <w:tcPr>
            <w:tcW w:w="2758" w:type="dxa"/>
            <w:gridSpan w:val="2"/>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61805DA0" w14:textId="4333D7C2">
            <w:pPr>
              <w:spacing w:line="259" w:lineRule="auto"/>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Year 2 </w:t>
            </w:r>
          </w:p>
        </w:tc>
      </w:tr>
      <w:tr w:rsidR="5529FE67" w:rsidTr="00A47C17" w14:paraId="1D49FC37" w14:textId="77777777">
        <w:trPr>
          <w:trHeight w:val="165"/>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57449630" w14:textId="0495B110">
            <w:pPr>
              <w:spacing w:line="259" w:lineRule="auto"/>
              <w:ind w:left="436"/>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Fall</w:t>
            </w: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6B6254E2" w14:textId="6CDC8F98">
            <w:pPr>
              <w:spacing w:line="259" w:lineRule="auto"/>
              <w:jc w:val="center"/>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31E7697C" w14:textId="34EABE2D">
            <w:pPr>
              <w:spacing w:line="259" w:lineRule="auto"/>
              <w:ind w:left="295"/>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Spring</w:t>
            </w: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495C5DC9" w14:textId="00B93F11">
            <w:pPr>
              <w:spacing w:line="259" w:lineRule="auto"/>
              <w:ind w:left="449"/>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Fall</w:t>
            </w: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01BF2098" w14:textId="10831A7D">
            <w:pPr>
              <w:spacing w:line="259" w:lineRule="auto"/>
              <w:jc w:val="center"/>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1BB74181" w14:textId="39755CB7">
            <w:pPr>
              <w:spacing w:line="259" w:lineRule="auto"/>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Spring</w:t>
            </w:r>
          </w:p>
        </w:tc>
      </w:tr>
      <w:tr w:rsidR="5529FE67" w:rsidTr="00A47C17" w14:paraId="6F4CDB79" w14:textId="77777777">
        <w:trPr>
          <w:trHeight w:val="630"/>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5E6A02D5" w14:textId="51CA7405">
            <w:pPr>
              <w:spacing w:line="259" w:lineRule="auto"/>
              <w:rPr>
                <w:rFonts w:ascii="Calibri" w:hAnsi="Calibri" w:eastAsia="Calibri" w:cs="Calibri"/>
                <w:color w:val="000000" w:themeColor="text1"/>
              </w:rPr>
            </w:pP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0D6F7707" w14:textId="7CA3088C">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775C8B9A" w14:textId="2AFB25C6">
            <w:pPr>
              <w:spacing w:line="259" w:lineRule="auto"/>
              <w:rPr>
                <w:rFonts w:ascii="Calibri" w:hAnsi="Calibri" w:eastAsia="Calibri" w:cs="Calibri"/>
                <w:color w:val="000000" w:themeColor="text1"/>
              </w:rPr>
            </w:pP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1B7191CF" w14:textId="4F4A7235">
            <w:pPr>
              <w:spacing w:line="259" w:lineRule="auto"/>
              <w:rPr>
                <w:rFonts w:ascii="Calibri" w:hAnsi="Calibri" w:eastAsia="Calibri" w:cs="Calibri"/>
                <w:color w:val="000000" w:themeColor="text1"/>
              </w:rPr>
            </w:pP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64BC97B4" w14:textId="5C9C171F">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1873A415" w14:textId="559BEDA7">
            <w:pPr>
              <w:spacing w:line="259" w:lineRule="auto"/>
              <w:rPr>
                <w:rFonts w:ascii="Calibri" w:hAnsi="Calibri" w:eastAsia="Calibri" w:cs="Calibri"/>
                <w:color w:val="000000" w:themeColor="text1"/>
              </w:rPr>
            </w:pPr>
          </w:p>
        </w:tc>
      </w:tr>
      <w:tr w:rsidR="5529FE67" w:rsidTr="00A47C17" w14:paraId="0E5BC5F9" w14:textId="77777777">
        <w:trPr>
          <w:trHeight w:val="630"/>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26DD58E6" w14:textId="05B337FC">
            <w:pPr>
              <w:spacing w:line="259" w:lineRule="auto"/>
              <w:rPr>
                <w:rFonts w:ascii="Calibri" w:hAnsi="Calibri" w:eastAsia="Calibri" w:cs="Calibri"/>
                <w:color w:val="000000" w:themeColor="text1"/>
              </w:rPr>
            </w:pP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56E6B02D" w14:textId="1F5BA80C">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03492F12" w14:textId="38D1171A">
            <w:pPr>
              <w:spacing w:line="259" w:lineRule="auto"/>
              <w:rPr>
                <w:rFonts w:ascii="Calibri" w:hAnsi="Calibri" w:eastAsia="Calibri" w:cs="Calibri"/>
                <w:color w:val="000000" w:themeColor="text1"/>
              </w:rPr>
            </w:pP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617408D7" w14:textId="44A27BBF">
            <w:pPr>
              <w:spacing w:line="259" w:lineRule="auto"/>
              <w:rPr>
                <w:rFonts w:ascii="Calibri" w:hAnsi="Calibri" w:eastAsia="Calibri" w:cs="Calibri"/>
                <w:color w:val="000000" w:themeColor="text1"/>
              </w:rPr>
            </w:pP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0E55638E" w14:textId="14059E94">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7DA2A5BD" w14:textId="722419B8">
            <w:pPr>
              <w:spacing w:line="259" w:lineRule="auto"/>
              <w:rPr>
                <w:rFonts w:ascii="Calibri" w:hAnsi="Calibri" w:eastAsia="Calibri" w:cs="Calibri"/>
                <w:color w:val="000000" w:themeColor="text1"/>
              </w:rPr>
            </w:pPr>
          </w:p>
        </w:tc>
      </w:tr>
      <w:tr w:rsidR="5529FE67" w:rsidTr="00A47C17" w14:paraId="684EEA12" w14:textId="77777777">
        <w:trPr>
          <w:trHeight w:val="630"/>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78CD92D2" w14:textId="7BF0B163">
            <w:pPr>
              <w:spacing w:line="259" w:lineRule="auto"/>
              <w:rPr>
                <w:rFonts w:ascii="Calibri" w:hAnsi="Calibri" w:eastAsia="Calibri" w:cs="Calibri"/>
                <w:color w:val="000000" w:themeColor="text1"/>
              </w:rPr>
            </w:pP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197D354A" w14:textId="084A8F55">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68053DAE" w14:textId="750D515B">
            <w:pPr>
              <w:spacing w:line="259" w:lineRule="auto"/>
              <w:rPr>
                <w:rFonts w:ascii="Calibri" w:hAnsi="Calibri" w:eastAsia="Calibri" w:cs="Calibri"/>
                <w:color w:val="000000" w:themeColor="text1"/>
              </w:rPr>
            </w:pP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5AC38145" w14:textId="378CE146">
            <w:pPr>
              <w:spacing w:line="259" w:lineRule="auto"/>
              <w:rPr>
                <w:rFonts w:ascii="Calibri" w:hAnsi="Calibri" w:eastAsia="Calibri" w:cs="Calibri"/>
                <w:color w:val="000000" w:themeColor="text1"/>
              </w:rPr>
            </w:pP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2664CD49" w14:textId="0F7064A8">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5CFE39D8" w14:textId="4A890033">
            <w:pPr>
              <w:spacing w:line="259" w:lineRule="auto"/>
              <w:rPr>
                <w:rFonts w:ascii="Calibri" w:hAnsi="Calibri" w:eastAsia="Calibri" w:cs="Calibri"/>
                <w:color w:val="000000" w:themeColor="text1"/>
              </w:rPr>
            </w:pPr>
          </w:p>
        </w:tc>
      </w:tr>
      <w:tr w:rsidR="5529FE67" w:rsidTr="00A47C17" w14:paraId="32DFA0AA" w14:textId="77777777">
        <w:trPr>
          <w:trHeight w:val="585"/>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25B937B4" w14:textId="41E2A927">
            <w:pPr>
              <w:spacing w:line="259" w:lineRule="auto"/>
              <w:rPr>
                <w:rFonts w:ascii="Calibri" w:hAnsi="Calibri" w:eastAsia="Calibri" w:cs="Calibri"/>
                <w:color w:val="000000" w:themeColor="text1"/>
              </w:rPr>
            </w:pP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6E4522C2" w14:textId="3FF1B601">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326FD5B0" w14:textId="63E56AEB">
            <w:pPr>
              <w:spacing w:line="259" w:lineRule="auto"/>
              <w:rPr>
                <w:rFonts w:ascii="Calibri" w:hAnsi="Calibri" w:eastAsia="Calibri" w:cs="Calibri"/>
                <w:color w:val="000000" w:themeColor="text1"/>
              </w:rPr>
            </w:pP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0B0DB939" w14:textId="28070E84">
            <w:pPr>
              <w:spacing w:line="259" w:lineRule="auto"/>
              <w:rPr>
                <w:rFonts w:ascii="Calibri" w:hAnsi="Calibri" w:eastAsia="Calibri" w:cs="Calibri"/>
                <w:color w:val="000000" w:themeColor="text1"/>
              </w:rPr>
            </w:pP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7D269711" w14:textId="3F12E5DF">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2EC30617" w14:textId="224AA89B">
            <w:pPr>
              <w:spacing w:line="259" w:lineRule="auto"/>
              <w:rPr>
                <w:rFonts w:ascii="Calibri" w:hAnsi="Calibri" w:eastAsia="Calibri" w:cs="Calibri"/>
                <w:color w:val="000000" w:themeColor="text1"/>
              </w:rPr>
            </w:pPr>
          </w:p>
        </w:tc>
      </w:tr>
      <w:tr w:rsidR="5529FE67" w:rsidTr="00A47C17" w14:paraId="6FFDD46A" w14:textId="77777777">
        <w:trPr>
          <w:trHeight w:val="570"/>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05503043" w14:textId="428AA65E">
            <w:pPr>
              <w:spacing w:line="259" w:lineRule="auto"/>
              <w:rPr>
                <w:rFonts w:ascii="Calibri" w:hAnsi="Calibri" w:eastAsia="Calibri" w:cs="Calibri"/>
                <w:color w:val="000000" w:themeColor="text1"/>
              </w:rPr>
            </w:pP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76197490" w14:textId="106A6ACB">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18BC0739" w14:textId="7CF0A489">
            <w:pPr>
              <w:spacing w:line="259" w:lineRule="auto"/>
              <w:rPr>
                <w:rFonts w:ascii="Calibri" w:hAnsi="Calibri" w:eastAsia="Calibri" w:cs="Calibri"/>
                <w:color w:val="000000" w:themeColor="text1"/>
              </w:rPr>
            </w:pP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01BB745E" w14:textId="6455F2FE">
            <w:pPr>
              <w:spacing w:line="259" w:lineRule="auto"/>
              <w:rPr>
                <w:rFonts w:ascii="Calibri" w:hAnsi="Calibri" w:eastAsia="Calibri" w:cs="Calibri"/>
                <w:color w:val="000000" w:themeColor="text1"/>
              </w:rPr>
            </w:pP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752A0644" w14:textId="436AB178">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5C4748DB" w14:textId="79F05ECE">
            <w:pPr>
              <w:spacing w:line="259" w:lineRule="auto"/>
              <w:rPr>
                <w:rFonts w:ascii="Calibri" w:hAnsi="Calibri" w:eastAsia="Calibri" w:cs="Calibri"/>
                <w:color w:val="000000" w:themeColor="text1"/>
              </w:rPr>
            </w:pPr>
          </w:p>
        </w:tc>
      </w:tr>
      <w:tr w:rsidR="5529FE67" w:rsidTr="00A47C17" w14:paraId="6FF7BD65" w14:textId="77777777">
        <w:trPr>
          <w:trHeight w:val="330"/>
        </w:trPr>
        <w:tc>
          <w:tcPr>
            <w:tcW w:w="1217" w:type="dxa"/>
            <w:tcBorders>
              <w:top w:val="single" w:color="000000" w:themeColor="text1" w:sz="6" w:space="0"/>
              <w:left w:val="single" w:color="000000" w:themeColor="text1" w:sz="6" w:space="0"/>
              <w:bottom w:val="single" w:color="000000" w:themeColor="text1" w:sz="6" w:space="0"/>
              <w:right w:val="nil"/>
            </w:tcBorders>
            <w:shd w:val="clear" w:color="auto" w:fill="BFBFBF" w:themeFill="background1" w:themeFillShade="BF"/>
            <w:tcMar>
              <w:top w:w="45" w:type="dxa"/>
              <w:right w:w="105" w:type="dxa"/>
            </w:tcMar>
          </w:tcPr>
          <w:p w:rsidR="5529FE67" w:rsidP="5529FE67" w:rsidRDefault="5529FE67" w14:paraId="60CD6D0A" w14:textId="41883D45">
            <w:pPr>
              <w:spacing w:line="259" w:lineRule="auto"/>
              <w:ind w:left="104"/>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Total:  15 units </w:t>
            </w:r>
          </w:p>
        </w:tc>
        <w:tc>
          <w:tcPr>
            <w:tcW w:w="943" w:type="dxa"/>
            <w:tcBorders>
              <w:top w:val="single" w:color="000000" w:themeColor="text1" w:sz="6" w:space="0"/>
              <w:left w:val="nil"/>
              <w:bottom w:val="single" w:color="000000" w:themeColor="text1" w:sz="6" w:space="0"/>
              <w:right w:val="single" w:color="000000" w:themeColor="text1" w:sz="6" w:space="0"/>
            </w:tcBorders>
            <w:shd w:val="clear" w:color="auto" w:fill="BFBFBF" w:themeFill="background1" w:themeFillShade="BF"/>
            <w:tcMar>
              <w:top w:w="45" w:type="dxa"/>
              <w:right w:w="105" w:type="dxa"/>
            </w:tcMar>
          </w:tcPr>
          <w:p w:rsidR="5529FE67" w:rsidP="5529FE67" w:rsidRDefault="5529FE67" w14:paraId="19FDD4A6" w14:textId="35B3AF96">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45" w:type="dxa"/>
              <w:right w:w="105" w:type="dxa"/>
            </w:tcMar>
          </w:tcPr>
          <w:p w:rsidR="5529FE67" w:rsidP="5529FE67" w:rsidRDefault="5529FE67" w14:paraId="3B852886" w14:textId="17BAB1F3">
            <w:pPr>
              <w:spacing w:line="259" w:lineRule="auto"/>
              <w:ind w:left="110"/>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Total:  15 units </w:t>
            </w:r>
          </w:p>
        </w:tc>
        <w:tc>
          <w:tcPr>
            <w:tcW w:w="1562" w:type="dxa"/>
            <w:tcBorders>
              <w:top w:val="single" w:color="000000" w:themeColor="text1" w:sz="6" w:space="0"/>
              <w:left w:val="single" w:color="000000" w:themeColor="text1" w:sz="6" w:space="0"/>
              <w:bottom w:val="single" w:color="000000" w:themeColor="text1" w:sz="6" w:space="0"/>
              <w:right w:val="nil"/>
            </w:tcBorders>
            <w:shd w:val="clear" w:color="auto" w:fill="BFBFBF" w:themeFill="background1" w:themeFillShade="BF"/>
            <w:tcMar>
              <w:top w:w="45" w:type="dxa"/>
              <w:right w:w="105" w:type="dxa"/>
            </w:tcMar>
          </w:tcPr>
          <w:p w:rsidR="5529FE67" w:rsidP="5529FE67" w:rsidRDefault="5529FE67" w14:paraId="3EDAE8FF" w14:textId="230466D6">
            <w:pPr>
              <w:spacing w:line="259" w:lineRule="auto"/>
              <w:ind w:left="110"/>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Total: 15 units </w:t>
            </w:r>
          </w:p>
        </w:tc>
        <w:tc>
          <w:tcPr>
            <w:tcW w:w="604" w:type="dxa"/>
            <w:tcBorders>
              <w:top w:val="single" w:color="000000" w:themeColor="text1" w:sz="6" w:space="0"/>
              <w:left w:val="nil"/>
              <w:bottom w:val="single" w:color="000000" w:themeColor="text1" w:sz="6" w:space="0"/>
              <w:right w:val="single" w:color="000000" w:themeColor="text1" w:sz="6" w:space="0"/>
            </w:tcBorders>
            <w:shd w:val="clear" w:color="auto" w:fill="BFBFBF" w:themeFill="background1" w:themeFillShade="BF"/>
            <w:tcMar>
              <w:top w:w="45" w:type="dxa"/>
              <w:right w:w="105" w:type="dxa"/>
            </w:tcMar>
          </w:tcPr>
          <w:p w:rsidR="5529FE67" w:rsidP="5529FE67" w:rsidRDefault="5529FE67" w14:paraId="2B4B6F47" w14:textId="7913E41E">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top w:w="45" w:type="dxa"/>
              <w:right w:w="105" w:type="dxa"/>
            </w:tcMar>
          </w:tcPr>
          <w:p w:rsidR="5529FE67" w:rsidP="5529FE67" w:rsidRDefault="5529FE67" w14:paraId="52552826" w14:textId="54731FD4">
            <w:pPr>
              <w:spacing w:line="259" w:lineRule="auto"/>
              <w:ind w:left="110"/>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Total: 15 units </w:t>
            </w:r>
          </w:p>
        </w:tc>
      </w:tr>
      <w:tr w:rsidR="5529FE67" w:rsidTr="00A47C17" w14:paraId="3513EE6A" w14:textId="77777777">
        <w:trPr>
          <w:trHeight w:val="615"/>
        </w:trPr>
        <w:tc>
          <w:tcPr>
            <w:tcW w:w="1217"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0A3A45BB" w14:textId="28C265F7">
            <w:pPr>
              <w:spacing w:line="259" w:lineRule="auto"/>
              <w:ind w:left="104"/>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Intersession </w:t>
            </w:r>
          </w:p>
        </w:tc>
        <w:tc>
          <w:tcPr>
            <w:tcW w:w="943"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39D2725D" w14:textId="263691AF">
            <w:pPr>
              <w:spacing w:line="259" w:lineRule="auto"/>
              <w:rPr>
                <w:rFonts w:ascii="Calibri" w:hAnsi="Calibri" w:eastAsia="Calibri" w:cs="Calibri"/>
                <w:color w:val="000000" w:themeColor="text1"/>
              </w:rPr>
            </w:pPr>
          </w:p>
        </w:tc>
        <w:tc>
          <w:tcPr>
            <w:tcW w:w="22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5ECBC974" w14:textId="23D420C6">
            <w:pPr>
              <w:spacing w:line="259" w:lineRule="auto"/>
              <w:ind w:left="110"/>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Summer </w:t>
            </w:r>
          </w:p>
        </w:tc>
        <w:tc>
          <w:tcPr>
            <w:tcW w:w="1562" w:type="dxa"/>
            <w:tcBorders>
              <w:top w:val="single" w:color="000000" w:themeColor="text1" w:sz="6" w:space="0"/>
              <w:left w:val="single" w:color="000000" w:themeColor="text1" w:sz="6" w:space="0"/>
              <w:bottom w:val="single" w:color="000000" w:themeColor="text1" w:sz="6" w:space="0"/>
              <w:right w:val="nil"/>
            </w:tcBorders>
            <w:tcMar>
              <w:top w:w="45" w:type="dxa"/>
              <w:right w:w="105" w:type="dxa"/>
            </w:tcMar>
          </w:tcPr>
          <w:p w:rsidR="5529FE67" w:rsidP="5529FE67" w:rsidRDefault="5529FE67" w14:paraId="280589C5" w14:textId="5C5085F4">
            <w:pPr>
              <w:spacing w:line="259" w:lineRule="auto"/>
              <w:ind w:left="110"/>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Intersession </w:t>
            </w:r>
          </w:p>
        </w:tc>
        <w:tc>
          <w:tcPr>
            <w:tcW w:w="604" w:type="dxa"/>
            <w:tcBorders>
              <w:top w:val="single" w:color="000000" w:themeColor="text1" w:sz="6" w:space="0"/>
              <w:left w:val="nil"/>
              <w:bottom w:val="single" w:color="000000" w:themeColor="text1" w:sz="6" w:space="0"/>
              <w:right w:val="single" w:color="000000" w:themeColor="text1" w:sz="6" w:space="0"/>
            </w:tcBorders>
            <w:tcMar>
              <w:top w:w="45" w:type="dxa"/>
              <w:right w:w="105" w:type="dxa"/>
            </w:tcMar>
          </w:tcPr>
          <w:p w:rsidR="5529FE67" w:rsidP="5529FE67" w:rsidRDefault="5529FE67" w14:paraId="15370427" w14:textId="666BEB17">
            <w:pPr>
              <w:spacing w:line="259" w:lineRule="auto"/>
              <w:rPr>
                <w:rFonts w:ascii="Calibri" w:hAnsi="Calibri" w:eastAsia="Calibri" w:cs="Calibri"/>
                <w:color w:val="000000" w:themeColor="text1"/>
              </w:rPr>
            </w:pPr>
          </w:p>
        </w:tc>
        <w:tc>
          <w:tcPr>
            <w:tcW w:w="21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5" w:type="dxa"/>
              <w:right w:w="105" w:type="dxa"/>
            </w:tcMar>
          </w:tcPr>
          <w:p w:rsidR="5529FE67" w:rsidP="5529FE67" w:rsidRDefault="5529FE67" w14:paraId="5D574595" w14:textId="087C88AE">
            <w:pPr>
              <w:spacing w:line="259" w:lineRule="auto"/>
              <w:ind w:left="110"/>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Summer </w:t>
            </w:r>
          </w:p>
        </w:tc>
      </w:tr>
    </w:tbl>
    <w:p w:rsidRPr="000B686C" w:rsidR="00136375" w:rsidP="5529FE67" w:rsidRDefault="5529FE67" w14:paraId="1A725C1F" w14:textId="5BD848D3">
      <w:pPr>
        <w:spacing w:line="259" w:lineRule="auto"/>
        <w:ind w:right="568"/>
        <w:rPr>
          <w:color w:val="000000" w:themeColor="text1"/>
          <w:sz w:val="21"/>
          <w:szCs w:val="21"/>
        </w:rPr>
      </w:pPr>
      <w:r w:rsidRPr="5529FE67">
        <w:rPr>
          <w:color w:val="000000" w:themeColor="text1"/>
          <w:sz w:val="21"/>
          <w:szCs w:val="21"/>
        </w:rPr>
        <w:t>* Most transfer students meet this requirement with a class from their CC.  **Current University policy limits students to 18 units per semester, but students can petition to take &gt; 18 units.</w:t>
      </w:r>
    </w:p>
    <w:p w:rsidRPr="000B686C" w:rsidR="00136375" w:rsidP="5529FE67" w:rsidRDefault="00136375" w14:paraId="2B7DAA75" w14:textId="03B9933D">
      <w:pPr>
        <w:keepNext/>
        <w:keepLines/>
        <w:ind w:right="36" w:hanging="10"/>
        <w:jc w:val="center"/>
        <w:rPr>
          <w:rFonts w:ascii="Calibri" w:hAnsi="Calibri" w:eastAsia="Calibri" w:cs="Calibri"/>
          <w:b/>
          <w:bCs/>
          <w:color w:val="000000" w:themeColor="text1"/>
          <w:sz w:val="24"/>
          <w:szCs w:val="24"/>
        </w:rPr>
      </w:pPr>
    </w:p>
    <w:p w:rsidRPr="000B686C" w:rsidR="00136375" w:rsidP="5529FE67" w:rsidRDefault="00136375" w14:paraId="687DC490" w14:textId="04AADE75">
      <w:pPr>
        <w:keepNext/>
        <w:keepLines/>
        <w:ind w:right="36" w:hanging="10"/>
        <w:jc w:val="center"/>
        <w:rPr>
          <w:rFonts w:ascii="Calibri" w:hAnsi="Calibri" w:eastAsia="Calibri" w:cs="Calibri"/>
          <w:b/>
          <w:bCs/>
          <w:color w:val="000000" w:themeColor="text1"/>
          <w:sz w:val="24"/>
          <w:szCs w:val="24"/>
        </w:rPr>
      </w:pPr>
    </w:p>
    <w:p w:rsidRPr="000B686C" w:rsidR="00136375" w:rsidP="00A47C17" w:rsidRDefault="00136375" w14:paraId="7E2A9CCB" w14:textId="6081F504">
      <w:pPr>
        <w:ind w:right="36"/>
        <w:rPr>
          <w:rFonts w:ascii="Calibri" w:hAnsi="Calibri" w:eastAsia="Calibri" w:cs="Calibri"/>
          <w:color w:val="000000" w:themeColor="text1"/>
        </w:rPr>
      </w:pPr>
    </w:p>
    <w:p w:rsidRPr="000B686C" w:rsidR="00136375" w:rsidP="5529FE67" w:rsidRDefault="5529FE67" w14:paraId="6B05DD6E" w14:textId="0C1FA0BA">
      <w:pPr>
        <w:pStyle w:val="Heading1"/>
        <w:keepNext/>
        <w:keepLines/>
        <w:ind w:left="0" w:right="36" w:hanging="10"/>
        <w:jc w:val="center"/>
        <w:rPr>
          <w:rFonts w:ascii="Calibri" w:hAnsi="Calibri" w:eastAsia="Calibri" w:cs="Calibri"/>
          <w:color w:val="0070C0"/>
          <w:sz w:val="24"/>
          <w:szCs w:val="24"/>
        </w:rPr>
      </w:pPr>
      <w:r w:rsidRPr="5529FE67">
        <w:rPr>
          <w:rFonts w:ascii="Calibri" w:hAnsi="Calibri" w:eastAsia="Calibri" w:cs="Calibri"/>
          <w:color w:val="000000" w:themeColor="text1"/>
          <w:sz w:val="24"/>
          <w:szCs w:val="24"/>
        </w:rPr>
        <w:t xml:space="preserve">SAMPLE MATRIX FOR TRANSFER STUDENTS PLANNING TO GRADUATE IN </w:t>
      </w:r>
      <w:r w:rsidRPr="5529FE67">
        <w:rPr>
          <w:rFonts w:ascii="Calibri" w:hAnsi="Calibri" w:eastAsia="Calibri" w:cs="Calibri"/>
          <w:color w:val="0070C0"/>
          <w:sz w:val="24"/>
          <w:szCs w:val="24"/>
        </w:rPr>
        <w:t>3 YEARS</w:t>
      </w:r>
    </w:p>
    <w:p w:rsidRPr="000B686C" w:rsidR="00136375" w:rsidP="5529FE67" w:rsidRDefault="5529FE67" w14:paraId="4B0CF32A" w14:textId="4936B3C0">
      <w:pPr>
        <w:jc w:val="center"/>
        <w:rPr>
          <w:rFonts w:ascii="Calibri" w:hAnsi="Calibri" w:eastAsia="Calibri" w:cs="Calibri"/>
          <w:color w:val="000000" w:themeColor="text1"/>
          <w:sz w:val="21"/>
          <w:szCs w:val="21"/>
        </w:rPr>
      </w:pPr>
      <w:r w:rsidRPr="5529FE67">
        <w:rPr>
          <w:rFonts w:ascii="Calibri" w:hAnsi="Calibri" w:eastAsia="Calibri" w:cs="Calibri"/>
          <w:b/>
          <w:bCs/>
          <w:color w:val="000000" w:themeColor="text1"/>
          <w:sz w:val="21"/>
          <w:szCs w:val="21"/>
        </w:rPr>
        <w:t>THIS MATRIX ASSUMES STUDENTS ARE COMMITTED TO COMPLETING 24 OR MORE UNITS PER</w:t>
      </w:r>
    </w:p>
    <w:p w:rsidRPr="000B686C" w:rsidR="00136375" w:rsidP="5529FE67" w:rsidRDefault="5529FE67" w14:paraId="0DC28AEE" w14:textId="7F9C94A4">
      <w:pPr>
        <w:ind w:left="105" w:hanging="10"/>
        <w:jc w:val="center"/>
        <w:rPr>
          <w:rFonts w:ascii="Calibri" w:hAnsi="Calibri" w:eastAsia="Calibri" w:cs="Calibri"/>
          <w:color w:val="000000" w:themeColor="text1"/>
          <w:sz w:val="21"/>
          <w:szCs w:val="21"/>
        </w:rPr>
      </w:pPr>
      <w:r w:rsidRPr="5529FE67">
        <w:rPr>
          <w:rFonts w:ascii="Calibri" w:hAnsi="Calibri" w:eastAsia="Calibri" w:cs="Calibri"/>
          <w:b/>
          <w:bCs/>
          <w:color w:val="000000" w:themeColor="text1"/>
          <w:sz w:val="21"/>
          <w:szCs w:val="21"/>
        </w:rPr>
        <w:t xml:space="preserve">YEAR.  </w:t>
      </w:r>
      <w:r w:rsidRPr="5529FE67">
        <w:rPr>
          <w:rFonts w:ascii="Calibri" w:hAnsi="Calibri" w:eastAsia="Calibri" w:cs="Calibri"/>
          <w:color w:val="000000" w:themeColor="text1"/>
          <w:sz w:val="21"/>
          <w:szCs w:val="21"/>
        </w:rPr>
        <w:t>This plan is a sample only. It should not replace early and frequent consultation with an advisor</w:t>
      </w:r>
      <w:r w:rsidR="00A40360">
        <w:rPr>
          <w:rFonts w:ascii="Calibri" w:hAnsi="Calibri" w:eastAsia="Calibri" w:cs="Calibri"/>
          <w:color w:val="000000" w:themeColor="text1"/>
          <w:sz w:val="21"/>
          <w:szCs w:val="21"/>
        </w:rPr>
        <w:t>, as requirements are subject to change and the number of units each semester depends on</w:t>
      </w:r>
      <w:r w:rsidRPr="5529FE67">
        <w:rPr>
          <w:rFonts w:ascii="Calibri" w:hAnsi="Calibri" w:eastAsia="Calibri" w:cs="Calibri"/>
          <w:color w:val="000000" w:themeColor="text1"/>
          <w:sz w:val="21"/>
          <w:szCs w:val="21"/>
        </w:rPr>
        <w:t xml:space="preserve"> satisfactory performance &amp; progress.</w:t>
      </w:r>
    </w:p>
    <w:p w:rsidRPr="000B686C" w:rsidR="00136375" w:rsidP="5529FE67" w:rsidRDefault="00136375" w14:paraId="381F7728" w14:textId="6E5B15E8">
      <w:pPr>
        <w:ind w:left="105" w:hanging="10"/>
        <w:jc w:val="center"/>
        <w:rPr>
          <w:rFonts w:ascii="Calibri" w:hAnsi="Calibri" w:eastAsia="Calibri" w:cs="Calibri"/>
          <w:color w:val="000000" w:themeColor="text1"/>
          <w:sz w:val="21"/>
          <w:szCs w:val="21"/>
        </w:rPr>
      </w:pPr>
    </w:p>
    <w:tbl>
      <w:tblPr>
        <w:tblW w:w="0" w:type="auto"/>
        <w:tblInd w:w="67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507"/>
        <w:gridCol w:w="1532"/>
        <w:gridCol w:w="1573"/>
        <w:gridCol w:w="1627"/>
        <w:gridCol w:w="1397"/>
        <w:gridCol w:w="1343"/>
      </w:tblGrid>
      <w:tr w:rsidR="00A47C17" w:rsidTr="003F2280" w14:paraId="1C23B700" w14:textId="77777777">
        <w:trPr>
          <w:trHeight w:val="285"/>
        </w:trPr>
        <w:tc>
          <w:tcPr>
            <w:tcW w:w="4551" w:type="dxa"/>
            <w:gridSpan w:val="2"/>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54FD465A" w14:textId="77777777">
            <w:pPr>
              <w:spacing w:before="30" w:after="30"/>
              <w:jc w:val="center"/>
              <w:rPr>
                <w:rFonts w:ascii="Arial" w:hAnsi="Arial" w:eastAsia="Arial" w:cs="Arial"/>
                <w:color w:val="FFFFFF" w:themeColor="background1"/>
              </w:rPr>
            </w:pPr>
            <w:r w:rsidRPr="3BEA4F7E">
              <w:rPr>
                <w:rFonts w:ascii="Arial" w:hAnsi="Arial" w:eastAsia="Arial" w:cs="Arial"/>
                <w:b/>
                <w:bCs/>
                <w:color w:val="FFFFFF" w:themeColor="background1"/>
                <w:sz w:val="20"/>
                <w:szCs w:val="20"/>
              </w:rPr>
              <w:t>Year 1</w:t>
            </w:r>
          </w:p>
        </w:tc>
        <w:tc>
          <w:tcPr>
            <w:tcW w:w="4941" w:type="dxa"/>
            <w:gridSpan w:val="2"/>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1380BB3F" w14:textId="77777777">
            <w:pPr>
              <w:spacing w:before="30" w:after="30"/>
              <w:jc w:val="center"/>
              <w:rPr>
                <w:rFonts w:ascii="Arial" w:hAnsi="Arial" w:eastAsia="Arial" w:cs="Arial"/>
                <w:color w:val="FFFFFF" w:themeColor="background1"/>
              </w:rPr>
            </w:pPr>
            <w:r w:rsidRPr="3BEA4F7E">
              <w:rPr>
                <w:rFonts w:ascii="Arial" w:hAnsi="Arial" w:eastAsia="Arial" w:cs="Arial"/>
                <w:b/>
                <w:bCs/>
                <w:color w:val="FFFFFF" w:themeColor="background1"/>
                <w:sz w:val="20"/>
                <w:szCs w:val="20"/>
              </w:rPr>
              <w:t>Year 2</w:t>
            </w:r>
          </w:p>
        </w:tc>
        <w:tc>
          <w:tcPr>
            <w:tcW w:w="3991" w:type="dxa"/>
            <w:gridSpan w:val="2"/>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4C9C1D7A" w14:textId="77777777">
            <w:pPr>
              <w:spacing w:before="30" w:after="30"/>
              <w:jc w:val="center"/>
              <w:rPr>
                <w:rFonts w:ascii="Arial" w:hAnsi="Arial" w:eastAsia="Arial" w:cs="Arial"/>
                <w:color w:val="FFFFFF" w:themeColor="background1"/>
              </w:rPr>
            </w:pPr>
            <w:r w:rsidRPr="3BEA4F7E">
              <w:rPr>
                <w:rFonts w:ascii="Arial" w:hAnsi="Arial" w:eastAsia="Arial" w:cs="Arial"/>
                <w:b/>
                <w:bCs/>
                <w:color w:val="FFFFFF" w:themeColor="background1"/>
                <w:sz w:val="20"/>
                <w:szCs w:val="20"/>
              </w:rPr>
              <w:t>Year 3</w:t>
            </w:r>
          </w:p>
        </w:tc>
      </w:tr>
      <w:tr w:rsidR="00A47C17" w:rsidTr="003F2280" w14:paraId="23DB989F" w14:textId="77777777">
        <w:trPr>
          <w:trHeight w:val="285"/>
        </w:trPr>
        <w:tc>
          <w:tcPr>
            <w:tcW w:w="2220"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21304123"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Fall</w:t>
            </w:r>
          </w:p>
        </w:tc>
        <w:tc>
          <w:tcPr>
            <w:tcW w:w="2331"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533F8FCA"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Spring</w:t>
            </w:r>
          </w:p>
        </w:tc>
        <w:tc>
          <w:tcPr>
            <w:tcW w:w="2415"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487C1B70"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Fall</w:t>
            </w:r>
          </w:p>
        </w:tc>
        <w:tc>
          <w:tcPr>
            <w:tcW w:w="2526"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5C357678"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Spring</w:t>
            </w:r>
          </w:p>
        </w:tc>
        <w:tc>
          <w:tcPr>
            <w:tcW w:w="2051"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0A0ED12F"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Fall</w:t>
            </w:r>
          </w:p>
        </w:tc>
        <w:tc>
          <w:tcPr>
            <w:tcW w:w="1940" w:type="dxa"/>
            <w:tcBorders>
              <w:top w:val="single" w:color="AAAAAA" w:sz="6" w:space="0"/>
              <w:left w:val="single" w:color="AAAAAA" w:sz="6" w:space="0"/>
              <w:bottom w:val="single" w:color="AAAAAA" w:sz="6" w:space="0"/>
              <w:right w:val="single" w:color="AAAAAA" w:sz="6" w:space="0"/>
            </w:tcBorders>
            <w:shd w:val="clear" w:color="auto" w:fill="2E5496"/>
            <w:tcMar>
              <w:top w:w="60" w:type="dxa"/>
              <w:left w:w="90" w:type="dxa"/>
              <w:bottom w:w="60" w:type="dxa"/>
              <w:right w:w="90" w:type="dxa"/>
            </w:tcMar>
            <w:vAlign w:val="center"/>
          </w:tcPr>
          <w:p w:rsidR="00A47C17" w:rsidP="003F2280" w:rsidRDefault="00A47C17" w14:paraId="757BA7A7" w14:textId="77777777">
            <w:pPr>
              <w:spacing w:before="30" w:after="30"/>
              <w:jc w:val="center"/>
              <w:rPr>
                <w:rFonts w:ascii="Arial" w:hAnsi="Arial" w:eastAsia="Arial" w:cs="Arial"/>
                <w:color w:val="FFFFFF" w:themeColor="background1"/>
                <w:sz w:val="16"/>
                <w:szCs w:val="16"/>
              </w:rPr>
            </w:pPr>
            <w:r w:rsidRPr="3BEA4F7E">
              <w:rPr>
                <w:rFonts w:ascii="Arial" w:hAnsi="Arial" w:eastAsia="Arial" w:cs="Arial"/>
                <w:b/>
                <w:bCs/>
                <w:color w:val="FFFFFF" w:themeColor="background1"/>
                <w:sz w:val="16"/>
                <w:szCs w:val="16"/>
              </w:rPr>
              <w:t>Spring</w:t>
            </w:r>
          </w:p>
        </w:tc>
      </w:tr>
      <w:tr w:rsidR="00A47C17" w:rsidTr="003F2280" w14:paraId="0A103415" w14:textId="77777777">
        <w:trPr>
          <w:trHeight w:val="285"/>
        </w:trPr>
        <w:tc>
          <w:tcPr>
            <w:tcW w:w="22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3A7AD56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101</w:t>
            </w:r>
            <w:r w:rsidRPr="3BEA4F7E">
              <w:rPr>
                <w:rFonts w:ascii="Arial" w:hAnsi="Arial" w:eastAsia="Arial" w:cs="Arial"/>
                <w:b/>
                <w:bCs/>
                <w:color w:val="000000" w:themeColor="text1"/>
                <w:sz w:val="18"/>
                <w:szCs w:val="18"/>
              </w:rPr>
              <w:t>*</w:t>
            </w:r>
            <w:r w:rsidRPr="3BEA4F7E">
              <w:rPr>
                <w:rFonts w:ascii="Arial" w:hAnsi="Arial" w:eastAsia="Arial" w:cs="Arial"/>
                <w:b/>
                <w:bCs/>
                <w:color w:val="000000" w:themeColor="text1"/>
                <w:sz w:val="16"/>
                <w:szCs w:val="16"/>
              </w:rPr>
              <w:t xml:space="preserve"> (Or Free Elective)</w:t>
            </w:r>
          </w:p>
        </w:tc>
        <w:tc>
          <w:tcPr>
            <w:tcW w:w="2331"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155A328E"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 xml:space="preserve">CRJU 301 </w:t>
            </w:r>
          </w:p>
          <w:p w:rsidR="00A47C17" w:rsidP="003F2280" w:rsidRDefault="00A47C17" w14:paraId="40522C68"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Req)</w:t>
            </w:r>
          </w:p>
        </w:tc>
        <w:tc>
          <w:tcPr>
            <w:tcW w:w="241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2B7E5BD0"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330</w:t>
            </w:r>
          </w:p>
          <w:p w:rsidR="00A47C17" w:rsidP="003F2280" w:rsidRDefault="00A47C17" w14:paraId="2994FFB9"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Req)</w:t>
            </w:r>
          </w:p>
        </w:tc>
        <w:tc>
          <w:tcPr>
            <w:tcW w:w="2526"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542328C8"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Major Breadth</w:t>
            </w:r>
          </w:p>
          <w:p w:rsidR="00A47C17" w:rsidP="003F2280" w:rsidRDefault="00A47C17" w14:paraId="63E072EC"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(CRJU 302, 315, or 345)</w:t>
            </w:r>
          </w:p>
        </w:tc>
        <w:tc>
          <w:tcPr>
            <w:tcW w:w="2051"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34A5A1A6"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513735F2"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(400 level)</w:t>
            </w:r>
          </w:p>
        </w:tc>
        <w:tc>
          <w:tcPr>
            <w:tcW w:w="19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4E1D5A2F"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57198BAC"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(400 level)</w:t>
            </w:r>
          </w:p>
        </w:tc>
      </w:tr>
      <w:tr w:rsidR="00A47C17" w:rsidTr="003F2280" w14:paraId="44B13D27" w14:textId="77777777">
        <w:trPr>
          <w:trHeight w:val="285"/>
        </w:trPr>
        <w:tc>
          <w:tcPr>
            <w:tcW w:w="222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2AAAC101"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210</w:t>
            </w:r>
            <w:r w:rsidRPr="3BEA4F7E">
              <w:rPr>
                <w:rFonts w:ascii="Arial" w:hAnsi="Arial" w:eastAsia="Arial" w:cs="Arial"/>
                <w:b/>
                <w:bCs/>
                <w:color w:val="000000" w:themeColor="text1"/>
                <w:sz w:val="18"/>
                <w:szCs w:val="18"/>
              </w:rPr>
              <w:t>**</w:t>
            </w:r>
            <w:r w:rsidRPr="3BEA4F7E">
              <w:rPr>
                <w:rFonts w:ascii="Arial" w:hAnsi="Arial" w:eastAsia="Arial" w:cs="Arial"/>
                <w:b/>
                <w:bCs/>
                <w:color w:val="000000" w:themeColor="text1"/>
                <w:sz w:val="16"/>
                <w:szCs w:val="16"/>
              </w:rPr>
              <w:t xml:space="preserve"> (Or Free Elective)</w:t>
            </w:r>
          </w:p>
        </w:tc>
        <w:tc>
          <w:tcPr>
            <w:tcW w:w="2331"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73BAFFC1"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 xml:space="preserve">GE Area Z / </w:t>
            </w:r>
            <w:r w:rsidRPr="3BEA4F7E">
              <w:rPr>
                <w:rFonts w:ascii="Arial" w:hAnsi="Arial" w:eastAsia="Arial" w:cs="Arial"/>
                <w:b/>
                <w:bCs/>
                <w:color w:val="000000" w:themeColor="text1"/>
                <w:sz w:val="16"/>
                <w:szCs w:val="16"/>
              </w:rPr>
              <w:t>CRJU 385</w:t>
            </w:r>
          </w:p>
          <w:p w:rsidR="00A47C17" w:rsidP="003F2280" w:rsidRDefault="00A47C17" w14:paraId="67F27863"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(GE &amp; Major Req)</w:t>
            </w:r>
          </w:p>
        </w:tc>
        <w:tc>
          <w:tcPr>
            <w:tcW w:w="2415"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5C014FBF" w14:textId="77777777">
            <w:pPr>
              <w:spacing w:before="30" w:after="30" w:line="259" w:lineRule="auto"/>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340</w:t>
            </w:r>
          </w:p>
          <w:p w:rsidR="00A47C17" w:rsidP="003F2280" w:rsidRDefault="00A47C17" w14:paraId="395D2DCD" w14:textId="77777777">
            <w:pPr>
              <w:spacing w:before="30" w:after="30" w:line="259" w:lineRule="auto"/>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Req)</w:t>
            </w:r>
          </w:p>
        </w:tc>
        <w:tc>
          <w:tcPr>
            <w:tcW w:w="2526"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46B2DC07" w14:textId="77777777">
            <w:pPr>
              <w:spacing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Course</w:t>
            </w:r>
          </w:p>
        </w:tc>
        <w:tc>
          <w:tcPr>
            <w:tcW w:w="2051"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56AFC81E"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309CFCFE"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(400 level)</w:t>
            </w:r>
          </w:p>
        </w:tc>
        <w:tc>
          <w:tcPr>
            <w:tcW w:w="194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tcPr>
          <w:p w:rsidR="00A47C17" w:rsidP="003F2280" w:rsidRDefault="00A47C17" w14:paraId="11A26ACD" w14:textId="77777777">
            <w:pPr>
              <w:spacing w:after="30"/>
              <w:jc w:val="center"/>
              <w:rPr>
                <w:rFonts w:ascii="Arial" w:hAnsi="Arial" w:eastAsia="Arial" w:cs="Arial"/>
                <w:color w:val="000000" w:themeColor="text1"/>
                <w:sz w:val="16"/>
                <w:szCs w:val="16"/>
              </w:rPr>
            </w:pPr>
          </w:p>
          <w:p w:rsidR="00A47C17" w:rsidP="003F2280" w:rsidRDefault="00A47C17" w14:paraId="1EE7FBBD" w14:textId="77777777">
            <w:pPr>
              <w:spacing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Course</w:t>
            </w:r>
          </w:p>
        </w:tc>
      </w:tr>
      <w:tr w:rsidR="00A47C17" w:rsidTr="003F2280" w14:paraId="52E24616" w14:textId="77777777">
        <w:trPr>
          <w:trHeight w:val="915"/>
        </w:trPr>
        <w:tc>
          <w:tcPr>
            <w:tcW w:w="222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5E83E38C"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ENG 301 or ENG 365</w:t>
            </w:r>
          </w:p>
          <w:p w:rsidR="00A47C17" w:rsidP="003F2280" w:rsidRDefault="00A47C17" w14:paraId="04BD5EA9"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(Major &amp; Writing Req)</w:t>
            </w:r>
          </w:p>
        </w:tc>
        <w:tc>
          <w:tcPr>
            <w:tcW w:w="2331"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6FE522FA"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GE Area 4U / CRJU Elective</w:t>
            </w:r>
          </w:p>
          <w:p w:rsidR="00A47C17" w:rsidP="003F2280" w:rsidRDefault="00A47C17" w14:paraId="447BC9C1"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(300 level)</w:t>
            </w:r>
            <w:r w:rsidRPr="3BEA4F7E">
              <w:rPr>
                <w:rFonts w:ascii="Arial" w:hAnsi="Arial" w:eastAsia="Arial" w:cs="Arial"/>
                <w:b/>
                <w:bCs/>
                <w:color w:val="000000" w:themeColor="text1"/>
                <w:sz w:val="16"/>
                <w:szCs w:val="16"/>
              </w:rPr>
              <w:t xml:space="preserve"> </w:t>
            </w:r>
          </w:p>
        </w:tc>
        <w:tc>
          <w:tcPr>
            <w:tcW w:w="2415"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5BF7D18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Major Breadth</w:t>
            </w:r>
          </w:p>
          <w:p w:rsidR="00A47C17" w:rsidP="003F2280" w:rsidRDefault="00A47C17" w14:paraId="4D2EB8EE"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(CRJU 302, 315, or 345)</w:t>
            </w:r>
          </w:p>
        </w:tc>
        <w:tc>
          <w:tcPr>
            <w:tcW w:w="2526"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147970D5"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11EA6436"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(300 level)</w:t>
            </w:r>
          </w:p>
        </w:tc>
        <w:tc>
          <w:tcPr>
            <w:tcW w:w="2051"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vAlign w:val="center"/>
          </w:tcPr>
          <w:p w:rsidR="00A47C17" w:rsidP="003F2280" w:rsidRDefault="00A47C17" w14:paraId="6813345F"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Course</w:t>
            </w:r>
          </w:p>
        </w:tc>
        <w:tc>
          <w:tcPr>
            <w:tcW w:w="194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60" w:type="dxa"/>
              <w:left w:w="90" w:type="dxa"/>
              <w:bottom w:w="60" w:type="dxa"/>
              <w:right w:w="90" w:type="dxa"/>
            </w:tcMar>
          </w:tcPr>
          <w:p w:rsidR="00A47C17" w:rsidP="003F2280" w:rsidRDefault="00A47C17" w14:paraId="43CD08AA" w14:textId="77777777">
            <w:pPr>
              <w:spacing w:before="30" w:after="30"/>
              <w:jc w:val="center"/>
              <w:rPr>
                <w:rFonts w:ascii="Arial" w:hAnsi="Arial" w:eastAsia="Arial" w:cs="Arial"/>
                <w:color w:val="000000" w:themeColor="text1"/>
                <w:sz w:val="16"/>
                <w:szCs w:val="16"/>
              </w:rPr>
            </w:pPr>
          </w:p>
          <w:p w:rsidR="00A47C17" w:rsidP="003F2280" w:rsidRDefault="00A47C17" w14:paraId="2BD227A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Free Elective</w:t>
            </w:r>
          </w:p>
          <w:p w:rsidR="00A47C17" w:rsidP="003F2280" w:rsidRDefault="00A47C17" w14:paraId="384890A8" w14:textId="77777777">
            <w:pPr>
              <w:spacing w:after="30"/>
              <w:jc w:val="center"/>
              <w:rPr>
                <w:rFonts w:ascii="Arial" w:hAnsi="Arial" w:eastAsia="Arial" w:cs="Arial"/>
                <w:color w:val="000000" w:themeColor="text1"/>
                <w:sz w:val="16"/>
                <w:szCs w:val="16"/>
              </w:rPr>
            </w:pPr>
          </w:p>
        </w:tc>
      </w:tr>
      <w:tr w:rsidR="00A47C17" w:rsidTr="003F2280" w14:paraId="1B7C778A" w14:textId="77777777">
        <w:trPr>
          <w:trHeight w:val="285"/>
        </w:trPr>
        <w:tc>
          <w:tcPr>
            <w:tcW w:w="222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4DA797A7" w14:textId="77777777">
            <w:pPr>
              <w:spacing w:before="30" w:after="30"/>
              <w:jc w:val="center"/>
              <w:rPr>
                <w:rFonts w:ascii="Arial" w:hAnsi="Arial" w:eastAsia="Arial" w:cs="Arial"/>
                <w:color w:val="000000" w:themeColor="text1"/>
                <w:sz w:val="15"/>
                <w:szCs w:val="15"/>
              </w:rPr>
            </w:pPr>
            <w:r w:rsidRPr="3BEA4F7E">
              <w:rPr>
                <w:rFonts w:ascii="Arial" w:hAnsi="Arial" w:eastAsia="Arial" w:cs="Arial"/>
                <w:color w:val="000000" w:themeColor="text1"/>
                <w:sz w:val="15"/>
                <w:szCs w:val="15"/>
              </w:rPr>
              <w:t>GE Area</w:t>
            </w:r>
          </w:p>
          <w:p w:rsidR="00A47C17" w:rsidP="003F2280" w:rsidRDefault="00A47C17" w14:paraId="3171BD75"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3U</w:t>
            </w:r>
          </w:p>
        </w:tc>
        <w:tc>
          <w:tcPr>
            <w:tcW w:w="2331"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737DF888"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GE Area</w:t>
            </w:r>
          </w:p>
          <w:p w:rsidR="00A47C17" w:rsidP="003F2280" w:rsidRDefault="00A47C17" w14:paraId="42B4811A"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2U/5U</w:t>
            </w:r>
          </w:p>
        </w:tc>
        <w:tc>
          <w:tcPr>
            <w:tcW w:w="2415"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21C99A7D"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Free Elective</w:t>
            </w:r>
          </w:p>
        </w:tc>
        <w:tc>
          <w:tcPr>
            <w:tcW w:w="2526"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4E38714B"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Related Fields Course</w:t>
            </w:r>
          </w:p>
        </w:tc>
        <w:tc>
          <w:tcPr>
            <w:tcW w:w="2051"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vAlign w:val="center"/>
          </w:tcPr>
          <w:p w:rsidR="00A47C17" w:rsidP="003F2280" w:rsidRDefault="00A47C17" w14:paraId="665F39D0" w14:textId="77777777">
            <w:pPr>
              <w:spacing w:before="30" w:after="30"/>
              <w:jc w:val="center"/>
              <w:rPr>
                <w:rFonts w:ascii="Arial" w:hAnsi="Arial" w:eastAsia="Arial" w:cs="Arial"/>
                <w:color w:val="000000" w:themeColor="text1"/>
                <w:sz w:val="16"/>
                <w:szCs w:val="16"/>
              </w:rPr>
            </w:pPr>
            <w:r w:rsidRPr="3BEA4F7E">
              <w:rPr>
                <w:rFonts w:ascii="Arial" w:hAnsi="Arial" w:eastAsia="Arial" w:cs="Arial"/>
                <w:b/>
                <w:bCs/>
                <w:color w:val="000000" w:themeColor="text1"/>
                <w:sz w:val="16"/>
                <w:szCs w:val="16"/>
              </w:rPr>
              <w:t>CRJU Elective</w:t>
            </w:r>
          </w:p>
          <w:p w:rsidR="00A47C17" w:rsidP="003F2280" w:rsidRDefault="00A47C17" w14:paraId="6E39CC28" w14:textId="77777777">
            <w:pPr>
              <w:spacing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(300 level)</w:t>
            </w:r>
          </w:p>
        </w:tc>
        <w:tc>
          <w:tcPr>
            <w:tcW w:w="1940" w:type="dxa"/>
            <w:tcBorders>
              <w:top w:val="single" w:color="AAAAAA" w:sz="6" w:space="0"/>
              <w:left w:val="single" w:color="AAAAAA" w:sz="6" w:space="0"/>
              <w:bottom w:val="single" w:color="AAAAAA" w:sz="6" w:space="0"/>
              <w:right w:val="single" w:color="AAAAAA" w:sz="6" w:space="0"/>
            </w:tcBorders>
            <w:shd w:val="clear" w:color="auto" w:fill="D6E4F0"/>
            <w:tcMar>
              <w:top w:w="60" w:type="dxa"/>
              <w:left w:w="90" w:type="dxa"/>
              <w:bottom w:w="60" w:type="dxa"/>
              <w:right w:w="90" w:type="dxa"/>
            </w:tcMar>
          </w:tcPr>
          <w:p w:rsidR="00A47C17" w:rsidP="003F2280" w:rsidRDefault="00A47C17" w14:paraId="3A5A1471" w14:textId="77777777">
            <w:pPr>
              <w:spacing w:before="30" w:after="30"/>
              <w:jc w:val="center"/>
              <w:rPr>
                <w:rFonts w:ascii="Arial" w:hAnsi="Arial" w:eastAsia="Arial" w:cs="Arial"/>
                <w:color w:val="000000" w:themeColor="text1"/>
                <w:sz w:val="16"/>
                <w:szCs w:val="16"/>
              </w:rPr>
            </w:pPr>
            <w:r w:rsidRPr="3BEA4F7E">
              <w:rPr>
                <w:rFonts w:ascii="Arial" w:hAnsi="Arial" w:eastAsia="Arial" w:cs="Arial"/>
                <w:color w:val="000000" w:themeColor="text1"/>
                <w:sz w:val="16"/>
                <w:szCs w:val="16"/>
              </w:rPr>
              <w:t>Free Elective</w:t>
            </w:r>
          </w:p>
          <w:p w:rsidR="00A47C17" w:rsidP="003F2280" w:rsidRDefault="00A47C17" w14:paraId="2CCEFAE9" w14:textId="77777777">
            <w:pPr>
              <w:spacing w:after="30"/>
              <w:jc w:val="center"/>
              <w:rPr>
                <w:rFonts w:ascii="Arial" w:hAnsi="Arial" w:eastAsia="Arial" w:cs="Arial"/>
                <w:color w:val="000000" w:themeColor="text1"/>
                <w:sz w:val="16"/>
                <w:szCs w:val="16"/>
              </w:rPr>
            </w:pPr>
          </w:p>
        </w:tc>
      </w:tr>
      <w:tr w:rsidR="00A47C17" w:rsidTr="003F2280" w14:paraId="0F4ED057" w14:textId="77777777">
        <w:trPr>
          <w:trHeight w:val="285"/>
        </w:trPr>
        <w:tc>
          <w:tcPr>
            <w:tcW w:w="2220"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1102BA22"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12 units</w:t>
            </w:r>
          </w:p>
        </w:tc>
        <w:tc>
          <w:tcPr>
            <w:tcW w:w="2331"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30AB6B64"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12 units</w:t>
            </w:r>
          </w:p>
        </w:tc>
        <w:tc>
          <w:tcPr>
            <w:tcW w:w="2415"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3B43A848"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12 units</w:t>
            </w:r>
          </w:p>
        </w:tc>
        <w:tc>
          <w:tcPr>
            <w:tcW w:w="2526"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2D9B9A8A"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12 units</w:t>
            </w:r>
          </w:p>
        </w:tc>
        <w:tc>
          <w:tcPr>
            <w:tcW w:w="2051"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45846571"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12 units</w:t>
            </w:r>
          </w:p>
        </w:tc>
        <w:tc>
          <w:tcPr>
            <w:tcW w:w="1940" w:type="dxa"/>
            <w:tcBorders>
              <w:top w:val="single" w:color="AAAAAA" w:sz="6" w:space="0"/>
              <w:left w:val="single" w:color="AAAAAA" w:sz="6" w:space="0"/>
              <w:bottom w:val="single" w:color="AAAAAA" w:sz="6" w:space="0"/>
              <w:right w:val="single" w:color="AAAAAA" w:sz="6" w:space="0"/>
            </w:tcBorders>
            <w:shd w:val="clear" w:color="auto" w:fill="1F3864"/>
            <w:tcMar>
              <w:top w:w="60" w:type="dxa"/>
              <w:left w:w="90" w:type="dxa"/>
              <w:bottom w:w="60" w:type="dxa"/>
              <w:right w:w="90" w:type="dxa"/>
            </w:tcMar>
            <w:vAlign w:val="center"/>
          </w:tcPr>
          <w:p w:rsidR="00A47C17" w:rsidP="003F2280" w:rsidRDefault="00A47C17" w14:paraId="03347A91" w14:textId="77777777">
            <w:pPr>
              <w:spacing w:before="30" w:after="30"/>
              <w:jc w:val="center"/>
              <w:rPr>
                <w:rFonts w:ascii="Arial" w:hAnsi="Arial" w:eastAsia="Arial" w:cs="Arial"/>
                <w:color w:val="FFD966"/>
                <w:sz w:val="14"/>
                <w:szCs w:val="14"/>
              </w:rPr>
            </w:pPr>
            <w:r w:rsidRPr="3BEA4F7E">
              <w:rPr>
                <w:rFonts w:ascii="Arial" w:hAnsi="Arial" w:eastAsia="Arial" w:cs="Arial"/>
                <w:b/>
                <w:bCs/>
                <w:color w:val="FFD966"/>
                <w:sz w:val="14"/>
                <w:szCs w:val="14"/>
              </w:rPr>
              <w:t>Total: 12 units</w:t>
            </w:r>
          </w:p>
        </w:tc>
      </w:tr>
    </w:tbl>
    <w:p w:rsidRPr="0044551E" w:rsidR="00A47C17" w:rsidP="00A47C17" w:rsidRDefault="00A47C17" w14:paraId="5D9B4DE8" w14:textId="77777777">
      <w:pPr>
        <w:spacing w:before="100" w:after="40"/>
        <w:rPr>
          <w:rFonts w:ascii="Arial" w:hAnsi="Arial" w:eastAsia="Arial" w:cs="Arial"/>
          <w:color w:val="666666"/>
          <w:sz w:val="13"/>
          <w:szCs w:val="13"/>
        </w:rPr>
      </w:pPr>
      <w:r w:rsidRPr="3BEA4F7E">
        <w:rPr>
          <w:rFonts w:ascii="Arial" w:hAnsi="Arial" w:eastAsia="Arial" w:cs="Arial"/>
          <w:i/>
          <w:iCs/>
          <w:color w:val="666666"/>
          <w:sz w:val="13"/>
          <w:szCs w:val="13"/>
        </w:rPr>
        <w:t xml:space="preserve">                       This plan is a sample only and should not replace early and frequent consultation with an advisor.</w:t>
      </w:r>
    </w:p>
    <w:p w:rsidR="00A47C17" w:rsidP="00A47C17" w:rsidRDefault="00A47C17" w14:paraId="275CAF45" w14:textId="77777777">
      <w:pPr>
        <w:spacing w:before="100" w:after="40"/>
        <w:rPr>
          <w:rFonts w:ascii="Arial" w:hAnsi="Arial" w:eastAsia="Arial" w:cs="Arial"/>
          <w:i/>
          <w:iCs/>
          <w:color w:val="666666"/>
          <w:sz w:val="14"/>
          <w:szCs w:val="14"/>
        </w:rPr>
      </w:pPr>
      <w:r w:rsidRPr="3BEA4F7E">
        <w:rPr>
          <w:rFonts w:ascii="Arial" w:hAnsi="Arial" w:eastAsia="Arial" w:cs="Arial"/>
          <w:i/>
          <w:iCs/>
          <w:color w:val="666666"/>
          <w:sz w:val="13"/>
          <w:szCs w:val="13"/>
        </w:rPr>
        <w:t xml:space="preserve">  </w:t>
      </w:r>
      <w:r>
        <w:tab/>
      </w:r>
      <w:r w:rsidRPr="3BEA4F7E">
        <w:rPr>
          <w:rFonts w:ascii="Arial" w:hAnsi="Arial" w:eastAsia="Arial" w:cs="Arial"/>
          <w:i/>
          <w:iCs/>
          <w:color w:val="666666"/>
          <w:sz w:val="14"/>
          <w:szCs w:val="14"/>
        </w:rPr>
        <w:t xml:space="preserve"> </w:t>
      </w:r>
      <w:r w:rsidRPr="3BEA4F7E">
        <w:rPr>
          <w:rFonts w:ascii="Arial" w:hAnsi="Arial" w:eastAsia="Arial" w:cs="Arial"/>
          <w:i/>
          <w:iCs/>
          <w:color w:val="666666"/>
          <w:sz w:val="18"/>
          <w:szCs w:val="18"/>
        </w:rPr>
        <w:t xml:space="preserve">  * </w:t>
      </w:r>
      <w:r w:rsidRPr="3BEA4F7E">
        <w:rPr>
          <w:rFonts w:ascii="Arial" w:hAnsi="Arial" w:eastAsia="Arial" w:cs="Arial"/>
          <w:i/>
          <w:iCs/>
          <w:color w:val="666666"/>
          <w:sz w:val="14"/>
          <w:szCs w:val="14"/>
        </w:rPr>
        <w:t xml:space="preserve">Take CRJU 101 </w:t>
      </w:r>
      <w:r w:rsidRPr="3BEA4F7E">
        <w:rPr>
          <w:rFonts w:ascii="Arial" w:hAnsi="Arial" w:eastAsia="Arial" w:cs="Arial"/>
          <w:i/>
          <w:iCs/>
          <w:color w:val="666666"/>
          <w:sz w:val="14"/>
          <w:szCs w:val="14"/>
          <w:u w:val="single"/>
        </w:rPr>
        <w:t>only</w:t>
      </w:r>
      <w:r w:rsidRPr="3BEA4F7E">
        <w:rPr>
          <w:rFonts w:ascii="Arial" w:hAnsi="Arial" w:eastAsia="Arial" w:cs="Arial"/>
          <w:i/>
          <w:iCs/>
          <w:color w:val="666666"/>
          <w:sz w:val="14"/>
          <w:szCs w:val="14"/>
        </w:rPr>
        <w:t xml:space="preserve"> if an equivalent to Intro to Criminal Justice or Intro to Administration of Justice course, has not been completed at a </w:t>
      </w:r>
    </w:p>
    <w:p w:rsidRPr="0044551E" w:rsidR="00A47C17" w:rsidP="00A47C17" w:rsidRDefault="00A47C17" w14:paraId="2A08A5E2" w14:textId="7B24D8C0">
      <w:pPr>
        <w:spacing w:before="100" w:after="40"/>
        <w:ind w:left="720"/>
        <w:rPr>
          <w:rFonts w:ascii="Arial" w:hAnsi="Arial" w:eastAsia="Arial" w:cs="Arial"/>
          <w:color w:val="666666"/>
          <w:sz w:val="14"/>
          <w:szCs w:val="14"/>
        </w:rPr>
      </w:pPr>
      <w:r>
        <w:rPr>
          <w:rFonts w:ascii="Arial" w:hAnsi="Arial" w:eastAsia="Arial" w:cs="Arial"/>
          <w:i/>
          <w:iCs/>
          <w:color w:val="666666"/>
          <w:sz w:val="14"/>
          <w:szCs w:val="14"/>
        </w:rPr>
        <w:t xml:space="preserve">    </w:t>
      </w:r>
      <w:r w:rsidRPr="3BEA4F7E">
        <w:rPr>
          <w:rFonts w:ascii="Arial" w:hAnsi="Arial" w:eastAsia="Arial" w:cs="Arial"/>
          <w:i/>
          <w:iCs/>
          <w:color w:val="666666"/>
          <w:sz w:val="14"/>
          <w:szCs w:val="14"/>
        </w:rPr>
        <w:t>Community College</w:t>
      </w:r>
    </w:p>
    <w:p w:rsidRPr="0044551E" w:rsidR="00A47C17" w:rsidP="00A47C17" w:rsidRDefault="00A47C17" w14:paraId="28D09875" w14:textId="77777777">
      <w:pPr>
        <w:spacing w:before="100" w:after="40"/>
        <w:ind w:firstLine="720"/>
        <w:rPr>
          <w:rFonts w:ascii="Arial" w:hAnsi="Arial" w:eastAsia="Arial" w:cs="Arial"/>
          <w:color w:val="666666"/>
          <w:sz w:val="14"/>
          <w:szCs w:val="14"/>
        </w:rPr>
      </w:pPr>
      <w:r w:rsidRPr="3BEA4F7E">
        <w:rPr>
          <w:rFonts w:ascii="Arial" w:hAnsi="Arial" w:eastAsia="Arial" w:cs="Arial"/>
          <w:i/>
          <w:iCs/>
          <w:color w:val="666666"/>
          <w:sz w:val="14"/>
          <w:szCs w:val="14"/>
        </w:rPr>
        <w:t xml:space="preserve">  </w:t>
      </w:r>
      <w:r w:rsidRPr="3BEA4F7E">
        <w:rPr>
          <w:rFonts w:ascii="Arial" w:hAnsi="Arial" w:eastAsia="Arial" w:cs="Arial"/>
          <w:i/>
          <w:iCs/>
          <w:color w:val="666666"/>
          <w:sz w:val="18"/>
          <w:szCs w:val="18"/>
        </w:rPr>
        <w:t xml:space="preserve"> **</w:t>
      </w:r>
      <w:r w:rsidRPr="3BEA4F7E">
        <w:rPr>
          <w:rFonts w:ascii="Arial" w:hAnsi="Arial" w:eastAsia="Arial" w:cs="Arial"/>
          <w:i/>
          <w:iCs/>
          <w:color w:val="666666"/>
          <w:sz w:val="14"/>
          <w:szCs w:val="14"/>
        </w:rPr>
        <w:t xml:space="preserve"> Take CRJU 210 </w:t>
      </w:r>
      <w:r w:rsidRPr="3BEA4F7E">
        <w:rPr>
          <w:rFonts w:ascii="Arial" w:hAnsi="Arial" w:eastAsia="Arial" w:cs="Arial"/>
          <w:i/>
          <w:iCs/>
          <w:color w:val="666666"/>
          <w:sz w:val="14"/>
          <w:szCs w:val="14"/>
          <w:u w:val="single"/>
        </w:rPr>
        <w:t>only</w:t>
      </w:r>
      <w:r w:rsidRPr="3BEA4F7E">
        <w:rPr>
          <w:rFonts w:ascii="Arial" w:hAnsi="Arial" w:eastAsia="Arial" w:cs="Arial"/>
          <w:i/>
          <w:iCs/>
          <w:color w:val="666666"/>
          <w:sz w:val="14"/>
          <w:szCs w:val="14"/>
        </w:rPr>
        <w:t xml:space="preserve"> if an equivalent to Concepts of Criminal Law has not completed at Community College.</w:t>
      </w:r>
    </w:p>
    <w:p w:rsidRPr="0044551E" w:rsidR="00A47C17" w:rsidP="00A47C17" w:rsidRDefault="00A47C17" w14:paraId="657593AC" w14:textId="77777777">
      <w:pPr>
        <w:spacing w:after="40"/>
        <w:rPr>
          <w:rFonts w:ascii="Arial" w:hAnsi="Arial" w:eastAsia="Arial" w:cs="Arial"/>
          <w:color w:val="000000" w:themeColor="text1"/>
        </w:rPr>
      </w:pPr>
    </w:p>
    <w:p w:rsidRPr="000B686C" w:rsidR="00136375" w:rsidP="5529FE67" w:rsidRDefault="5529FE67" w14:paraId="7F2C0765" w14:textId="342984C4">
      <w:pPr>
        <w:spacing w:after="222" w:line="259" w:lineRule="auto"/>
        <w:ind w:left="-5" w:right="568"/>
        <w:jc w:val="both"/>
        <w:rPr>
          <w:rFonts w:ascii="Arial" w:hAnsi="Arial" w:eastAsia="Arial" w:cs="Arial"/>
          <w:color w:val="000000" w:themeColor="text1"/>
        </w:rPr>
      </w:pPr>
      <w:r w:rsidRPr="5529FE67">
        <w:rPr>
          <w:rFonts w:ascii="Arial" w:hAnsi="Arial" w:eastAsia="Arial" w:cs="Arial"/>
          <w:b/>
          <w:bCs/>
          <w:color w:val="000000" w:themeColor="text1"/>
        </w:rPr>
        <w:t>Blank Matrix for Planning Purposes</w:t>
      </w:r>
    </w:p>
    <w:tbl>
      <w:tblPr>
        <w:tblStyle w:val="TableGrid"/>
        <w:tblW w:w="0" w:type="auto"/>
        <w:tblInd w:w="712"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530"/>
        <w:gridCol w:w="1440"/>
        <w:gridCol w:w="1013"/>
        <w:gridCol w:w="607"/>
        <w:gridCol w:w="1620"/>
        <w:gridCol w:w="1440"/>
        <w:gridCol w:w="1260"/>
      </w:tblGrid>
      <w:tr w:rsidR="5529FE67" w:rsidTr="00A47C17" w14:paraId="4C427E0A" w14:textId="77777777">
        <w:trPr>
          <w:trHeight w:val="240"/>
        </w:trPr>
        <w:tc>
          <w:tcPr>
            <w:tcW w:w="297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7119307" w14:textId="7E94D8CC">
            <w:pPr>
              <w:spacing w:line="259" w:lineRule="auto"/>
              <w:ind w:left="18"/>
              <w:jc w:val="center"/>
              <w:rPr>
                <w:color w:val="000000" w:themeColor="text1"/>
                <w:sz w:val="19"/>
                <w:szCs w:val="19"/>
              </w:rPr>
            </w:pPr>
            <w:r w:rsidRPr="5529FE67">
              <w:rPr>
                <w:color w:val="000000" w:themeColor="text1"/>
                <w:sz w:val="19"/>
                <w:szCs w:val="19"/>
              </w:rPr>
              <w:t xml:space="preserve">Year 1 </w:t>
            </w:r>
          </w:p>
        </w:tc>
        <w:tc>
          <w:tcPr>
            <w:tcW w:w="1013"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3438CCBA" w14:textId="25866344">
            <w:pPr>
              <w:spacing w:line="259" w:lineRule="auto"/>
              <w:jc w:val="center"/>
              <w:rPr>
                <w:rFonts w:ascii="Calibri" w:hAnsi="Calibri" w:eastAsia="Calibri" w:cs="Calibri"/>
                <w:color w:val="000000" w:themeColor="text1"/>
              </w:rPr>
            </w:pPr>
          </w:p>
        </w:tc>
        <w:tc>
          <w:tcPr>
            <w:tcW w:w="2227" w:type="dxa"/>
            <w:gridSpan w:val="2"/>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632CFEF4" w14:textId="47ECFDF6">
            <w:pPr>
              <w:spacing w:line="259" w:lineRule="auto"/>
              <w:jc w:val="center"/>
              <w:rPr>
                <w:color w:val="000000" w:themeColor="text1"/>
                <w:sz w:val="19"/>
                <w:szCs w:val="19"/>
              </w:rPr>
            </w:pPr>
            <w:r w:rsidRPr="5529FE67">
              <w:rPr>
                <w:color w:val="000000" w:themeColor="text1"/>
                <w:sz w:val="19"/>
                <w:szCs w:val="19"/>
              </w:rPr>
              <w:t xml:space="preserve">Year 2 </w:t>
            </w:r>
          </w:p>
        </w:tc>
        <w:tc>
          <w:tcPr>
            <w:tcW w:w="1440"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69DD8F40" w14:textId="25BB7C23">
            <w:pPr>
              <w:spacing w:line="259" w:lineRule="auto"/>
              <w:jc w:val="center"/>
              <w:rPr>
                <w:color w:val="000000" w:themeColor="text1"/>
                <w:sz w:val="19"/>
                <w:szCs w:val="19"/>
              </w:rPr>
            </w:pPr>
          </w:p>
        </w:tc>
        <w:tc>
          <w:tcPr>
            <w:tcW w:w="1260" w:type="dxa"/>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7C2D8C75" w14:textId="41B682AB">
            <w:pPr>
              <w:spacing w:line="259" w:lineRule="auto"/>
              <w:ind w:left="-15"/>
              <w:jc w:val="center"/>
              <w:rPr>
                <w:color w:val="000000" w:themeColor="text1"/>
                <w:sz w:val="19"/>
                <w:szCs w:val="19"/>
              </w:rPr>
            </w:pPr>
            <w:r w:rsidRPr="5529FE67">
              <w:rPr>
                <w:color w:val="000000" w:themeColor="text1"/>
                <w:sz w:val="19"/>
                <w:szCs w:val="19"/>
              </w:rPr>
              <w:t xml:space="preserve">Year 3 </w:t>
            </w:r>
          </w:p>
        </w:tc>
      </w:tr>
      <w:tr w:rsidR="5529FE67" w:rsidTr="00A47C17" w14:paraId="1CA68BCA" w14:textId="77777777">
        <w:trPr>
          <w:trHeight w:val="225"/>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2232B511" w14:textId="6CB4872F">
            <w:pPr>
              <w:spacing w:line="259" w:lineRule="auto"/>
              <w:ind w:left="12"/>
              <w:jc w:val="center"/>
              <w:rPr>
                <w:color w:val="000000" w:themeColor="text1"/>
                <w:sz w:val="19"/>
                <w:szCs w:val="19"/>
              </w:rPr>
            </w:pPr>
            <w:r w:rsidRPr="5529FE67">
              <w:rPr>
                <w:color w:val="000000" w:themeColor="text1"/>
                <w:sz w:val="19"/>
                <w:szCs w:val="19"/>
              </w:rPr>
              <w:t xml:space="preserve">Fall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4552617F" w14:textId="34EB69FF">
            <w:pPr>
              <w:spacing w:line="259" w:lineRule="auto"/>
              <w:ind w:right="105"/>
              <w:jc w:val="center"/>
              <w:rPr>
                <w:color w:val="000000" w:themeColor="text1"/>
                <w:sz w:val="19"/>
                <w:szCs w:val="19"/>
              </w:rPr>
            </w:pPr>
            <w:r w:rsidRPr="5529FE67">
              <w:rPr>
                <w:color w:val="000000" w:themeColor="text1"/>
                <w:sz w:val="19"/>
                <w:szCs w:val="19"/>
              </w:rPr>
              <w:t xml:space="preserve">Spring </w:t>
            </w:r>
          </w:p>
        </w:tc>
        <w:tc>
          <w:tcPr>
            <w:tcW w:w="1013"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7D1993B8" w14:textId="261C8986">
            <w:pPr>
              <w:spacing w:line="259" w:lineRule="auto"/>
              <w:ind w:left="238"/>
              <w:jc w:val="center"/>
              <w:rPr>
                <w:color w:val="000000" w:themeColor="text1"/>
                <w:sz w:val="19"/>
                <w:szCs w:val="19"/>
              </w:rPr>
            </w:pPr>
            <w:r w:rsidRPr="5529FE67">
              <w:rPr>
                <w:color w:val="000000" w:themeColor="text1"/>
                <w:sz w:val="19"/>
                <w:szCs w:val="19"/>
              </w:rPr>
              <w:t xml:space="preserve">Fall </w:t>
            </w:r>
          </w:p>
        </w:tc>
        <w:tc>
          <w:tcPr>
            <w:tcW w:w="607" w:type="dxa"/>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5DF4C6A9" w14:textId="209B0284">
            <w:pPr>
              <w:spacing w:line="259" w:lineRule="auto"/>
              <w:jc w:val="center"/>
              <w:rPr>
                <w:rFonts w:ascii="Calibri" w:hAnsi="Calibri" w:eastAsia="Calibri" w:cs="Calibri"/>
                <w:color w:val="000000" w:themeColor="text1"/>
              </w:rPr>
            </w:pP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28E650B7" w14:textId="4D3169A1">
            <w:pPr>
              <w:spacing w:line="259" w:lineRule="auto"/>
              <w:ind w:right="69"/>
              <w:jc w:val="center"/>
              <w:rPr>
                <w:color w:val="000000" w:themeColor="text1"/>
                <w:sz w:val="19"/>
                <w:szCs w:val="19"/>
              </w:rPr>
            </w:pPr>
            <w:r w:rsidRPr="5529FE67">
              <w:rPr>
                <w:color w:val="000000" w:themeColor="text1"/>
                <w:sz w:val="19"/>
                <w:szCs w:val="19"/>
              </w:rPr>
              <w:t xml:space="preserve">Spring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6BD5F03A" w14:textId="5FA3F4A5">
            <w:pPr>
              <w:spacing w:line="259" w:lineRule="auto"/>
              <w:ind w:right="72"/>
              <w:jc w:val="center"/>
              <w:rPr>
                <w:color w:val="000000" w:themeColor="text1"/>
                <w:sz w:val="19"/>
                <w:szCs w:val="19"/>
              </w:rPr>
            </w:pPr>
            <w:r w:rsidRPr="5529FE67">
              <w:rPr>
                <w:color w:val="000000" w:themeColor="text1"/>
                <w:sz w:val="19"/>
                <w:szCs w:val="19"/>
              </w:rPr>
              <w:t xml:space="preserve">Fall </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2976557" w14:textId="0FCFC2FE">
            <w:pPr>
              <w:spacing w:line="259" w:lineRule="auto"/>
              <w:ind w:left="16"/>
              <w:jc w:val="center"/>
              <w:rPr>
                <w:color w:val="000000" w:themeColor="text1"/>
                <w:sz w:val="19"/>
                <w:szCs w:val="19"/>
              </w:rPr>
            </w:pPr>
            <w:r w:rsidRPr="5529FE67">
              <w:rPr>
                <w:color w:val="000000" w:themeColor="text1"/>
                <w:sz w:val="19"/>
                <w:szCs w:val="19"/>
              </w:rPr>
              <w:t xml:space="preserve">Spring </w:t>
            </w:r>
          </w:p>
        </w:tc>
      </w:tr>
      <w:tr w:rsidR="5529FE67" w:rsidTr="00A47C17" w14:paraId="74400A49" w14:textId="77777777">
        <w:trPr>
          <w:trHeight w:val="720"/>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6F100DFD" w14:textId="1DB1FFDD">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0F34DAB5" w14:textId="6B6C812E">
            <w:pPr>
              <w:spacing w:line="259" w:lineRule="auto"/>
              <w:jc w:val="center"/>
              <w:rPr>
                <w:rFonts w:ascii="Calibri" w:hAnsi="Calibri" w:eastAsia="Calibri" w:cs="Calibri"/>
                <w:color w:val="000000" w:themeColor="text1"/>
              </w:rPr>
            </w:pPr>
          </w:p>
        </w:tc>
        <w:tc>
          <w:tcPr>
            <w:tcW w:w="1013"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3CF5610F" w14:textId="085B4727">
            <w:pPr>
              <w:spacing w:line="259" w:lineRule="auto"/>
              <w:jc w:val="center"/>
              <w:rPr>
                <w:rFonts w:ascii="Calibri" w:hAnsi="Calibri" w:eastAsia="Calibri" w:cs="Calibri"/>
                <w:color w:val="000000" w:themeColor="text1"/>
              </w:rPr>
            </w:pPr>
          </w:p>
        </w:tc>
        <w:tc>
          <w:tcPr>
            <w:tcW w:w="607" w:type="dxa"/>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79C1CBC8" w14:textId="532EB1AE">
            <w:pPr>
              <w:spacing w:line="259" w:lineRule="auto"/>
              <w:jc w:val="center"/>
              <w:rPr>
                <w:rFonts w:ascii="Calibri" w:hAnsi="Calibri" w:eastAsia="Calibri" w:cs="Calibri"/>
                <w:color w:val="000000" w:themeColor="text1"/>
              </w:rPr>
            </w:pP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607CC82" w14:textId="1793409A">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0C1A172" w14:textId="6F874069">
            <w:pPr>
              <w:spacing w:line="259" w:lineRule="auto"/>
              <w:jc w:val="center"/>
              <w:rPr>
                <w:rFonts w:ascii="Calibri" w:hAnsi="Calibri" w:eastAsia="Calibri" w:cs="Calibri"/>
                <w:color w:val="000000" w:themeColor="text1"/>
              </w:rPr>
            </w:pP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4BF7C39E" w14:textId="58104DC3">
            <w:pPr>
              <w:spacing w:line="259" w:lineRule="auto"/>
              <w:jc w:val="center"/>
              <w:rPr>
                <w:rFonts w:ascii="Calibri" w:hAnsi="Calibri" w:eastAsia="Calibri" w:cs="Calibri"/>
                <w:color w:val="000000" w:themeColor="text1"/>
              </w:rPr>
            </w:pPr>
          </w:p>
        </w:tc>
      </w:tr>
      <w:tr w:rsidR="5529FE67" w:rsidTr="00A47C17" w14:paraId="04C115D9" w14:textId="77777777">
        <w:trPr>
          <w:trHeight w:val="585"/>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9BD0C73" w14:textId="400F369D">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55816A0C" w14:textId="6DB611DB">
            <w:pPr>
              <w:spacing w:line="259" w:lineRule="auto"/>
              <w:jc w:val="center"/>
              <w:rPr>
                <w:rFonts w:ascii="Calibri" w:hAnsi="Calibri" w:eastAsia="Calibri" w:cs="Calibri"/>
                <w:color w:val="000000" w:themeColor="text1"/>
              </w:rPr>
            </w:pPr>
          </w:p>
        </w:tc>
        <w:tc>
          <w:tcPr>
            <w:tcW w:w="1013"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36D9DAAB" w14:textId="2B023833">
            <w:pPr>
              <w:spacing w:line="259" w:lineRule="auto"/>
              <w:jc w:val="center"/>
              <w:rPr>
                <w:rFonts w:ascii="Calibri" w:hAnsi="Calibri" w:eastAsia="Calibri" w:cs="Calibri"/>
                <w:color w:val="000000" w:themeColor="text1"/>
              </w:rPr>
            </w:pPr>
          </w:p>
        </w:tc>
        <w:tc>
          <w:tcPr>
            <w:tcW w:w="607" w:type="dxa"/>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31D694DB" w14:textId="41FDD6DD">
            <w:pPr>
              <w:spacing w:line="259" w:lineRule="auto"/>
              <w:jc w:val="center"/>
              <w:rPr>
                <w:rFonts w:ascii="Calibri" w:hAnsi="Calibri" w:eastAsia="Calibri" w:cs="Calibri"/>
                <w:color w:val="000000" w:themeColor="text1"/>
              </w:rPr>
            </w:pP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5FE4A05" w14:textId="5C323769">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4176D5D" w14:textId="03FA6CAC">
            <w:pPr>
              <w:spacing w:line="259" w:lineRule="auto"/>
              <w:jc w:val="center"/>
              <w:rPr>
                <w:rFonts w:ascii="Calibri" w:hAnsi="Calibri" w:eastAsia="Calibri" w:cs="Calibri"/>
                <w:color w:val="000000" w:themeColor="text1"/>
              </w:rPr>
            </w:pP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D02C194" w14:textId="621611F2">
            <w:pPr>
              <w:spacing w:line="259" w:lineRule="auto"/>
              <w:jc w:val="center"/>
              <w:rPr>
                <w:rFonts w:ascii="Calibri" w:hAnsi="Calibri" w:eastAsia="Calibri" w:cs="Calibri"/>
                <w:color w:val="000000" w:themeColor="text1"/>
              </w:rPr>
            </w:pPr>
          </w:p>
        </w:tc>
      </w:tr>
      <w:tr w:rsidR="5529FE67" w:rsidTr="00A47C17" w14:paraId="348E6688" w14:textId="77777777">
        <w:trPr>
          <w:trHeight w:val="600"/>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3C1709AC" w14:textId="3CBD0D14">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20690901" w14:textId="6195C2EE">
            <w:pPr>
              <w:spacing w:line="259" w:lineRule="auto"/>
              <w:jc w:val="center"/>
              <w:rPr>
                <w:rFonts w:ascii="Calibri" w:hAnsi="Calibri" w:eastAsia="Calibri" w:cs="Calibri"/>
                <w:color w:val="000000" w:themeColor="text1"/>
              </w:rPr>
            </w:pPr>
          </w:p>
        </w:tc>
        <w:tc>
          <w:tcPr>
            <w:tcW w:w="1013"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6A658A59" w14:textId="4BC0828E">
            <w:pPr>
              <w:spacing w:line="259" w:lineRule="auto"/>
              <w:jc w:val="center"/>
              <w:rPr>
                <w:rFonts w:ascii="Calibri" w:hAnsi="Calibri" w:eastAsia="Calibri" w:cs="Calibri"/>
                <w:color w:val="000000" w:themeColor="text1"/>
              </w:rPr>
            </w:pPr>
          </w:p>
        </w:tc>
        <w:tc>
          <w:tcPr>
            <w:tcW w:w="607" w:type="dxa"/>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02D894C8" w14:textId="486E92D6">
            <w:pPr>
              <w:spacing w:line="259" w:lineRule="auto"/>
              <w:jc w:val="center"/>
              <w:rPr>
                <w:rFonts w:ascii="Calibri" w:hAnsi="Calibri" w:eastAsia="Calibri" w:cs="Calibri"/>
                <w:color w:val="000000" w:themeColor="text1"/>
              </w:rPr>
            </w:pP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20198DE" w14:textId="33E9E268">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2D68A908" w14:textId="6B46BE8E">
            <w:pPr>
              <w:spacing w:line="259" w:lineRule="auto"/>
              <w:jc w:val="center"/>
              <w:rPr>
                <w:rFonts w:ascii="Calibri" w:hAnsi="Calibri" w:eastAsia="Calibri" w:cs="Calibri"/>
                <w:color w:val="000000" w:themeColor="text1"/>
              </w:rPr>
            </w:pP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74698460" w14:textId="776F2D41">
            <w:pPr>
              <w:spacing w:line="259" w:lineRule="auto"/>
              <w:jc w:val="center"/>
              <w:rPr>
                <w:rFonts w:ascii="Calibri" w:hAnsi="Calibri" w:eastAsia="Calibri" w:cs="Calibri"/>
                <w:color w:val="000000" w:themeColor="text1"/>
              </w:rPr>
            </w:pPr>
          </w:p>
        </w:tc>
      </w:tr>
      <w:tr w:rsidR="5529FE67" w:rsidTr="00A47C17" w14:paraId="0A671875" w14:textId="77777777">
        <w:trPr>
          <w:trHeight w:val="600"/>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66050527" w14:textId="7A8721B0">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0F1551C4" w14:textId="08321CED">
            <w:pPr>
              <w:spacing w:line="259" w:lineRule="auto"/>
              <w:jc w:val="center"/>
              <w:rPr>
                <w:rFonts w:ascii="Calibri" w:hAnsi="Calibri" w:eastAsia="Calibri" w:cs="Calibri"/>
                <w:color w:val="000000" w:themeColor="text1"/>
              </w:rPr>
            </w:pPr>
          </w:p>
        </w:tc>
        <w:tc>
          <w:tcPr>
            <w:tcW w:w="1013" w:type="dxa"/>
            <w:tcBorders>
              <w:top w:val="single" w:color="000000" w:themeColor="text1" w:sz="6" w:space="0"/>
              <w:left w:val="single" w:color="000000" w:themeColor="text1" w:sz="6" w:space="0"/>
              <w:bottom w:val="single" w:color="000000" w:themeColor="text1" w:sz="6" w:space="0"/>
              <w:right w:val="nil"/>
            </w:tcBorders>
            <w:tcMar>
              <w:right w:w="15" w:type="dxa"/>
            </w:tcMar>
          </w:tcPr>
          <w:p w:rsidR="5529FE67" w:rsidP="5529FE67" w:rsidRDefault="5529FE67" w14:paraId="2D72553B" w14:textId="2A0862D4">
            <w:pPr>
              <w:spacing w:line="259" w:lineRule="auto"/>
              <w:jc w:val="center"/>
              <w:rPr>
                <w:rFonts w:ascii="Calibri" w:hAnsi="Calibri" w:eastAsia="Calibri" w:cs="Calibri"/>
                <w:color w:val="000000" w:themeColor="text1"/>
              </w:rPr>
            </w:pPr>
          </w:p>
        </w:tc>
        <w:tc>
          <w:tcPr>
            <w:tcW w:w="607" w:type="dxa"/>
            <w:tcBorders>
              <w:top w:val="single" w:color="000000" w:themeColor="text1" w:sz="6" w:space="0"/>
              <w:left w:val="nil"/>
              <w:bottom w:val="single" w:color="000000" w:themeColor="text1" w:sz="6" w:space="0"/>
              <w:right w:val="single" w:color="000000" w:themeColor="text1" w:sz="6" w:space="0"/>
            </w:tcBorders>
            <w:tcMar>
              <w:right w:w="15" w:type="dxa"/>
            </w:tcMar>
          </w:tcPr>
          <w:p w:rsidR="5529FE67" w:rsidP="5529FE67" w:rsidRDefault="5529FE67" w14:paraId="0F27DC71" w14:textId="32E7CA89">
            <w:pPr>
              <w:spacing w:line="259" w:lineRule="auto"/>
              <w:jc w:val="center"/>
              <w:rPr>
                <w:rFonts w:ascii="Calibri" w:hAnsi="Calibri" w:eastAsia="Calibri" w:cs="Calibri"/>
                <w:color w:val="000000" w:themeColor="text1"/>
              </w:rPr>
            </w:pP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234AD728" w14:textId="3A70CB04">
            <w:pPr>
              <w:spacing w:line="259" w:lineRule="auto"/>
              <w:jc w:val="center"/>
              <w:rPr>
                <w:rFonts w:ascii="Calibri" w:hAnsi="Calibri" w:eastAsia="Calibri" w:cs="Calibri"/>
                <w:color w:val="000000" w:themeColor="text1"/>
              </w:rPr>
            </w:pP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3C6A1E03" w14:textId="006EF9C7">
            <w:pPr>
              <w:spacing w:line="259" w:lineRule="auto"/>
              <w:jc w:val="center"/>
              <w:rPr>
                <w:rFonts w:ascii="Calibri" w:hAnsi="Calibri" w:eastAsia="Calibri" w:cs="Calibri"/>
                <w:color w:val="000000" w:themeColor="text1"/>
              </w:rPr>
            </w:pP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5529FE67" w:rsidP="5529FE67" w:rsidRDefault="5529FE67" w14:paraId="1B2B89FA" w14:textId="06658990">
            <w:pPr>
              <w:spacing w:line="259" w:lineRule="auto"/>
              <w:jc w:val="center"/>
              <w:rPr>
                <w:rFonts w:ascii="Calibri" w:hAnsi="Calibri" w:eastAsia="Calibri" w:cs="Calibri"/>
                <w:color w:val="000000" w:themeColor="text1"/>
              </w:rPr>
            </w:pPr>
          </w:p>
        </w:tc>
      </w:tr>
      <w:tr w:rsidR="5529FE67" w:rsidTr="00A47C17" w14:paraId="1B65524B" w14:textId="77777777">
        <w:trPr>
          <w:trHeight w:val="480"/>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right w:w="15" w:type="dxa"/>
            </w:tcMar>
          </w:tcPr>
          <w:p w:rsidR="5529FE67" w:rsidP="5529FE67" w:rsidRDefault="5529FE67" w14:paraId="68D8FB96" w14:textId="166FB967">
            <w:pPr>
              <w:spacing w:line="259" w:lineRule="auto"/>
              <w:ind w:right="5"/>
              <w:jc w:val="center"/>
              <w:rPr>
                <w:color w:val="000000" w:themeColor="text1"/>
              </w:rPr>
            </w:pPr>
            <w:r w:rsidRPr="5529FE67">
              <w:rPr>
                <w:color w:val="000000" w:themeColor="text1"/>
                <w:sz w:val="19"/>
                <w:szCs w:val="19"/>
              </w:rPr>
              <w:t>Total: 12 units</w:t>
            </w:r>
            <w:r w:rsidRPr="5529FE67">
              <w:rPr>
                <w:color w:val="000000" w:themeColor="text1"/>
              </w:rPr>
              <w:t xml:space="preserve">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right w:w="15" w:type="dxa"/>
            </w:tcMar>
          </w:tcPr>
          <w:p w:rsidR="5529FE67" w:rsidP="5529FE67" w:rsidRDefault="5529FE67" w14:paraId="32241C18" w14:textId="316A9CA6">
            <w:pPr>
              <w:spacing w:line="259" w:lineRule="auto"/>
              <w:ind w:left="105"/>
              <w:jc w:val="center"/>
              <w:rPr>
                <w:color w:val="000000" w:themeColor="text1"/>
                <w:sz w:val="19"/>
                <w:szCs w:val="19"/>
              </w:rPr>
            </w:pPr>
            <w:r w:rsidRPr="5529FE67">
              <w:rPr>
                <w:color w:val="000000" w:themeColor="text1"/>
                <w:sz w:val="19"/>
                <w:szCs w:val="19"/>
              </w:rPr>
              <w:t xml:space="preserve">Total: 12 units </w:t>
            </w:r>
          </w:p>
        </w:tc>
        <w:tc>
          <w:tcPr>
            <w:tcW w:w="1013" w:type="dxa"/>
            <w:tcBorders>
              <w:top w:val="single" w:color="000000" w:themeColor="text1" w:sz="6" w:space="0"/>
              <w:left w:val="single" w:color="000000" w:themeColor="text1" w:sz="6" w:space="0"/>
              <w:bottom w:val="single" w:color="000000" w:themeColor="text1" w:sz="6" w:space="0"/>
              <w:right w:val="nil"/>
            </w:tcBorders>
            <w:shd w:val="clear" w:color="auto" w:fill="BFBFBF" w:themeFill="background1" w:themeFillShade="BF"/>
            <w:tcMar>
              <w:right w:w="15" w:type="dxa"/>
            </w:tcMar>
          </w:tcPr>
          <w:p w:rsidR="5529FE67" w:rsidP="5529FE67" w:rsidRDefault="5529FE67" w14:paraId="27370628" w14:textId="792FF35D">
            <w:pPr>
              <w:spacing w:line="259" w:lineRule="auto"/>
              <w:jc w:val="center"/>
              <w:rPr>
                <w:color w:val="000000" w:themeColor="text1"/>
                <w:sz w:val="19"/>
                <w:szCs w:val="19"/>
              </w:rPr>
            </w:pPr>
            <w:r w:rsidRPr="5529FE67">
              <w:rPr>
                <w:color w:val="000000" w:themeColor="text1"/>
                <w:sz w:val="19"/>
                <w:szCs w:val="19"/>
              </w:rPr>
              <w:t xml:space="preserve">Total: 12 units </w:t>
            </w:r>
          </w:p>
        </w:tc>
        <w:tc>
          <w:tcPr>
            <w:tcW w:w="607" w:type="dxa"/>
            <w:tcBorders>
              <w:top w:val="single" w:color="000000" w:themeColor="text1" w:sz="6" w:space="0"/>
              <w:left w:val="nil"/>
              <w:bottom w:val="single" w:color="000000" w:themeColor="text1" w:sz="6" w:space="0"/>
              <w:right w:val="single" w:color="000000" w:themeColor="text1" w:sz="6" w:space="0"/>
            </w:tcBorders>
            <w:shd w:val="clear" w:color="auto" w:fill="BFBFBF" w:themeFill="background1" w:themeFillShade="BF"/>
            <w:tcMar>
              <w:right w:w="15" w:type="dxa"/>
            </w:tcMar>
          </w:tcPr>
          <w:p w:rsidR="5529FE67" w:rsidP="5529FE67" w:rsidRDefault="5529FE67" w14:paraId="22DCDA3A" w14:textId="1E43BB26">
            <w:pPr>
              <w:spacing w:line="259" w:lineRule="auto"/>
              <w:jc w:val="center"/>
              <w:rPr>
                <w:rFonts w:ascii="Calibri" w:hAnsi="Calibri" w:eastAsia="Calibri" w:cs="Calibri"/>
                <w:color w:val="000000" w:themeColor="text1"/>
              </w:rPr>
            </w:pP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right w:w="15" w:type="dxa"/>
            </w:tcMar>
          </w:tcPr>
          <w:p w:rsidR="5529FE67" w:rsidP="5529FE67" w:rsidRDefault="5529FE67" w14:paraId="5440FF6B" w14:textId="71EC0252">
            <w:pPr>
              <w:spacing w:line="259" w:lineRule="auto"/>
              <w:jc w:val="center"/>
              <w:rPr>
                <w:color w:val="000000" w:themeColor="text1"/>
                <w:sz w:val="19"/>
                <w:szCs w:val="19"/>
              </w:rPr>
            </w:pPr>
            <w:r w:rsidRPr="5529FE67">
              <w:rPr>
                <w:color w:val="000000" w:themeColor="text1"/>
                <w:sz w:val="19"/>
                <w:szCs w:val="19"/>
              </w:rPr>
              <w:t xml:space="preserve">Total: 12 units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right w:w="15" w:type="dxa"/>
            </w:tcMar>
          </w:tcPr>
          <w:p w:rsidR="5529FE67" w:rsidP="5529FE67" w:rsidRDefault="5529FE67" w14:paraId="0E864AAF" w14:textId="7BFF0DAF">
            <w:pPr>
              <w:spacing w:line="259" w:lineRule="auto"/>
              <w:ind w:left="110"/>
              <w:jc w:val="center"/>
              <w:rPr>
                <w:color w:val="000000" w:themeColor="text1"/>
                <w:sz w:val="19"/>
                <w:szCs w:val="19"/>
              </w:rPr>
            </w:pPr>
            <w:r w:rsidRPr="5529FE67">
              <w:rPr>
                <w:color w:val="000000" w:themeColor="text1"/>
                <w:sz w:val="19"/>
                <w:szCs w:val="19"/>
              </w:rPr>
              <w:t xml:space="preserve">Total: 12 units </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right w:w="15" w:type="dxa"/>
            </w:tcMar>
          </w:tcPr>
          <w:p w:rsidR="5529FE67" w:rsidP="5529FE67" w:rsidRDefault="5529FE67" w14:paraId="5568D294" w14:textId="2CBDAA4D">
            <w:pPr>
              <w:spacing w:line="259" w:lineRule="auto"/>
              <w:ind w:left="110"/>
              <w:jc w:val="center"/>
              <w:rPr>
                <w:color w:val="000000" w:themeColor="text1"/>
                <w:sz w:val="19"/>
                <w:szCs w:val="19"/>
              </w:rPr>
            </w:pPr>
            <w:r w:rsidRPr="5529FE67">
              <w:rPr>
                <w:color w:val="000000" w:themeColor="text1"/>
                <w:sz w:val="19"/>
                <w:szCs w:val="19"/>
              </w:rPr>
              <w:t xml:space="preserve">Total: 12 units </w:t>
            </w:r>
          </w:p>
        </w:tc>
      </w:tr>
      <w:tr w:rsidR="00A47C17" w:rsidTr="00693E83" w14:paraId="180EA612" w14:textId="77777777">
        <w:trPr>
          <w:trHeight w:val="450"/>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00A47C17" w:rsidP="5529FE67" w:rsidRDefault="00A47C17" w14:paraId="29C9E45C" w14:textId="63582429">
            <w:pPr>
              <w:spacing w:line="259" w:lineRule="auto"/>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Intersession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00A47C17" w:rsidP="5529FE67" w:rsidRDefault="00A47C17" w14:paraId="7B4918C8" w14:textId="4A35F0C7">
            <w:pPr>
              <w:spacing w:line="259" w:lineRule="auto"/>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Summer </w:t>
            </w:r>
          </w:p>
        </w:tc>
        <w:tc>
          <w:tcPr>
            <w:tcW w:w="162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00A47C17" w:rsidP="5529FE67" w:rsidRDefault="00A47C17" w14:paraId="462692F9" w14:textId="2E44A22C">
            <w:pPr>
              <w:spacing w:line="259" w:lineRule="auto"/>
              <w:jc w:val="center"/>
              <w:rPr>
                <w:rFonts w:ascii="Calibri" w:hAnsi="Calibri" w:eastAsia="Calibri" w:cs="Calibri"/>
                <w:color w:val="000000" w:themeColor="text1"/>
              </w:rPr>
            </w:pPr>
            <w:r w:rsidRPr="5529FE67">
              <w:rPr>
                <w:rFonts w:ascii="Calibri" w:hAnsi="Calibri" w:eastAsia="Calibri" w:cs="Calibri"/>
                <w:color w:val="000000" w:themeColor="text1"/>
                <w:sz w:val="20"/>
                <w:szCs w:val="20"/>
              </w:rPr>
              <w:t>Intersessi</w:t>
            </w:r>
            <w:r>
              <w:rPr>
                <w:rFonts w:ascii="Calibri" w:hAnsi="Calibri" w:eastAsia="Calibri" w:cs="Calibri"/>
                <w:color w:val="000000" w:themeColor="text1"/>
                <w:sz w:val="20"/>
                <w:szCs w:val="20"/>
              </w:rPr>
              <w:t>o</w:t>
            </w:r>
            <w:r w:rsidRPr="5529FE67">
              <w:rPr>
                <w:rFonts w:ascii="Calibri" w:hAnsi="Calibri" w:eastAsia="Calibri" w:cs="Calibri"/>
                <w:color w:val="000000" w:themeColor="text1"/>
                <w:sz w:val="20"/>
                <w:szCs w:val="20"/>
              </w:rPr>
              <w:t xml:space="preserve">n </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00A47C17" w:rsidP="5529FE67" w:rsidRDefault="00A47C17" w14:paraId="615D4BF2" w14:textId="21476F7A">
            <w:pPr>
              <w:spacing w:line="259" w:lineRule="auto"/>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Summer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00A47C17" w:rsidP="5529FE67" w:rsidRDefault="00A47C17" w14:paraId="39072947" w14:textId="596D4FFF">
            <w:pPr>
              <w:spacing w:line="259" w:lineRule="auto"/>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Intersession </w:t>
            </w:r>
          </w:p>
        </w:tc>
        <w:tc>
          <w:tcPr>
            <w:tcW w:w="12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right w:w="15" w:type="dxa"/>
            </w:tcMar>
          </w:tcPr>
          <w:p w:rsidR="00A47C17" w:rsidP="5529FE67" w:rsidRDefault="00A47C17" w14:paraId="493DC6E5" w14:textId="4BA45A53">
            <w:pPr>
              <w:spacing w:line="259" w:lineRule="auto"/>
              <w:jc w:val="center"/>
              <w:rPr>
                <w:rFonts w:ascii="Calibri" w:hAnsi="Calibri" w:eastAsia="Calibri" w:cs="Calibri"/>
                <w:color w:val="000000" w:themeColor="text1"/>
                <w:sz w:val="20"/>
                <w:szCs w:val="20"/>
              </w:rPr>
            </w:pPr>
            <w:r w:rsidRPr="5529FE67">
              <w:rPr>
                <w:rFonts w:ascii="Calibri" w:hAnsi="Calibri" w:eastAsia="Calibri" w:cs="Calibri"/>
                <w:color w:val="000000" w:themeColor="text1"/>
                <w:sz w:val="20"/>
                <w:szCs w:val="20"/>
              </w:rPr>
              <w:t xml:space="preserve">Summer </w:t>
            </w:r>
          </w:p>
        </w:tc>
      </w:tr>
    </w:tbl>
    <w:p w:rsidRPr="000B686C" w:rsidR="00136375" w:rsidP="5529FE67" w:rsidRDefault="5529FE67" w14:paraId="24A90A6B" w14:textId="227ABD1E">
      <w:pPr>
        <w:spacing w:after="29" w:line="259" w:lineRule="auto"/>
        <w:ind w:left="-5" w:hanging="10"/>
        <w:rPr>
          <w:color w:val="000000" w:themeColor="text1"/>
          <w:sz w:val="19"/>
          <w:szCs w:val="19"/>
        </w:rPr>
      </w:pPr>
      <w:r w:rsidRPr="5529FE67">
        <w:rPr>
          <w:color w:val="000000" w:themeColor="text1"/>
          <w:sz w:val="19"/>
          <w:szCs w:val="19"/>
        </w:rPr>
        <w:t xml:space="preserve"> </w:t>
      </w:r>
    </w:p>
    <w:p w:rsidRPr="000B686C" w:rsidR="00136375" w:rsidP="5529FE67" w:rsidRDefault="00136375" w14:paraId="52A799AB" w14:textId="6852329E">
      <w:pPr>
        <w:spacing w:after="29" w:line="259" w:lineRule="auto"/>
        <w:ind w:left="-5" w:hanging="10"/>
        <w:rPr>
          <w:color w:val="000000" w:themeColor="text1"/>
          <w:sz w:val="19"/>
          <w:szCs w:val="19"/>
        </w:rPr>
      </w:pPr>
    </w:p>
    <w:p w:rsidRPr="000B686C" w:rsidR="00136375" w:rsidP="5529FE67" w:rsidRDefault="00136375" w14:paraId="28934270" w14:textId="607BF4CF">
      <w:pPr>
        <w:spacing w:after="29" w:line="259" w:lineRule="auto"/>
        <w:ind w:left="-5" w:hanging="10"/>
        <w:rPr>
          <w:color w:val="000000" w:themeColor="text1"/>
          <w:sz w:val="19"/>
          <w:szCs w:val="19"/>
        </w:rPr>
      </w:pPr>
    </w:p>
    <w:p w:rsidRPr="000B686C" w:rsidR="00136375" w:rsidP="5529FE67" w:rsidRDefault="00136375" w14:paraId="21E84375" w14:textId="42C928B2">
      <w:pPr>
        <w:spacing w:after="29" w:line="259" w:lineRule="auto"/>
        <w:ind w:left="-5" w:hanging="10"/>
        <w:rPr>
          <w:color w:val="000000" w:themeColor="text1"/>
          <w:sz w:val="19"/>
          <w:szCs w:val="19"/>
        </w:rPr>
      </w:pPr>
    </w:p>
    <w:p w:rsidRPr="000B686C" w:rsidR="00136375" w:rsidP="5529FE67" w:rsidRDefault="00136375" w14:paraId="7D30B2D8" w14:textId="5EF17C8B">
      <w:pPr>
        <w:spacing w:after="29" w:line="259" w:lineRule="auto"/>
        <w:ind w:left="-5" w:hanging="10"/>
        <w:rPr>
          <w:color w:val="000000" w:themeColor="text1"/>
          <w:sz w:val="19"/>
          <w:szCs w:val="19"/>
        </w:rPr>
      </w:pPr>
    </w:p>
    <w:p w:rsidRPr="000B686C" w:rsidR="00136375" w:rsidP="5529FE67" w:rsidRDefault="00136375" w14:paraId="78AAF5EB" w14:textId="7DA694C5">
      <w:pPr>
        <w:spacing w:after="29" w:line="259" w:lineRule="auto"/>
        <w:ind w:left="-5" w:hanging="10"/>
        <w:rPr>
          <w:color w:val="000000" w:themeColor="text1"/>
          <w:sz w:val="19"/>
          <w:szCs w:val="19"/>
        </w:rPr>
      </w:pPr>
    </w:p>
    <w:p w:rsidRPr="000B686C" w:rsidR="00136375" w:rsidP="5529FE67" w:rsidRDefault="00136375" w14:paraId="3D7BF681" w14:textId="27042104">
      <w:pPr>
        <w:spacing w:after="29" w:line="259" w:lineRule="auto"/>
        <w:ind w:left="-5" w:hanging="10"/>
        <w:rPr>
          <w:color w:val="000000" w:themeColor="text1"/>
          <w:sz w:val="19"/>
          <w:szCs w:val="19"/>
        </w:rPr>
      </w:pPr>
    </w:p>
    <w:p w:rsidRPr="000B686C" w:rsidR="00136375" w:rsidP="000B686C" w:rsidRDefault="5529FE67" w14:paraId="617A4316" w14:textId="5ECE25C5">
      <w:pPr>
        <w:pStyle w:val="Heading1"/>
        <w:ind w:left="0"/>
        <w:jc w:val="center"/>
        <w:rPr>
          <w:rFonts w:ascii="Calibri" w:hAnsi="Calibri" w:cs="Calibri"/>
          <w:sz w:val="40"/>
          <w:szCs w:val="40"/>
        </w:rPr>
      </w:pPr>
      <w:bookmarkStart w:name="_Toc141195000" w:id="26"/>
      <w:r w:rsidRPr="5529FE67">
        <w:rPr>
          <w:rFonts w:ascii="Calibri" w:hAnsi="Calibri" w:cs="Calibri"/>
          <w:sz w:val="40"/>
          <w:szCs w:val="40"/>
        </w:rPr>
        <w:t>CRIMINAL JUSTICE MINOR</w:t>
      </w:r>
      <w:bookmarkEnd w:id="26"/>
    </w:p>
    <w:p w:rsidR="00136375" w:rsidP="531E42BA" w:rsidRDefault="00CF28B4" w14:paraId="1D1C6F27" w14:textId="77777777">
      <w:pPr>
        <w:pStyle w:val="BodyText"/>
        <w:spacing w:before="1"/>
        <w:rPr>
          <w:b/>
          <w:bCs/>
          <w:sz w:val="25"/>
          <w:szCs w:val="25"/>
        </w:rPr>
      </w:pPr>
      <w:r>
        <w:rPr>
          <w:noProof/>
        </w:rPr>
        <mc:AlternateContent>
          <mc:Choice Requires="wpg">
            <w:drawing>
              <wp:anchor distT="0" distB="0" distL="0" distR="0" simplePos="0" relativeHeight="251652608" behindDoc="0" locked="0" layoutInCell="1" allowOverlap="1" wp14:anchorId="70985C08" wp14:editId="1295D0B4">
                <wp:simplePos x="0" y="0"/>
                <wp:positionH relativeFrom="page">
                  <wp:posOffset>473710</wp:posOffset>
                </wp:positionH>
                <wp:positionV relativeFrom="paragraph">
                  <wp:posOffset>204470</wp:posOffset>
                </wp:positionV>
                <wp:extent cx="6862445" cy="3265805"/>
                <wp:effectExtent l="0" t="0" r="14605"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2445" cy="3265805"/>
                          <a:chOff x="753" y="328"/>
                          <a:chExt cx="10807" cy="3967"/>
                        </a:xfrm>
                      </wpg:grpSpPr>
                      <pic:pic xmlns:pic="http://schemas.openxmlformats.org/drawingml/2006/picture">
                        <pic:nvPicPr>
                          <pic:cNvPr id="54"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753" y="328"/>
                            <a:ext cx="10807" cy="39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 name="Text Box 43"/>
                        <wps:cNvSpPr txBox="1">
                          <a:spLocks noChangeArrowheads="1"/>
                        </wps:cNvSpPr>
                        <wps:spPr bwMode="auto">
                          <a:xfrm>
                            <a:off x="753" y="328"/>
                            <a:ext cx="10807" cy="38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20830" w:rsidR="00C365DF" w:rsidRDefault="00C365DF" w14:paraId="3D1A0856" w14:textId="77777777">
                              <w:pPr>
                                <w:spacing w:before="89"/>
                                <w:ind w:left="69"/>
                                <w:rPr>
                                  <w:rFonts w:asciiTheme="minorHAnsi" w:hAnsiTheme="minorHAnsi" w:cstheme="minorHAnsi"/>
                                  <w:b/>
                                  <w:w w:val="105"/>
                                  <w:sz w:val="24"/>
                                  <w:szCs w:val="24"/>
                                </w:rPr>
                              </w:pPr>
                              <w:r w:rsidRPr="00720830">
                                <w:rPr>
                                  <w:rFonts w:asciiTheme="minorHAnsi" w:hAnsiTheme="minorHAnsi" w:cstheme="minorHAnsi"/>
                                  <w:b/>
                                  <w:w w:val="105"/>
                                  <w:sz w:val="24"/>
                                  <w:szCs w:val="24"/>
                                </w:rPr>
                                <w:t>Criminal Justice Minor Requirements (18 units total):</w:t>
                              </w:r>
                            </w:p>
                            <w:p w:rsidRPr="00720830" w:rsidR="00C365DF" w:rsidP="00B67436" w:rsidRDefault="00C365DF" w14:paraId="7BD58BA2" w14:textId="77777777">
                              <w:pPr>
                                <w:pStyle w:val="Heading8"/>
                                <w:ind w:left="268"/>
                                <w:rPr>
                                  <w:rFonts w:asciiTheme="minorHAnsi" w:hAnsiTheme="minorHAnsi" w:cstheme="minorHAnsi"/>
                                  <w:w w:val="105"/>
                                  <w:sz w:val="24"/>
                                  <w:szCs w:val="24"/>
                                  <w:u w:val="single"/>
                                </w:rPr>
                              </w:pPr>
                            </w:p>
                            <w:p w:rsidRPr="00720830" w:rsidR="00C365DF" w:rsidP="00B67436" w:rsidRDefault="00C365DF" w14:paraId="1A5CEF8C" w14:textId="77777777">
                              <w:pPr>
                                <w:pStyle w:val="Heading8"/>
                                <w:ind w:left="268"/>
                                <w:rPr>
                                  <w:rFonts w:asciiTheme="minorHAnsi" w:hAnsiTheme="minorHAnsi" w:cstheme="minorHAnsi"/>
                                  <w:sz w:val="24"/>
                                  <w:szCs w:val="24"/>
                                </w:rPr>
                              </w:pPr>
                              <w:r w:rsidRPr="00720830">
                                <w:rPr>
                                  <w:rFonts w:asciiTheme="minorHAnsi" w:hAnsiTheme="minorHAnsi" w:cstheme="minorHAnsi"/>
                                  <w:w w:val="105"/>
                                  <w:sz w:val="24"/>
                                  <w:szCs w:val="24"/>
                                  <w:u w:val="single"/>
                                </w:rPr>
                                <w:t>Upper-Division Required Core Courses (9 units)</w:t>
                              </w:r>
                            </w:p>
                            <w:p w:rsidRPr="00720830" w:rsidR="00C365DF" w:rsidP="00A40360" w:rsidRDefault="00C365DF" w14:paraId="0AD0CD0B" w14:textId="23982C81">
                              <w:pPr>
                                <w:pStyle w:val="ListParagraph"/>
                                <w:numPr>
                                  <w:ilvl w:val="0"/>
                                  <w:numId w:val="13"/>
                                </w:numPr>
                                <w:spacing w:before="7" w:line="252" w:lineRule="auto"/>
                                <w:ind w:left="994"/>
                                <w:rPr>
                                  <w:rFonts w:asciiTheme="minorHAnsi" w:hAnsiTheme="minorHAnsi" w:cstheme="minorHAnsi"/>
                                  <w:sz w:val="24"/>
                                  <w:szCs w:val="24"/>
                                </w:rPr>
                              </w:pPr>
                              <w:r w:rsidRPr="00720830">
                                <w:rPr>
                                  <w:rFonts w:asciiTheme="minorHAnsi" w:hAnsiTheme="minorHAnsi" w:cstheme="minorHAnsi"/>
                                  <w:sz w:val="24"/>
                                  <w:szCs w:val="24"/>
                                </w:rPr>
                                <w:t>CRJU 30</w:t>
                              </w:r>
                              <w:r w:rsidR="00A40360">
                                <w:rPr>
                                  <w:rFonts w:asciiTheme="minorHAnsi" w:hAnsiTheme="minorHAnsi" w:cstheme="minorHAnsi"/>
                                  <w:sz w:val="24"/>
                                  <w:szCs w:val="24"/>
                                </w:rPr>
                                <w:t>1</w:t>
                              </w:r>
                              <w:r w:rsidR="00A40360">
                                <w:rPr>
                                  <w:rFonts w:asciiTheme="minorHAnsi" w:hAnsiTheme="minorHAnsi" w:cstheme="minorHAnsi"/>
                                  <w:sz w:val="24"/>
                                  <w:szCs w:val="24"/>
                                </w:rPr>
                                <w:tab/>
                              </w:r>
                              <w:r w:rsidR="00A40360">
                                <w:rPr>
                                  <w:rFonts w:asciiTheme="minorHAnsi" w:hAnsiTheme="minorHAnsi" w:cstheme="minorHAnsi"/>
                                  <w:sz w:val="24"/>
                                  <w:szCs w:val="24"/>
                                </w:rPr>
                                <w:t>Introduction to Criminal Justice</w:t>
                              </w:r>
                            </w:p>
                            <w:p w:rsidRPr="00720830" w:rsidR="00C365DF" w:rsidP="00A40360" w:rsidRDefault="00C365DF" w14:paraId="2298651B" w14:textId="35C6CE70">
                              <w:pPr>
                                <w:pStyle w:val="ListParagraph"/>
                                <w:numPr>
                                  <w:ilvl w:val="0"/>
                                  <w:numId w:val="13"/>
                                </w:numPr>
                                <w:spacing w:before="7" w:line="252" w:lineRule="auto"/>
                                <w:ind w:left="994"/>
                                <w:rPr>
                                  <w:rFonts w:asciiTheme="minorHAnsi" w:hAnsiTheme="minorHAnsi" w:cstheme="minorHAnsi"/>
                                  <w:sz w:val="24"/>
                                  <w:szCs w:val="24"/>
                                </w:rPr>
                              </w:pPr>
                              <w:r w:rsidRPr="00720830">
                                <w:rPr>
                                  <w:rFonts w:asciiTheme="minorHAnsi" w:hAnsiTheme="minorHAnsi" w:cstheme="minorHAnsi"/>
                                  <w:sz w:val="24"/>
                                  <w:szCs w:val="24"/>
                                </w:rPr>
                                <w:t xml:space="preserve">CRJU </w:t>
                              </w:r>
                              <w:r w:rsidR="00A40360">
                                <w:rPr>
                                  <w:rFonts w:asciiTheme="minorHAnsi" w:hAnsiTheme="minorHAnsi" w:cstheme="minorHAnsi"/>
                                  <w:sz w:val="24"/>
                                  <w:szCs w:val="24"/>
                                </w:rPr>
                                <w:t>330</w:t>
                              </w:r>
                              <w:r w:rsidR="00A40360">
                                <w:rPr>
                                  <w:rFonts w:asciiTheme="minorHAnsi" w:hAnsiTheme="minorHAnsi" w:cstheme="minorHAnsi"/>
                                  <w:sz w:val="24"/>
                                  <w:szCs w:val="24"/>
                                </w:rPr>
                                <w:tab/>
                              </w:r>
                              <w:r w:rsidR="00A40360">
                                <w:rPr>
                                  <w:rFonts w:asciiTheme="minorHAnsi" w:hAnsiTheme="minorHAnsi" w:cstheme="minorHAnsi"/>
                                  <w:sz w:val="24"/>
                                  <w:szCs w:val="24"/>
                                </w:rPr>
                                <w:t>Theories of Crime and Delinquency</w:t>
                              </w:r>
                            </w:p>
                            <w:p w:rsidR="00C365DF" w:rsidP="00A40360" w:rsidRDefault="00C365DF" w14:paraId="66CF535F" w14:textId="283E64DB">
                              <w:pPr>
                                <w:pStyle w:val="ListParagraph"/>
                                <w:numPr>
                                  <w:ilvl w:val="0"/>
                                  <w:numId w:val="13"/>
                                </w:numPr>
                                <w:spacing w:before="7" w:line="252" w:lineRule="auto"/>
                                <w:ind w:left="994"/>
                                <w:rPr>
                                  <w:rFonts w:asciiTheme="minorHAnsi" w:hAnsiTheme="minorHAnsi" w:cstheme="minorHAnsi"/>
                                  <w:sz w:val="24"/>
                                  <w:szCs w:val="24"/>
                                </w:rPr>
                              </w:pPr>
                              <w:r w:rsidRPr="00720830">
                                <w:rPr>
                                  <w:rFonts w:asciiTheme="minorHAnsi" w:hAnsiTheme="minorHAnsi" w:cstheme="minorHAnsi"/>
                                  <w:sz w:val="24"/>
                                  <w:szCs w:val="24"/>
                                </w:rPr>
                                <w:t>CRJU 3</w:t>
                              </w:r>
                              <w:r w:rsidR="00A40360">
                                <w:rPr>
                                  <w:rFonts w:asciiTheme="minorHAnsi" w:hAnsiTheme="minorHAnsi" w:cstheme="minorHAnsi"/>
                                  <w:sz w:val="24"/>
                                  <w:szCs w:val="24"/>
                                </w:rPr>
                                <w:t>85</w:t>
                              </w:r>
                              <w:r w:rsidR="00A40360">
                                <w:rPr>
                                  <w:rFonts w:asciiTheme="minorHAnsi" w:hAnsiTheme="minorHAnsi" w:cstheme="minorHAnsi"/>
                                  <w:sz w:val="24"/>
                                  <w:szCs w:val="24"/>
                                </w:rPr>
                                <w:tab/>
                              </w:r>
                              <w:r w:rsidR="00A40360">
                                <w:rPr>
                                  <w:rFonts w:asciiTheme="minorHAnsi" w:hAnsiTheme="minorHAnsi" w:cstheme="minorHAnsi"/>
                                  <w:sz w:val="24"/>
                                  <w:szCs w:val="24"/>
                                </w:rPr>
                                <w:t>Race, Inequality, and the CJS</w:t>
                              </w:r>
                            </w:p>
                            <w:p w:rsidR="00A40360" w:rsidP="00A40360" w:rsidRDefault="00A40360" w14:paraId="13FF2717" w14:textId="77777777">
                              <w:pPr>
                                <w:pStyle w:val="ListParagraph"/>
                                <w:spacing w:before="7" w:line="252" w:lineRule="auto"/>
                                <w:ind w:left="988" w:right="6081" w:firstLine="0"/>
                                <w:rPr>
                                  <w:rFonts w:asciiTheme="minorHAnsi" w:hAnsiTheme="minorHAnsi" w:cstheme="minorHAnsi"/>
                                  <w:sz w:val="24"/>
                                  <w:szCs w:val="24"/>
                                </w:rPr>
                              </w:pPr>
                            </w:p>
                            <w:p w:rsidRPr="00720830" w:rsidR="00A40360" w:rsidP="00A40360" w:rsidRDefault="00A40360" w14:paraId="037DE9EE" w14:textId="1E06E840">
                              <w:pPr>
                                <w:pStyle w:val="Heading8"/>
                                <w:ind w:left="268"/>
                                <w:rPr>
                                  <w:rFonts w:asciiTheme="minorHAnsi" w:hAnsiTheme="minorHAnsi" w:cstheme="minorHAnsi"/>
                                  <w:sz w:val="24"/>
                                  <w:szCs w:val="24"/>
                                </w:rPr>
                              </w:pPr>
                              <w:r>
                                <w:rPr>
                                  <w:rFonts w:asciiTheme="minorHAnsi" w:hAnsiTheme="minorHAnsi" w:cstheme="minorHAnsi"/>
                                  <w:w w:val="105"/>
                                  <w:sz w:val="24"/>
                                  <w:szCs w:val="24"/>
                                  <w:u w:val="single"/>
                                </w:rPr>
                                <w:t>Breadth</w:t>
                              </w:r>
                              <w:r w:rsidRPr="00720830">
                                <w:rPr>
                                  <w:rFonts w:asciiTheme="minorHAnsi" w:hAnsiTheme="minorHAnsi" w:cstheme="minorHAnsi"/>
                                  <w:w w:val="105"/>
                                  <w:sz w:val="24"/>
                                  <w:szCs w:val="24"/>
                                  <w:u w:val="single"/>
                                </w:rPr>
                                <w:t xml:space="preserve"> Courses (</w:t>
                              </w:r>
                              <w:r>
                                <w:rPr>
                                  <w:rFonts w:asciiTheme="minorHAnsi" w:hAnsiTheme="minorHAnsi" w:cstheme="minorHAnsi"/>
                                  <w:w w:val="105"/>
                                  <w:sz w:val="24"/>
                                  <w:szCs w:val="24"/>
                                  <w:u w:val="single"/>
                                </w:rPr>
                                <w:t>3</w:t>
                              </w:r>
                              <w:r w:rsidRPr="00720830">
                                <w:rPr>
                                  <w:rFonts w:asciiTheme="minorHAnsi" w:hAnsiTheme="minorHAnsi" w:cstheme="minorHAnsi"/>
                                  <w:w w:val="105"/>
                                  <w:sz w:val="24"/>
                                  <w:szCs w:val="24"/>
                                  <w:u w:val="single"/>
                                </w:rPr>
                                <w:t xml:space="preserve"> units)</w:t>
                              </w:r>
                            </w:p>
                            <w:p w:rsidRPr="00720830" w:rsidR="00A40360" w:rsidP="00A40360" w:rsidRDefault="00A40360" w14:paraId="1F69E724" w14:textId="5C6AF018">
                              <w:pPr>
                                <w:pStyle w:val="ListParagraph"/>
                                <w:numPr>
                                  <w:ilvl w:val="0"/>
                                  <w:numId w:val="13"/>
                                </w:numPr>
                                <w:spacing w:line="252" w:lineRule="auto"/>
                                <w:rPr>
                                  <w:rFonts w:asciiTheme="minorHAnsi" w:hAnsiTheme="minorHAnsi" w:cstheme="minorHAnsi"/>
                                  <w:sz w:val="24"/>
                                  <w:szCs w:val="24"/>
                                </w:rPr>
                              </w:pPr>
                              <w:r w:rsidRPr="00720830">
                                <w:rPr>
                                  <w:rFonts w:asciiTheme="minorHAnsi" w:hAnsiTheme="minorHAnsi" w:cstheme="minorHAnsi"/>
                                  <w:sz w:val="24"/>
                                  <w:szCs w:val="24"/>
                                </w:rPr>
                                <w:t>CRJU 30</w:t>
                              </w:r>
                              <w:r>
                                <w:rPr>
                                  <w:rFonts w:asciiTheme="minorHAnsi" w:hAnsiTheme="minorHAnsi" w:cstheme="minorHAnsi"/>
                                  <w:sz w:val="24"/>
                                  <w:szCs w:val="24"/>
                                </w:rPr>
                                <w:t>2</w:t>
                              </w:r>
                              <w:r>
                                <w:rPr>
                                  <w:rFonts w:asciiTheme="minorHAnsi" w:hAnsiTheme="minorHAnsi" w:cstheme="minorHAnsi"/>
                                  <w:sz w:val="24"/>
                                  <w:szCs w:val="24"/>
                                </w:rPr>
                                <w:tab/>
                              </w:r>
                              <w:r>
                                <w:rPr>
                                  <w:rFonts w:asciiTheme="minorHAnsi" w:hAnsiTheme="minorHAnsi" w:cstheme="minorHAnsi"/>
                                  <w:sz w:val="24"/>
                                  <w:szCs w:val="24"/>
                                </w:rPr>
                                <w:t>Introduction to Criminal Courts</w:t>
                              </w:r>
                            </w:p>
                            <w:p w:rsidRPr="00720830" w:rsidR="00A40360" w:rsidP="00A40360" w:rsidRDefault="00A40360" w14:paraId="3CD506B4" w14:textId="6ACE574D">
                              <w:pPr>
                                <w:pStyle w:val="ListParagraph"/>
                                <w:numPr>
                                  <w:ilvl w:val="0"/>
                                  <w:numId w:val="13"/>
                                </w:numPr>
                                <w:spacing w:line="252" w:lineRule="auto"/>
                                <w:rPr>
                                  <w:rFonts w:asciiTheme="minorHAnsi" w:hAnsiTheme="minorHAnsi" w:cstheme="minorHAnsi"/>
                                  <w:sz w:val="24"/>
                                  <w:szCs w:val="24"/>
                                </w:rPr>
                              </w:pPr>
                              <w:r w:rsidRPr="00720830">
                                <w:rPr>
                                  <w:rFonts w:asciiTheme="minorHAnsi" w:hAnsiTheme="minorHAnsi" w:cstheme="minorHAnsi"/>
                                  <w:sz w:val="24"/>
                                  <w:szCs w:val="24"/>
                                </w:rPr>
                                <w:t xml:space="preserve">CRJU </w:t>
                              </w:r>
                              <w:r>
                                <w:rPr>
                                  <w:rFonts w:asciiTheme="minorHAnsi" w:hAnsiTheme="minorHAnsi" w:cstheme="minorHAnsi"/>
                                  <w:sz w:val="24"/>
                                  <w:szCs w:val="24"/>
                                </w:rPr>
                                <w:t>315</w:t>
                              </w:r>
                              <w:r>
                                <w:rPr>
                                  <w:rFonts w:asciiTheme="minorHAnsi" w:hAnsiTheme="minorHAnsi" w:cstheme="minorHAnsi"/>
                                  <w:sz w:val="24"/>
                                  <w:szCs w:val="24"/>
                                </w:rPr>
                                <w:tab/>
                              </w:r>
                              <w:r>
                                <w:rPr>
                                  <w:rFonts w:asciiTheme="minorHAnsi" w:hAnsiTheme="minorHAnsi" w:cstheme="minorHAnsi"/>
                                  <w:sz w:val="24"/>
                                  <w:szCs w:val="24"/>
                                </w:rPr>
                                <w:t>Police and Society</w:t>
                              </w:r>
                            </w:p>
                            <w:p w:rsidR="00A40360" w:rsidP="00A40360" w:rsidRDefault="00A40360" w14:paraId="536EEAD3" w14:textId="2FF8E692">
                              <w:pPr>
                                <w:pStyle w:val="ListParagraph"/>
                                <w:numPr>
                                  <w:ilvl w:val="0"/>
                                  <w:numId w:val="13"/>
                                </w:numPr>
                                <w:spacing w:line="252" w:lineRule="auto"/>
                                <w:rPr>
                                  <w:rFonts w:asciiTheme="minorHAnsi" w:hAnsiTheme="minorHAnsi" w:cstheme="minorHAnsi"/>
                                  <w:sz w:val="24"/>
                                  <w:szCs w:val="24"/>
                                </w:rPr>
                              </w:pPr>
                              <w:r w:rsidRPr="00720830">
                                <w:rPr>
                                  <w:rFonts w:asciiTheme="minorHAnsi" w:hAnsiTheme="minorHAnsi" w:cstheme="minorHAnsi"/>
                                  <w:sz w:val="24"/>
                                  <w:szCs w:val="24"/>
                                </w:rPr>
                                <w:t xml:space="preserve">CRJU </w:t>
                              </w:r>
                              <w:r>
                                <w:rPr>
                                  <w:rFonts w:asciiTheme="minorHAnsi" w:hAnsiTheme="minorHAnsi" w:cstheme="minorHAnsi"/>
                                  <w:sz w:val="24"/>
                                  <w:szCs w:val="24"/>
                                </w:rPr>
                                <w:t>345</w:t>
                              </w:r>
                              <w:r>
                                <w:rPr>
                                  <w:rFonts w:asciiTheme="minorHAnsi" w:hAnsiTheme="minorHAnsi" w:cstheme="minorHAnsi"/>
                                  <w:sz w:val="24"/>
                                  <w:szCs w:val="24"/>
                                </w:rPr>
                                <w:tab/>
                              </w:r>
                              <w:r>
                                <w:rPr>
                                  <w:rFonts w:asciiTheme="minorHAnsi" w:hAnsiTheme="minorHAnsi" w:cstheme="minorHAnsi"/>
                                  <w:sz w:val="24"/>
                                  <w:szCs w:val="24"/>
                                </w:rPr>
                                <w:t>Complexities in Corrections</w:t>
                              </w:r>
                            </w:p>
                            <w:p w:rsidRPr="00720830" w:rsidR="00C365DF" w:rsidP="00A40360" w:rsidRDefault="00C365DF" w14:paraId="4357A966" w14:textId="77777777">
                              <w:pPr>
                                <w:pStyle w:val="BodyText"/>
                                <w:rPr>
                                  <w:rFonts w:asciiTheme="minorHAnsi" w:hAnsiTheme="minorHAnsi" w:cstheme="minorHAnsi"/>
                                  <w:sz w:val="24"/>
                                  <w:szCs w:val="24"/>
                                </w:rPr>
                              </w:pPr>
                            </w:p>
                            <w:p w:rsidRPr="00720830" w:rsidR="00C365DF" w:rsidP="00B67436" w:rsidRDefault="00C365DF" w14:paraId="283D4DF6" w14:textId="7F9BB62A">
                              <w:pPr>
                                <w:pStyle w:val="Heading8"/>
                                <w:ind w:left="268"/>
                                <w:rPr>
                                  <w:rFonts w:asciiTheme="minorHAnsi" w:hAnsiTheme="minorHAnsi" w:cstheme="minorHAnsi"/>
                                  <w:sz w:val="24"/>
                                  <w:szCs w:val="24"/>
                                </w:rPr>
                              </w:pPr>
                              <w:r w:rsidRPr="00720830">
                                <w:rPr>
                                  <w:rFonts w:asciiTheme="minorHAnsi" w:hAnsiTheme="minorHAnsi" w:cstheme="minorHAnsi"/>
                                  <w:w w:val="105"/>
                                  <w:sz w:val="24"/>
                                  <w:szCs w:val="24"/>
                                  <w:u w:val="single"/>
                                </w:rPr>
                                <w:t>Upper-Division</w:t>
                              </w:r>
                              <w:r w:rsidR="00E46A48">
                                <w:rPr>
                                  <w:rFonts w:asciiTheme="minorHAnsi" w:hAnsiTheme="minorHAnsi" w:cstheme="minorHAnsi"/>
                                  <w:w w:val="105"/>
                                  <w:sz w:val="24"/>
                                  <w:szCs w:val="24"/>
                                  <w:u w:val="single"/>
                                </w:rPr>
                                <w:t xml:space="preserve"> </w:t>
                              </w:r>
                              <w:r w:rsidRPr="00720830">
                                <w:rPr>
                                  <w:rFonts w:asciiTheme="minorHAnsi" w:hAnsiTheme="minorHAnsi" w:cstheme="minorHAnsi"/>
                                  <w:w w:val="105"/>
                                  <w:sz w:val="24"/>
                                  <w:szCs w:val="24"/>
                                  <w:u w:val="single"/>
                                </w:rPr>
                                <w:t>Electives (</w:t>
                              </w:r>
                              <w:r w:rsidR="00A40360">
                                <w:rPr>
                                  <w:rFonts w:asciiTheme="minorHAnsi" w:hAnsiTheme="minorHAnsi" w:cstheme="minorHAnsi"/>
                                  <w:w w:val="105"/>
                                  <w:sz w:val="24"/>
                                  <w:szCs w:val="24"/>
                                  <w:u w:val="single"/>
                                </w:rPr>
                                <w:t>6</w:t>
                              </w:r>
                              <w:r w:rsidRPr="00720830">
                                <w:rPr>
                                  <w:rFonts w:asciiTheme="minorHAnsi" w:hAnsiTheme="minorHAnsi" w:cstheme="minorHAnsi"/>
                                  <w:w w:val="105"/>
                                  <w:sz w:val="24"/>
                                  <w:szCs w:val="24"/>
                                  <w:u w:val="single"/>
                                </w:rPr>
                                <w:t xml:space="preserve"> units):</w:t>
                              </w:r>
                            </w:p>
                            <w:p w:rsidRPr="00720830" w:rsidR="00C365DF" w:rsidP="00B67436" w:rsidRDefault="00C365DF" w14:paraId="1EBC3FF5" w14:textId="6114AD0E">
                              <w:pPr>
                                <w:pStyle w:val="ListParagraph"/>
                                <w:numPr>
                                  <w:ilvl w:val="0"/>
                                  <w:numId w:val="13"/>
                                </w:numPr>
                                <w:spacing w:before="7" w:line="252" w:lineRule="auto"/>
                                <w:ind w:right="2445"/>
                                <w:rPr>
                                  <w:rFonts w:asciiTheme="minorHAnsi" w:hAnsiTheme="minorHAnsi" w:cstheme="minorHAnsi"/>
                                  <w:sz w:val="24"/>
                                  <w:szCs w:val="24"/>
                                </w:rPr>
                              </w:pPr>
                              <w:r w:rsidRPr="00720830">
                                <w:rPr>
                                  <w:rFonts w:asciiTheme="minorHAnsi" w:hAnsiTheme="minorHAnsi" w:cstheme="minorHAnsi"/>
                                  <w:sz w:val="24"/>
                                  <w:szCs w:val="24"/>
                                </w:rPr>
                                <w:t>Any t</w:t>
                              </w:r>
                              <w:r w:rsidR="00A40360">
                                <w:rPr>
                                  <w:rFonts w:asciiTheme="minorHAnsi" w:hAnsiTheme="minorHAnsi" w:cstheme="minorHAnsi"/>
                                  <w:sz w:val="24"/>
                                  <w:szCs w:val="24"/>
                                </w:rPr>
                                <w:t>wo</w:t>
                              </w:r>
                              <w:r w:rsidRPr="00720830">
                                <w:rPr>
                                  <w:rFonts w:asciiTheme="minorHAnsi" w:hAnsiTheme="minorHAnsi" w:cstheme="minorHAnsi"/>
                                  <w:sz w:val="24"/>
                                  <w:szCs w:val="24"/>
                                </w:rPr>
                                <w:t xml:space="preserve"> CRJU </w:t>
                              </w:r>
                              <w:r w:rsidR="005F3E23">
                                <w:rPr>
                                  <w:rFonts w:asciiTheme="minorHAnsi" w:hAnsiTheme="minorHAnsi" w:cstheme="minorHAnsi"/>
                                  <w:sz w:val="24"/>
                                  <w:szCs w:val="24"/>
                                </w:rPr>
                                <w:t>upper-division elective courses</w:t>
                              </w:r>
                            </w:p>
                            <w:p w:rsidRPr="00720830" w:rsidR="00C365DF" w:rsidP="00720830" w:rsidRDefault="00C365DF" w14:paraId="057C0314" w14:textId="58E0AC60">
                              <w:pPr>
                                <w:pStyle w:val="ListParagraph"/>
                                <w:numPr>
                                  <w:ilvl w:val="1"/>
                                  <w:numId w:val="13"/>
                                </w:numPr>
                                <w:tabs>
                                  <w:tab w:val="left" w:pos="5310"/>
                                  <w:tab w:val="left" w:pos="7830"/>
                                </w:tabs>
                                <w:spacing w:before="120" w:line="252" w:lineRule="auto"/>
                                <w:ind w:left="1714" w:right="720"/>
                                <w:rPr>
                                  <w:rFonts w:asciiTheme="minorHAnsi" w:hAnsiTheme="minorHAnsi" w:cstheme="minorHAnsi"/>
                                  <w:sz w:val="24"/>
                                  <w:szCs w:val="24"/>
                                </w:rPr>
                              </w:pPr>
                              <w:r w:rsidRPr="00720830">
                                <w:rPr>
                                  <w:rFonts w:asciiTheme="minorHAnsi" w:hAnsiTheme="minorHAnsi" w:cstheme="minorHAnsi"/>
                                  <w:sz w:val="24"/>
                                  <w:szCs w:val="24"/>
                                </w:rPr>
                                <w:t>Courses taken: ______</w:t>
                              </w:r>
                              <w:r>
                                <w:rPr>
                                  <w:rFonts w:asciiTheme="minorHAnsi" w:hAnsiTheme="minorHAnsi" w:cstheme="minorHAnsi"/>
                                  <w:sz w:val="24"/>
                                  <w:szCs w:val="24"/>
                                </w:rPr>
                                <w:t>________</w:t>
                              </w:r>
                              <w:r w:rsidRPr="00720830">
                                <w:rPr>
                                  <w:rFonts w:asciiTheme="minorHAnsi" w:hAnsiTheme="minorHAnsi" w:cstheme="minorHAnsi"/>
                                  <w:sz w:val="24"/>
                                  <w:szCs w:val="24"/>
                                </w:rPr>
                                <w:tab/>
                              </w:r>
                              <w:r w:rsidRPr="00720830">
                                <w:rPr>
                                  <w:rFonts w:asciiTheme="minorHAnsi" w:hAnsiTheme="minorHAnsi" w:cstheme="minorHAnsi"/>
                                  <w:sz w:val="24"/>
                                  <w:szCs w:val="24"/>
                                </w:rPr>
                                <w:t>_________________</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975662F">
              <v:group id="Group 53" style="position:absolute;margin-left:37.3pt;margin-top:16.1pt;width:540.35pt;height:257.15pt;z-index:251652608;mso-wrap-distance-left:0;mso-wrap-distance-right:0;mso-position-horizontal-relative:page" coordsize="10807,3967" coordorigin="753,328" o:spid="_x0000_s1027" w14:anchorId="70985C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">
                <v:shape id="Picture 44" style="position:absolute;left:753;top:328;width:10807;height:396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">
                  <v:imagedata o:title="" r:id="rId37"/>
                </v:shape>
                <v:shape id="Text Box 43" style="position:absolute;left:753;top:328;width:10807;height:3807;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v:textbox inset="0,0,0,0">
                    <w:txbxContent>
                      <w:p w:rsidRPr="00720830" w:rsidR="00C365DF" w:rsidRDefault="00C365DF" w14:paraId="5336D9FA" w14:textId="77777777">
                        <w:pPr>
                          <w:spacing w:before="89"/>
                          <w:ind w:left="69"/>
                          <w:rPr>
                            <w:rFonts w:asciiTheme="minorHAnsi" w:hAnsiTheme="minorHAnsi" w:cstheme="minorHAnsi"/>
                            <w:b/>
                            <w:w w:val="105"/>
                            <w:sz w:val="24"/>
                            <w:szCs w:val="24"/>
                          </w:rPr>
                        </w:pPr>
                        <w:r w:rsidRPr="00720830">
                          <w:rPr>
                            <w:rFonts w:asciiTheme="minorHAnsi" w:hAnsiTheme="minorHAnsi" w:cstheme="minorHAnsi"/>
                            <w:b/>
                            <w:w w:val="105"/>
                            <w:sz w:val="24"/>
                            <w:szCs w:val="24"/>
                          </w:rPr>
                          <w:t>Criminal Justice Minor Requirements (18 units total):</w:t>
                        </w:r>
                      </w:p>
                      <w:p w:rsidRPr="00720830" w:rsidR="00C365DF" w:rsidP="00B67436" w:rsidRDefault="00C365DF" w14:paraId="3DEEC669" w14:textId="77777777">
                        <w:pPr>
                          <w:pStyle w:val="Heading8"/>
                          <w:ind w:left="268"/>
                          <w:rPr>
                            <w:rFonts w:asciiTheme="minorHAnsi" w:hAnsiTheme="minorHAnsi" w:cstheme="minorHAnsi"/>
                            <w:w w:val="105"/>
                            <w:sz w:val="24"/>
                            <w:szCs w:val="24"/>
                            <w:u w:val="single"/>
                          </w:rPr>
                        </w:pPr>
                      </w:p>
                      <w:p w:rsidRPr="00720830" w:rsidR="00C365DF" w:rsidP="00B67436" w:rsidRDefault="00C365DF" w14:paraId="5D970333" w14:textId="77777777">
                        <w:pPr>
                          <w:pStyle w:val="Heading8"/>
                          <w:ind w:left="268"/>
                          <w:rPr>
                            <w:rFonts w:asciiTheme="minorHAnsi" w:hAnsiTheme="minorHAnsi" w:cstheme="minorHAnsi"/>
                            <w:sz w:val="24"/>
                            <w:szCs w:val="24"/>
                          </w:rPr>
                        </w:pPr>
                        <w:r w:rsidRPr="00720830">
                          <w:rPr>
                            <w:rFonts w:asciiTheme="minorHAnsi" w:hAnsiTheme="minorHAnsi" w:cstheme="minorHAnsi"/>
                            <w:w w:val="105"/>
                            <w:sz w:val="24"/>
                            <w:szCs w:val="24"/>
                            <w:u w:val="single"/>
                          </w:rPr>
                          <w:t>Upper-Division Required Core Courses (9 units)</w:t>
                        </w:r>
                      </w:p>
                      <w:p w:rsidRPr="00720830" w:rsidR="00C365DF" w:rsidP="00A40360" w:rsidRDefault="00C365DF" w14:paraId="503981E4" w14:textId="23982C81">
                        <w:pPr>
                          <w:pStyle w:val="ListParagraph"/>
                          <w:numPr>
                            <w:ilvl w:val="0"/>
                            <w:numId w:val="13"/>
                          </w:numPr>
                          <w:spacing w:before="7" w:line="252" w:lineRule="auto"/>
                          <w:ind w:left="994"/>
                          <w:rPr>
                            <w:rFonts w:asciiTheme="minorHAnsi" w:hAnsiTheme="minorHAnsi" w:cstheme="minorHAnsi"/>
                            <w:sz w:val="24"/>
                            <w:szCs w:val="24"/>
                          </w:rPr>
                        </w:pPr>
                        <w:r w:rsidRPr="00720830">
                          <w:rPr>
                            <w:rFonts w:asciiTheme="minorHAnsi" w:hAnsiTheme="minorHAnsi" w:cstheme="minorHAnsi"/>
                            <w:sz w:val="24"/>
                            <w:szCs w:val="24"/>
                          </w:rPr>
                          <w:t>CRJU 30</w:t>
                        </w:r>
                        <w:r w:rsidR="00A40360">
                          <w:rPr>
                            <w:rFonts w:asciiTheme="minorHAnsi" w:hAnsiTheme="minorHAnsi" w:cstheme="minorHAnsi"/>
                            <w:sz w:val="24"/>
                            <w:szCs w:val="24"/>
                          </w:rPr>
                          <w:t>1</w:t>
                        </w:r>
                        <w:r w:rsidR="00A40360">
                          <w:rPr>
                            <w:rFonts w:asciiTheme="minorHAnsi" w:hAnsiTheme="minorHAnsi" w:cstheme="minorHAnsi"/>
                            <w:sz w:val="24"/>
                            <w:szCs w:val="24"/>
                          </w:rPr>
                          <w:tab/>
                        </w:r>
                        <w:r w:rsidR="00A40360">
                          <w:rPr>
                            <w:rFonts w:asciiTheme="minorHAnsi" w:hAnsiTheme="minorHAnsi" w:cstheme="minorHAnsi"/>
                            <w:sz w:val="24"/>
                            <w:szCs w:val="24"/>
                          </w:rPr>
                          <w:t>Introduction to Criminal Justice</w:t>
                        </w:r>
                      </w:p>
                      <w:p w:rsidRPr="00720830" w:rsidR="00C365DF" w:rsidP="00A40360" w:rsidRDefault="00C365DF" w14:paraId="4CAF80D3" w14:textId="35C6CE70">
                        <w:pPr>
                          <w:pStyle w:val="ListParagraph"/>
                          <w:numPr>
                            <w:ilvl w:val="0"/>
                            <w:numId w:val="13"/>
                          </w:numPr>
                          <w:spacing w:before="7" w:line="252" w:lineRule="auto"/>
                          <w:ind w:left="994"/>
                          <w:rPr>
                            <w:rFonts w:asciiTheme="minorHAnsi" w:hAnsiTheme="minorHAnsi" w:cstheme="minorHAnsi"/>
                            <w:sz w:val="24"/>
                            <w:szCs w:val="24"/>
                          </w:rPr>
                        </w:pPr>
                        <w:r w:rsidRPr="00720830">
                          <w:rPr>
                            <w:rFonts w:asciiTheme="minorHAnsi" w:hAnsiTheme="minorHAnsi" w:cstheme="minorHAnsi"/>
                            <w:sz w:val="24"/>
                            <w:szCs w:val="24"/>
                          </w:rPr>
                          <w:t xml:space="preserve">CRJU </w:t>
                        </w:r>
                        <w:r w:rsidR="00A40360">
                          <w:rPr>
                            <w:rFonts w:asciiTheme="minorHAnsi" w:hAnsiTheme="minorHAnsi" w:cstheme="minorHAnsi"/>
                            <w:sz w:val="24"/>
                            <w:szCs w:val="24"/>
                          </w:rPr>
                          <w:t>330</w:t>
                        </w:r>
                        <w:r w:rsidR="00A40360">
                          <w:rPr>
                            <w:rFonts w:asciiTheme="minorHAnsi" w:hAnsiTheme="minorHAnsi" w:cstheme="minorHAnsi"/>
                            <w:sz w:val="24"/>
                            <w:szCs w:val="24"/>
                          </w:rPr>
                          <w:tab/>
                        </w:r>
                        <w:r w:rsidR="00A40360">
                          <w:rPr>
                            <w:rFonts w:asciiTheme="minorHAnsi" w:hAnsiTheme="minorHAnsi" w:cstheme="minorHAnsi"/>
                            <w:sz w:val="24"/>
                            <w:szCs w:val="24"/>
                          </w:rPr>
                          <w:t>Theories of Crime and Delinquency</w:t>
                        </w:r>
                      </w:p>
                      <w:p w:rsidR="00C365DF" w:rsidP="00A40360" w:rsidRDefault="00C365DF" w14:paraId="64BC50DC" w14:textId="283E64DB">
                        <w:pPr>
                          <w:pStyle w:val="ListParagraph"/>
                          <w:numPr>
                            <w:ilvl w:val="0"/>
                            <w:numId w:val="13"/>
                          </w:numPr>
                          <w:spacing w:before="7" w:line="252" w:lineRule="auto"/>
                          <w:ind w:left="994"/>
                          <w:rPr>
                            <w:rFonts w:asciiTheme="minorHAnsi" w:hAnsiTheme="minorHAnsi" w:cstheme="minorHAnsi"/>
                            <w:sz w:val="24"/>
                            <w:szCs w:val="24"/>
                          </w:rPr>
                        </w:pPr>
                        <w:r w:rsidRPr="00720830">
                          <w:rPr>
                            <w:rFonts w:asciiTheme="minorHAnsi" w:hAnsiTheme="minorHAnsi" w:cstheme="minorHAnsi"/>
                            <w:sz w:val="24"/>
                            <w:szCs w:val="24"/>
                          </w:rPr>
                          <w:t>CRJU 3</w:t>
                        </w:r>
                        <w:r w:rsidR="00A40360">
                          <w:rPr>
                            <w:rFonts w:asciiTheme="minorHAnsi" w:hAnsiTheme="minorHAnsi" w:cstheme="minorHAnsi"/>
                            <w:sz w:val="24"/>
                            <w:szCs w:val="24"/>
                          </w:rPr>
                          <w:t>85</w:t>
                        </w:r>
                        <w:r w:rsidR="00A40360">
                          <w:rPr>
                            <w:rFonts w:asciiTheme="minorHAnsi" w:hAnsiTheme="minorHAnsi" w:cstheme="minorHAnsi"/>
                            <w:sz w:val="24"/>
                            <w:szCs w:val="24"/>
                          </w:rPr>
                          <w:tab/>
                        </w:r>
                        <w:r w:rsidR="00A40360">
                          <w:rPr>
                            <w:rFonts w:asciiTheme="minorHAnsi" w:hAnsiTheme="minorHAnsi" w:cstheme="minorHAnsi"/>
                            <w:sz w:val="24"/>
                            <w:szCs w:val="24"/>
                          </w:rPr>
                          <w:t>Race, Inequality, and the CJS</w:t>
                        </w:r>
                      </w:p>
                      <w:p w:rsidR="00A40360" w:rsidP="00A40360" w:rsidRDefault="00A40360" w14:paraId="3656B9AB" w14:textId="77777777">
                        <w:pPr>
                          <w:pStyle w:val="ListParagraph"/>
                          <w:spacing w:before="7" w:line="252" w:lineRule="auto"/>
                          <w:ind w:left="988" w:right="6081" w:firstLine="0"/>
                          <w:rPr>
                            <w:rFonts w:asciiTheme="minorHAnsi" w:hAnsiTheme="minorHAnsi" w:cstheme="minorHAnsi"/>
                            <w:sz w:val="24"/>
                            <w:szCs w:val="24"/>
                          </w:rPr>
                        </w:pPr>
                      </w:p>
                      <w:p w:rsidRPr="00720830" w:rsidR="00A40360" w:rsidP="00A40360" w:rsidRDefault="00A40360" w14:paraId="49653D08" w14:textId="1E06E840">
                        <w:pPr>
                          <w:pStyle w:val="Heading8"/>
                          <w:ind w:left="268"/>
                          <w:rPr>
                            <w:rFonts w:asciiTheme="minorHAnsi" w:hAnsiTheme="minorHAnsi" w:cstheme="minorHAnsi"/>
                            <w:sz w:val="24"/>
                            <w:szCs w:val="24"/>
                          </w:rPr>
                        </w:pPr>
                        <w:r>
                          <w:rPr>
                            <w:rFonts w:asciiTheme="minorHAnsi" w:hAnsiTheme="minorHAnsi" w:cstheme="minorHAnsi"/>
                            <w:w w:val="105"/>
                            <w:sz w:val="24"/>
                            <w:szCs w:val="24"/>
                            <w:u w:val="single"/>
                          </w:rPr>
                          <w:t>Breadth</w:t>
                        </w:r>
                        <w:r w:rsidRPr="00720830">
                          <w:rPr>
                            <w:rFonts w:asciiTheme="minorHAnsi" w:hAnsiTheme="minorHAnsi" w:cstheme="minorHAnsi"/>
                            <w:w w:val="105"/>
                            <w:sz w:val="24"/>
                            <w:szCs w:val="24"/>
                            <w:u w:val="single"/>
                          </w:rPr>
                          <w:t xml:space="preserve"> Courses (</w:t>
                        </w:r>
                        <w:r>
                          <w:rPr>
                            <w:rFonts w:asciiTheme="minorHAnsi" w:hAnsiTheme="minorHAnsi" w:cstheme="minorHAnsi"/>
                            <w:w w:val="105"/>
                            <w:sz w:val="24"/>
                            <w:szCs w:val="24"/>
                            <w:u w:val="single"/>
                          </w:rPr>
                          <w:t>3</w:t>
                        </w:r>
                        <w:r w:rsidRPr="00720830">
                          <w:rPr>
                            <w:rFonts w:asciiTheme="minorHAnsi" w:hAnsiTheme="minorHAnsi" w:cstheme="minorHAnsi"/>
                            <w:w w:val="105"/>
                            <w:sz w:val="24"/>
                            <w:szCs w:val="24"/>
                            <w:u w:val="single"/>
                          </w:rPr>
                          <w:t xml:space="preserve"> units)</w:t>
                        </w:r>
                      </w:p>
                      <w:p w:rsidRPr="00720830" w:rsidR="00A40360" w:rsidP="00A40360" w:rsidRDefault="00A40360" w14:paraId="55BF1C2F" w14:textId="5C6AF018">
                        <w:pPr>
                          <w:pStyle w:val="ListParagraph"/>
                          <w:numPr>
                            <w:ilvl w:val="0"/>
                            <w:numId w:val="13"/>
                          </w:numPr>
                          <w:spacing w:line="252" w:lineRule="auto"/>
                          <w:rPr>
                            <w:rFonts w:asciiTheme="minorHAnsi" w:hAnsiTheme="minorHAnsi" w:cstheme="minorHAnsi"/>
                            <w:sz w:val="24"/>
                            <w:szCs w:val="24"/>
                          </w:rPr>
                        </w:pPr>
                        <w:r w:rsidRPr="00720830">
                          <w:rPr>
                            <w:rFonts w:asciiTheme="minorHAnsi" w:hAnsiTheme="minorHAnsi" w:cstheme="minorHAnsi"/>
                            <w:sz w:val="24"/>
                            <w:szCs w:val="24"/>
                          </w:rPr>
                          <w:t>CRJU 30</w:t>
                        </w:r>
                        <w:r>
                          <w:rPr>
                            <w:rFonts w:asciiTheme="minorHAnsi" w:hAnsiTheme="minorHAnsi" w:cstheme="minorHAnsi"/>
                            <w:sz w:val="24"/>
                            <w:szCs w:val="24"/>
                          </w:rPr>
                          <w:t>2</w:t>
                        </w:r>
                        <w:r>
                          <w:rPr>
                            <w:rFonts w:asciiTheme="minorHAnsi" w:hAnsiTheme="minorHAnsi" w:cstheme="minorHAnsi"/>
                            <w:sz w:val="24"/>
                            <w:szCs w:val="24"/>
                          </w:rPr>
                          <w:tab/>
                        </w:r>
                        <w:r>
                          <w:rPr>
                            <w:rFonts w:asciiTheme="minorHAnsi" w:hAnsiTheme="minorHAnsi" w:cstheme="minorHAnsi"/>
                            <w:sz w:val="24"/>
                            <w:szCs w:val="24"/>
                          </w:rPr>
                          <w:t>Introduction to Criminal Courts</w:t>
                        </w:r>
                      </w:p>
                      <w:p w:rsidRPr="00720830" w:rsidR="00A40360" w:rsidP="00A40360" w:rsidRDefault="00A40360" w14:paraId="604C45A2" w14:textId="6ACE574D">
                        <w:pPr>
                          <w:pStyle w:val="ListParagraph"/>
                          <w:numPr>
                            <w:ilvl w:val="0"/>
                            <w:numId w:val="13"/>
                          </w:numPr>
                          <w:spacing w:line="252" w:lineRule="auto"/>
                          <w:rPr>
                            <w:rFonts w:asciiTheme="minorHAnsi" w:hAnsiTheme="minorHAnsi" w:cstheme="minorHAnsi"/>
                            <w:sz w:val="24"/>
                            <w:szCs w:val="24"/>
                          </w:rPr>
                        </w:pPr>
                        <w:r w:rsidRPr="00720830">
                          <w:rPr>
                            <w:rFonts w:asciiTheme="minorHAnsi" w:hAnsiTheme="minorHAnsi" w:cstheme="minorHAnsi"/>
                            <w:sz w:val="24"/>
                            <w:szCs w:val="24"/>
                          </w:rPr>
                          <w:t xml:space="preserve">CRJU </w:t>
                        </w:r>
                        <w:r>
                          <w:rPr>
                            <w:rFonts w:asciiTheme="minorHAnsi" w:hAnsiTheme="minorHAnsi" w:cstheme="minorHAnsi"/>
                            <w:sz w:val="24"/>
                            <w:szCs w:val="24"/>
                          </w:rPr>
                          <w:t>315</w:t>
                        </w:r>
                        <w:r>
                          <w:rPr>
                            <w:rFonts w:asciiTheme="minorHAnsi" w:hAnsiTheme="minorHAnsi" w:cstheme="minorHAnsi"/>
                            <w:sz w:val="24"/>
                            <w:szCs w:val="24"/>
                          </w:rPr>
                          <w:tab/>
                        </w:r>
                        <w:r>
                          <w:rPr>
                            <w:rFonts w:asciiTheme="minorHAnsi" w:hAnsiTheme="minorHAnsi" w:cstheme="minorHAnsi"/>
                            <w:sz w:val="24"/>
                            <w:szCs w:val="24"/>
                          </w:rPr>
                          <w:t>Police and Society</w:t>
                        </w:r>
                      </w:p>
                      <w:p w:rsidR="00A40360" w:rsidP="00A40360" w:rsidRDefault="00A40360" w14:paraId="0C24F015" w14:textId="2FF8E692">
                        <w:pPr>
                          <w:pStyle w:val="ListParagraph"/>
                          <w:numPr>
                            <w:ilvl w:val="0"/>
                            <w:numId w:val="13"/>
                          </w:numPr>
                          <w:spacing w:line="252" w:lineRule="auto"/>
                          <w:rPr>
                            <w:rFonts w:asciiTheme="minorHAnsi" w:hAnsiTheme="minorHAnsi" w:cstheme="minorHAnsi"/>
                            <w:sz w:val="24"/>
                            <w:szCs w:val="24"/>
                          </w:rPr>
                        </w:pPr>
                        <w:r w:rsidRPr="00720830">
                          <w:rPr>
                            <w:rFonts w:asciiTheme="minorHAnsi" w:hAnsiTheme="minorHAnsi" w:cstheme="minorHAnsi"/>
                            <w:sz w:val="24"/>
                            <w:szCs w:val="24"/>
                          </w:rPr>
                          <w:t xml:space="preserve">CRJU </w:t>
                        </w:r>
                        <w:r>
                          <w:rPr>
                            <w:rFonts w:asciiTheme="minorHAnsi" w:hAnsiTheme="minorHAnsi" w:cstheme="minorHAnsi"/>
                            <w:sz w:val="24"/>
                            <w:szCs w:val="24"/>
                          </w:rPr>
                          <w:t>345</w:t>
                        </w:r>
                        <w:r>
                          <w:rPr>
                            <w:rFonts w:asciiTheme="minorHAnsi" w:hAnsiTheme="minorHAnsi" w:cstheme="minorHAnsi"/>
                            <w:sz w:val="24"/>
                            <w:szCs w:val="24"/>
                          </w:rPr>
                          <w:tab/>
                        </w:r>
                        <w:r>
                          <w:rPr>
                            <w:rFonts w:asciiTheme="minorHAnsi" w:hAnsiTheme="minorHAnsi" w:cstheme="minorHAnsi"/>
                            <w:sz w:val="24"/>
                            <w:szCs w:val="24"/>
                          </w:rPr>
                          <w:t>Complexities in Corrections</w:t>
                        </w:r>
                      </w:p>
                      <w:p w:rsidRPr="00720830" w:rsidR="00C365DF" w:rsidP="00A40360" w:rsidRDefault="00C365DF" w14:paraId="45FB0818" w14:textId="77777777">
                        <w:pPr>
                          <w:pStyle w:val="BodyText"/>
                          <w:rPr>
                            <w:rFonts w:asciiTheme="minorHAnsi" w:hAnsiTheme="minorHAnsi" w:cstheme="minorHAnsi"/>
                            <w:sz w:val="24"/>
                            <w:szCs w:val="24"/>
                          </w:rPr>
                        </w:pPr>
                      </w:p>
                      <w:p w:rsidRPr="00720830" w:rsidR="00C365DF" w:rsidP="00B67436" w:rsidRDefault="00C365DF" w14:paraId="6A4714F8" w14:textId="7F9BB62A">
                        <w:pPr>
                          <w:pStyle w:val="Heading8"/>
                          <w:ind w:left="268"/>
                          <w:rPr>
                            <w:rFonts w:asciiTheme="minorHAnsi" w:hAnsiTheme="minorHAnsi" w:cstheme="minorHAnsi"/>
                            <w:sz w:val="24"/>
                            <w:szCs w:val="24"/>
                          </w:rPr>
                        </w:pPr>
                        <w:r w:rsidRPr="00720830">
                          <w:rPr>
                            <w:rFonts w:asciiTheme="minorHAnsi" w:hAnsiTheme="minorHAnsi" w:cstheme="minorHAnsi"/>
                            <w:w w:val="105"/>
                            <w:sz w:val="24"/>
                            <w:szCs w:val="24"/>
                            <w:u w:val="single"/>
                          </w:rPr>
                          <w:t>Upper-Division</w:t>
                        </w:r>
                        <w:r w:rsidR="00E46A48">
                          <w:rPr>
                            <w:rFonts w:asciiTheme="minorHAnsi" w:hAnsiTheme="minorHAnsi" w:cstheme="minorHAnsi"/>
                            <w:w w:val="105"/>
                            <w:sz w:val="24"/>
                            <w:szCs w:val="24"/>
                            <w:u w:val="single"/>
                          </w:rPr>
                          <w:t xml:space="preserve"> </w:t>
                        </w:r>
                        <w:r w:rsidRPr="00720830">
                          <w:rPr>
                            <w:rFonts w:asciiTheme="minorHAnsi" w:hAnsiTheme="minorHAnsi" w:cstheme="minorHAnsi"/>
                            <w:w w:val="105"/>
                            <w:sz w:val="24"/>
                            <w:szCs w:val="24"/>
                            <w:u w:val="single"/>
                          </w:rPr>
                          <w:t>Electives (</w:t>
                        </w:r>
                        <w:r w:rsidR="00A40360">
                          <w:rPr>
                            <w:rFonts w:asciiTheme="minorHAnsi" w:hAnsiTheme="minorHAnsi" w:cstheme="minorHAnsi"/>
                            <w:w w:val="105"/>
                            <w:sz w:val="24"/>
                            <w:szCs w:val="24"/>
                            <w:u w:val="single"/>
                          </w:rPr>
                          <w:t>6</w:t>
                        </w:r>
                        <w:r w:rsidRPr="00720830">
                          <w:rPr>
                            <w:rFonts w:asciiTheme="minorHAnsi" w:hAnsiTheme="minorHAnsi" w:cstheme="minorHAnsi"/>
                            <w:w w:val="105"/>
                            <w:sz w:val="24"/>
                            <w:szCs w:val="24"/>
                            <w:u w:val="single"/>
                          </w:rPr>
                          <w:t xml:space="preserve"> units):</w:t>
                        </w:r>
                      </w:p>
                      <w:p w:rsidRPr="00720830" w:rsidR="00C365DF" w:rsidP="00B67436" w:rsidRDefault="00C365DF" w14:paraId="28EF7D91" w14:textId="6114AD0E">
                        <w:pPr>
                          <w:pStyle w:val="ListParagraph"/>
                          <w:numPr>
                            <w:ilvl w:val="0"/>
                            <w:numId w:val="13"/>
                          </w:numPr>
                          <w:spacing w:before="7" w:line="252" w:lineRule="auto"/>
                          <w:ind w:right="2445"/>
                          <w:rPr>
                            <w:rFonts w:asciiTheme="minorHAnsi" w:hAnsiTheme="minorHAnsi" w:cstheme="minorHAnsi"/>
                            <w:sz w:val="24"/>
                            <w:szCs w:val="24"/>
                          </w:rPr>
                        </w:pPr>
                        <w:r w:rsidRPr="00720830">
                          <w:rPr>
                            <w:rFonts w:asciiTheme="minorHAnsi" w:hAnsiTheme="minorHAnsi" w:cstheme="minorHAnsi"/>
                            <w:sz w:val="24"/>
                            <w:szCs w:val="24"/>
                          </w:rPr>
                          <w:t>Any t</w:t>
                        </w:r>
                        <w:r w:rsidR="00A40360">
                          <w:rPr>
                            <w:rFonts w:asciiTheme="minorHAnsi" w:hAnsiTheme="minorHAnsi" w:cstheme="minorHAnsi"/>
                            <w:sz w:val="24"/>
                            <w:szCs w:val="24"/>
                          </w:rPr>
                          <w:t>wo</w:t>
                        </w:r>
                        <w:r w:rsidRPr="00720830">
                          <w:rPr>
                            <w:rFonts w:asciiTheme="minorHAnsi" w:hAnsiTheme="minorHAnsi" w:cstheme="minorHAnsi"/>
                            <w:sz w:val="24"/>
                            <w:szCs w:val="24"/>
                          </w:rPr>
                          <w:t xml:space="preserve"> CRJU </w:t>
                        </w:r>
                        <w:r w:rsidR="005F3E23">
                          <w:rPr>
                            <w:rFonts w:asciiTheme="minorHAnsi" w:hAnsiTheme="minorHAnsi" w:cstheme="minorHAnsi"/>
                            <w:sz w:val="24"/>
                            <w:szCs w:val="24"/>
                          </w:rPr>
                          <w:t>upper-division elective courses</w:t>
                        </w:r>
                      </w:p>
                      <w:p w:rsidRPr="00720830" w:rsidR="00C365DF" w:rsidP="00720830" w:rsidRDefault="00C365DF" w14:paraId="02AAFCF9" w14:textId="58E0AC60">
                        <w:pPr>
                          <w:pStyle w:val="ListParagraph"/>
                          <w:numPr>
                            <w:ilvl w:val="1"/>
                            <w:numId w:val="13"/>
                          </w:numPr>
                          <w:tabs>
                            <w:tab w:val="left" w:pos="5310"/>
                            <w:tab w:val="left" w:pos="7830"/>
                          </w:tabs>
                          <w:spacing w:before="120" w:line="252" w:lineRule="auto"/>
                          <w:ind w:left="1714" w:right="720"/>
                          <w:rPr>
                            <w:rFonts w:asciiTheme="minorHAnsi" w:hAnsiTheme="minorHAnsi" w:cstheme="minorHAnsi"/>
                            <w:sz w:val="24"/>
                            <w:szCs w:val="24"/>
                          </w:rPr>
                        </w:pPr>
                        <w:r w:rsidRPr="00720830">
                          <w:rPr>
                            <w:rFonts w:asciiTheme="minorHAnsi" w:hAnsiTheme="minorHAnsi" w:cstheme="minorHAnsi"/>
                            <w:sz w:val="24"/>
                            <w:szCs w:val="24"/>
                          </w:rPr>
                          <w:t>Courses taken: ______</w:t>
                        </w:r>
                        <w:r>
                          <w:rPr>
                            <w:rFonts w:asciiTheme="minorHAnsi" w:hAnsiTheme="minorHAnsi" w:cstheme="minorHAnsi"/>
                            <w:sz w:val="24"/>
                            <w:szCs w:val="24"/>
                          </w:rPr>
                          <w:t>________</w:t>
                        </w:r>
                        <w:r w:rsidRPr="00720830">
                          <w:rPr>
                            <w:rFonts w:asciiTheme="minorHAnsi" w:hAnsiTheme="minorHAnsi" w:cstheme="minorHAnsi"/>
                            <w:sz w:val="24"/>
                            <w:szCs w:val="24"/>
                          </w:rPr>
                          <w:tab/>
                        </w:r>
                        <w:r w:rsidRPr="00720830">
                          <w:rPr>
                            <w:rFonts w:asciiTheme="minorHAnsi" w:hAnsiTheme="minorHAnsi" w:cstheme="minorHAnsi"/>
                            <w:sz w:val="24"/>
                            <w:szCs w:val="24"/>
                          </w:rPr>
                          <w:t>_________________</w:t>
                        </w:r>
                      </w:p>
                    </w:txbxContent>
                  </v:textbox>
                </v:shape>
                <w10:wrap type="topAndBottom" anchorx="page"/>
              </v:group>
            </w:pict>
          </mc:Fallback>
        </mc:AlternateContent>
      </w:r>
    </w:p>
    <w:p w:rsidRPr="00E46A48" w:rsidR="00136375" w:rsidRDefault="00136375" w14:paraId="5A7E0CF2" w14:textId="77777777">
      <w:pPr>
        <w:pStyle w:val="BodyText"/>
        <w:spacing w:before="6"/>
        <w:rPr>
          <w:b/>
          <w:sz w:val="10"/>
          <w:szCs w:val="10"/>
        </w:rPr>
      </w:pPr>
    </w:p>
    <w:p w:rsidR="00A40360" w:rsidP="004C1E2E" w:rsidRDefault="00A40360" w14:paraId="4E7C70FE" w14:textId="77777777">
      <w:pPr>
        <w:pStyle w:val="Heading1"/>
        <w:jc w:val="center"/>
        <w:rPr>
          <w:rFonts w:ascii="Calibri" w:hAnsi="Calibri" w:cs="Calibri"/>
          <w:sz w:val="24"/>
          <w:szCs w:val="24"/>
          <w:u w:val="single"/>
        </w:rPr>
      </w:pPr>
      <w:bookmarkStart w:name="_Toc141195001" w:id="27"/>
    </w:p>
    <w:p w:rsidR="00A40360" w:rsidP="004C1E2E" w:rsidRDefault="00A40360" w14:paraId="191AA2EF" w14:textId="77777777">
      <w:pPr>
        <w:pStyle w:val="Heading1"/>
        <w:jc w:val="center"/>
        <w:rPr>
          <w:rFonts w:ascii="Calibri" w:hAnsi="Calibri" w:cs="Calibri"/>
          <w:sz w:val="24"/>
          <w:szCs w:val="24"/>
          <w:u w:val="single"/>
        </w:rPr>
      </w:pPr>
    </w:p>
    <w:p w:rsidR="00A40360" w:rsidP="004C1E2E" w:rsidRDefault="00A40360" w14:paraId="78B60EAC" w14:textId="77777777">
      <w:pPr>
        <w:pStyle w:val="Heading1"/>
        <w:jc w:val="center"/>
        <w:rPr>
          <w:rFonts w:ascii="Calibri" w:hAnsi="Calibri" w:cs="Calibri"/>
          <w:sz w:val="24"/>
          <w:szCs w:val="24"/>
          <w:u w:val="single"/>
        </w:rPr>
      </w:pPr>
    </w:p>
    <w:p w:rsidR="00A40360" w:rsidP="004C1E2E" w:rsidRDefault="00A40360" w14:paraId="5FF874C1" w14:textId="77777777">
      <w:pPr>
        <w:pStyle w:val="Heading1"/>
        <w:jc w:val="center"/>
        <w:rPr>
          <w:rFonts w:ascii="Calibri" w:hAnsi="Calibri" w:cs="Calibri"/>
          <w:sz w:val="24"/>
          <w:szCs w:val="24"/>
          <w:u w:val="single"/>
        </w:rPr>
      </w:pPr>
    </w:p>
    <w:p w:rsidRPr="00776793" w:rsidR="00B67436" w:rsidP="004C1E2E" w:rsidRDefault="004F7987" w14:paraId="31DFFFEE" w14:textId="7CE45E09">
      <w:pPr>
        <w:pStyle w:val="Heading1"/>
        <w:jc w:val="center"/>
        <w:rPr>
          <w:rFonts w:ascii="Calibri" w:hAnsi="Calibri" w:cs="Calibri"/>
          <w:sz w:val="24"/>
          <w:szCs w:val="24"/>
          <w:u w:val="single"/>
        </w:rPr>
      </w:pPr>
      <w:r w:rsidRPr="00776793">
        <w:rPr>
          <w:rFonts w:ascii="Calibri" w:hAnsi="Calibri" w:cs="Calibri"/>
          <w:sz w:val="24"/>
          <w:szCs w:val="24"/>
          <w:u w:val="single"/>
        </w:rPr>
        <w:t xml:space="preserve">COMPLEMENTARY </w:t>
      </w:r>
      <w:r w:rsidRPr="00776793" w:rsidR="00B67436">
        <w:rPr>
          <w:rFonts w:ascii="Calibri" w:hAnsi="Calibri" w:cs="Calibri"/>
          <w:sz w:val="24"/>
          <w:szCs w:val="24"/>
          <w:u w:val="single"/>
        </w:rPr>
        <w:t xml:space="preserve">MINORS </w:t>
      </w:r>
      <w:r w:rsidRPr="00776793" w:rsidR="00720830">
        <w:rPr>
          <w:rFonts w:ascii="Calibri" w:hAnsi="Calibri" w:cs="Calibri"/>
          <w:sz w:val="24"/>
          <w:szCs w:val="24"/>
          <w:u w:val="single"/>
        </w:rPr>
        <w:t>ASSOCIATED WITH</w:t>
      </w:r>
      <w:r w:rsidRPr="00776793" w:rsidR="00B67436">
        <w:rPr>
          <w:rFonts w:ascii="Calibri" w:hAnsi="Calibri" w:cs="Calibri"/>
          <w:sz w:val="24"/>
          <w:szCs w:val="24"/>
          <w:u w:val="single"/>
        </w:rPr>
        <w:t xml:space="preserve"> CRIMINAL JUSTICE</w:t>
      </w:r>
      <w:bookmarkEnd w:id="27"/>
    </w:p>
    <w:tbl>
      <w:tblPr>
        <w:tblW w:w="10260" w:type="dxa"/>
        <w:tblInd w:w="-270" w:type="dxa"/>
        <w:tblLook w:val="04A0" w:firstRow="1" w:lastRow="0" w:firstColumn="1" w:lastColumn="0" w:noHBand="0" w:noVBand="1"/>
      </w:tblPr>
      <w:tblGrid>
        <w:gridCol w:w="3510"/>
        <w:gridCol w:w="900"/>
        <w:gridCol w:w="1440"/>
        <w:gridCol w:w="4410"/>
      </w:tblGrid>
      <w:tr w:rsidRPr="00776793" w:rsidR="00613517" w:rsidTr="726E160D" w14:paraId="54DF49F3" w14:textId="77777777">
        <w:trPr>
          <w:trHeight w:val="300"/>
        </w:trPr>
        <w:tc>
          <w:tcPr>
            <w:tcW w:w="3510" w:type="dxa"/>
            <w:tcBorders>
              <w:top w:val="nil"/>
              <w:left w:val="nil"/>
              <w:bottom w:val="nil"/>
              <w:right w:val="nil"/>
            </w:tcBorders>
            <w:noWrap/>
            <w:vAlign w:val="bottom"/>
            <w:hideMark/>
          </w:tcPr>
          <w:p w:rsidRPr="00776793" w:rsidR="00613517" w:rsidP="00A519C5" w:rsidRDefault="00613517" w14:paraId="785BC3CC" w14:textId="77777777">
            <w:pPr>
              <w:widowControl/>
              <w:autoSpaceDE/>
              <w:autoSpaceDN/>
              <w:rPr>
                <w:rFonts w:ascii="Calibri" w:hAnsi="Calibri" w:cs="Calibri"/>
                <w:b/>
                <w:color w:val="000000"/>
                <w:sz w:val="24"/>
                <w:szCs w:val="24"/>
              </w:rPr>
            </w:pPr>
            <w:r w:rsidRPr="00776793">
              <w:rPr>
                <w:rFonts w:ascii="Calibri" w:hAnsi="Calibri" w:cs="Calibri"/>
                <w:b/>
                <w:color w:val="000000"/>
                <w:sz w:val="24"/>
                <w:szCs w:val="24"/>
              </w:rPr>
              <w:t>Minor</w:t>
            </w:r>
          </w:p>
        </w:tc>
        <w:tc>
          <w:tcPr>
            <w:tcW w:w="900" w:type="dxa"/>
            <w:tcBorders>
              <w:top w:val="nil"/>
              <w:left w:val="nil"/>
              <w:bottom w:val="nil"/>
              <w:right w:val="nil"/>
            </w:tcBorders>
            <w:noWrap/>
            <w:vAlign w:val="bottom"/>
            <w:hideMark/>
          </w:tcPr>
          <w:p w:rsidRPr="00776793" w:rsidR="00613517" w:rsidP="00A519C5" w:rsidRDefault="00613517" w14:paraId="201C3B78" w14:textId="77777777">
            <w:pPr>
              <w:widowControl/>
              <w:autoSpaceDE/>
              <w:autoSpaceDN/>
              <w:jc w:val="center"/>
              <w:rPr>
                <w:rFonts w:ascii="Calibri" w:hAnsi="Calibri" w:cs="Calibri"/>
                <w:b/>
                <w:color w:val="000000"/>
                <w:sz w:val="24"/>
                <w:szCs w:val="24"/>
              </w:rPr>
            </w:pPr>
            <w:r w:rsidRPr="00776793">
              <w:rPr>
                <w:rFonts w:ascii="Calibri" w:hAnsi="Calibri" w:cs="Calibri"/>
                <w:b/>
                <w:color w:val="000000"/>
                <w:sz w:val="24"/>
                <w:szCs w:val="24"/>
              </w:rPr>
              <w:t>Units</w:t>
            </w:r>
          </w:p>
        </w:tc>
        <w:tc>
          <w:tcPr>
            <w:tcW w:w="1440" w:type="dxa"/>
            <w:tcBorders>
              <w:top w:val="nil"/>
              <w:left w:val="nil"/>
              <w:bottom w:val="nil"/>
              <w:right w:val="nil"/>
            </w:tcBorders>
            <w:noWrap/>
            <w:vAlign w:val="bottom"/>
            <w:hideMark/>
          </w:tcPr>
          <w:p w:rsidRPr="00776793" w:rsidR="00613517" w:rsidP="00A519C5" w:rsidRDefault="00613517" w14:paraId="34B5983A" w14:textId="77777777">
            <w:pPr>
              <w:widowControl/>
              <w:autoSpaceDE/>
              <w:autoSpaceDN/>
              <w:rPr>
                <w:rFonts w:ascii="Calibri" w:hAnsi="Calibri" w:cs="Calibri"/>
                <w:b/>
                <w:color w:val="000000"/>
                <w:sz w:val="24"/>
                <w:szCs w:val="24"/>
              </w:rPr>
            </w:pPr>
            <w:r w:rsidRPr="00776793">
              <w:rPr>
                <w:rFonts w:ascii="Calibri" w:hAnsi="Calibri" w:cs="Calibri"/>
                <w:b/>
                <w:color w:val="000000"/>
                <w:sz w:val="24"/>
                <w:szCs w:val="24"/>
              </w:rPr>
              <w:t>Office</w:t>
            </w:r>
          </w:p>
        </w:tc>
        <w:tc>
          <w:tcPr>
            <w:tcW w:w="4410" w:type="dxa"/>
            <w:tcBorders>
              <w:top w:val="nil"/>
              <w:left w:val="nil"/>
              <w:bottom w:val="nil"/>
              <w:right w:val="nil"/>
            </w:tcBorders>
            <w:noWrap/>
            <w:vAlign w:val="bottom"/>
            <w:hideMark/>
          </w:tcPr>
          <w:p w:rsidRPr="00776793" w:rsidR="00613517" w:rsidP="00A519C5" w:rsidRDefault="00613517" w14:paraId="15E4F062" w14:textId="77777777">
            <w:pPr>
              <w:widowControl/>
              <w:autoSpaceDE/>
              <w:autoSpaceDN/>
              <w:rPr>
                <w:rFonts w:ascii="Calibri" w:hAnsi="Calibri" w:cs="Calibri"/>
                <w:b/>
                <w:color w:val="000000"/>
                <w:sz w:val="24"/>
                <w:szCs w:val="24"/>
              </w:rPr>
            </w:pPr>
            <w:r w:rsidRPr="00776793">
              <w:rPr>
                <w:rFonts w:ascii="Calibri" w:hAnsi="Calibri" w:cs="Calibri"/>
                <w:b/>
                <w:color w:val="000000"/>
                <w:sz w:val="24"/>
                <w:szCs w:val="24"/>
              </w:rPr>
              <w:t>Direct Career relevance</w:t>
            </w:r>
          </w:p>
        </w:tc>
      </w:tr>
      <w:tr w:rsidRPr="00776793" w:rsidR="00A6157B" w:rsidTr="726E160D" w14:paraId="48ED13F2"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39DA34E6"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 xml:space="preserve">African American Studies </w:t>
            </w:r>
          </w:p>
        </w:tc>
        <w:tc>
          <w:tcPr>
            <w:tcW w:w="900" w:type="dxa"/>
            <w:tcBorders>
              <w:top w:val="nil"/>
              <w:left w:val="nil"/>
              <w:bottom w:val="nil"/>
              <w:right w:val="nil"/>
            </w:tcBorders>
            <w:noWrap/>
            <w:vAlign w:val="bottom"/>
            <w:hideMark/>
          </w:tcPr>
          <w:p w:rsidRPr="00776793" w:rsidR="00A6157B" w:rsidP="00A6157B" w:rsidRDefault="00A6157B" w14:paraId="7B568215" w14:textId="77777777">
            <w:pPr>
              <w:widowControl/>
              <w:autoSpaceDE/>
              <w:autoSpaceDN/>
              <w:ind w:left="-15"/>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A6157B" w:rsidP="00A6157B" w:rsidRDefault="00A6157B" w14:paraId="1CFF079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H-314</w:t>
            </w:r>
          </w:p>
        </w:tc>
        <w:tc>
          <w:tcPr>
            <w:tcW w:w="4410" w:type="dxa"/>
            <w:tcBorders>
              <w:top w:val="nil"/>
              <w:left w:val="nil"/>
              <w:bottom w:val="nil"/>
              <w:right w:val="nil"/>
            </w:tcBorders>
            <w:noWrap/>
            <w:vAlign w:val="bottom"/>
            <w:hideMark/>
          </w:tcPr>
          <w:p w:rsidRPr="00776793" w:rsidR="00A6157B" w:rsidP="00A6157B" w:rsidRDefault="00A6157B" w14:paraId="344A1548"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society/diversity</w:t>
            </w:r>
          </w:p>
        </w:tc>
      </w:tr>
      <w:tr w:rsidRPr="00776793" w:rsidR="00A6157B" w:rsidTr="726E160D" w14:paraId="6282F859"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1C8F3FAA"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American Studies</w:t>
            </w:r>
          </w:p>
        </w:tc>
        <w:tc>
          <w:tcPr>
            <w:tcW w:w="900" w:type="dxa"/>
            <w:tcBorders>
              <w:top w:val="nil"/>
              <w:left w:val="nil"/>
              <w:bottom w:val="nil"/>
              <w:right w:val="nil"/>
            </w:tcBorders>
            <w:noWrap/>
            <w:vAlign w:val="bottom"/>
            <w:hideMark/>
          </w:tcPr>
          <w:p w:rsidRPr="00776793" w:rsidR="00A6157B" w:rsidP="00A6157B" w:rsidRDefault="00A6157B" w14:paraId="6C375A72"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A6157B" w:rsidP="00A6157B" w:rsidRDefault="00A6157B" w14:paraId="0E9F4B2E"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GH-313</w:t>
            </w:r>
          </w:p>
        </w:tc>
        <w:tc>
          <w:tcPr>
            <w:tcW w:w="4410" w:type="dxa"/>
            <w:tcBorders>
              <w:top w:val="nil"/>
              <w:left w:val="nil"/>
              <w:bottom w:val="nil"/>
              <w:right w:val="nil"/>
            </w:tcBorders>
            <w:noWrap/>
            <w:vAlign w:val="bottom"/>
            <w:hideMark/>
          </w:tcPr>
          <w:p w:rsidRPr="00776793" w:rsidR="00A6157B" w:rsidP="002B72B7" w:rsidRDefault="00A6157B" w14:paraId="2CD5D4B5"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w:t>
            </w:r>
          </w:p>
        </w:tc>
      </w:tr>
      <w:tr w:rsidRPr="00776793" w:rsidR="00A6157B" w:rsidTr="726E160D" w14:paraId="2D3991DA"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7242FFD2"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Anthropology</w:t>
            </w:r>
          </w:p>
        </w:tc>
        <w:tc>
          <w:tcPr>
            <w:tcW w:w="900" w:type="dxa"/>
            <w:tcBorders>
              <w:top w:val="nil"/>
              <w:left w:val="nil"/>
              <w:bottom w:val="nil"/>
              <w:right w:val="nil"/>
            </w:tcBorders>
            <w:noWrap/>
            <w:vAlign w:val="bottom"/>
            <w:hideMark/>
          </w:tcPr>
          <w:p w:rsidRPr="00776793" w:rsidR="00A6157B" w:rsidP="00A6157B" w:rsidRDefault="00A6157B" w14:paraId="6263A498"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A6157B" w:rsidP="00A6157B" w:rsidRDefault="00A6157B" w14:paraId="74B2A113"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MH-426</w:t>
            </w:r>
          </w:p>
        </w:tc>
        <w:tc>
          <w:tcPr>
            <w:tcW w:w="4410" w:type="dxa"/>
            <w:tcBorders>
              <w:top w:val="nil"/>
              <w:left w:val="nil"/>
              <w:bottom w:val="nil"/>
              <w:right w:val="nil"/>
            </w:tcBorders>
            <w:noWrap/>
            <w:vAlign w:val="bottom"/>
            <w:hideMark/>
          </w:tcPr>
          <w:p w:rsidRPr="00776793" w:rsidR="00A6157B" w:rsidP="00A6157B" w:rsidRDefault="00A6157B" w14:paraId="2E9248D9"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CSI</w:t>
            </w:r>
          </w:p>
        </w:tc>
      </w:tr>
      <w:tr w:rsidRPr="00776793" w:rsidR="00A6157B" w:rsidTr="726E160D" w14:paraId="401FA096"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72D1FDF7"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Asian American Studies</w:t>
            </w:r>
          </w:p>
        </w:tc>
        <w:tc>
          <w:tcPr>
            <w:tcW w:w="900" w:type="dxa"/>
            <w:tcBorders>
              <w:top w:val="nil"/>
              <w:left w:val="nil"/>
              <w:bottom w:val="nil"/>
              <w:right w:val="nil"/>
            </w:tcBorders>
            <w:noWrap/>
            <w:vAlign w:val="bottom"/>
            <w:hideMark/>
          </w:tcPr>
          <w:p w:rsidRPr="00776793" w:rsidR="00A6157B" w:rsidP="00A6157B" w:rsidRDefault="00A6157B" w14:paraId="526D80A2"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18</w:t>
            </w:r>
          </w:p>
        </w:tc>
        <w:tc>
          <w:tcPr>
            <w:tcW w:w="1440" w:type="dxa"/>
            <w:tcBorders>
              <w:top w:val="nil"/>
              <w:left w:val="nil"/>
              <w:bottom w:val="nil"/>
              <w:right w:val="nil"/>
            </w:tcBorders>
            <w:noWrap/>
            <w:vAlign w:val="bottom"/>
          </w:tcPr>
          <w:p w:rsidRPr="00776793" w:rsidR="00A6157B" w:rsidP="00A6157B" w:rsidRDefault="00A6157B" w14:paraId="1251B507"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H-314</w:t>
            </w:r>
          </w:p>
        </w:tc>
        <w:tc>
          <w:tcPr>
            <w:tcW w:w="4410" w:type="dxa"/>
            <w:tcBorders>
              <w:top w:val="nil"/>
              <w:left w:val="nil"/>
              <w:bottom w:val="nil"/>
              <w:right w:val="nil"/>
            </w:tcBorders>
            <w:noWrap/>
            <w:vAlign w:val="bottom"/>
            <w:hideMark/>
          </w:tcPr>
          <w:p w:rsidRPr="00776793" w:rsidR="00A6157B" w:rsidP="00A6157B" w:rsidRDefault="00A6157B" w14:paraId="6A01A58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society/diversity</w:t>
            </w:r>
          </w:p>
        </w:tc>
      </w:tr>
      <w:tr w:rsidRPr="00776793" w:rsidR="00A6157B" w:rsidTr="726E160D" w14:paraId="2E68FB53"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0EF90D78"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Asian Studies</w:t>
            </w:r>
          </w:p>
        </w:tc>
        <w:tc>
          <w:tcPr>
            <w:tcW w:w="900" w:type="dxa"/>
            <w:tcBorders>
              <w:top w:val="nil"/>
              <w:left w:val="nil"/>
              <w:bottom w:val="nil"/>
              <w:right w:val="nil"/>
            </w:tcBorders>
            <w:noWrap/>
            <w:vAlign w:val="bottom"/>
            <w:hideMark/>
          </w:tcPr>
          <w:p w:rsidRPr="00776793" w:rsidR="00A6157B" w:rsidP="726E160D" w:rsidRDefault="32295553" w14:paraId="267B13BB" w14:textId="66101EBF">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18</w:t>
            </w:r>
          </w:p>
        </w:tc>
        <w:tc>
          <w:tcPr>
            <w:tcW w:w="1440" w:type="dxa"/>
            <w:tcBorders>
              <w:top w:val="nil"/>
              <w:left w:val="nil"/>
              <w:bottom w:val="nil"/>
              <w:right w:val="nil"/>
            </w:tcBorders>
            <w:noWrap/>
            <w:vAlign w:val="bottom"/>
          </w:tcPr>
          <w:p w:rsidRPr="00776793" w:rsidR="00A6157B" w:rsidP="00A6157B" w:rsidRDefault="00A6157B" w14:paraId="60DECDF6"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H-314</w:t>
            </w:r>
          </w:p>
        </w:tc>
        <w:tc>
          <w:tcPr>
            <w:tcW w:w="4410" w:type="dxa"/>
            <w:tcBorders>
              <w:top w:val="nil"/>
              <w:left w:val="nil"/>
              <w:bottom w:val="nil"/>
              <w:right w:val="nil"/>
            </w:tcBorders>
            <w:noWrap/>
            <w:vAlign w:val="bottom"/>
            <w:hideMark/>
          </w:tcPr>
          <w:p w:rsidRPr="00776793" w:rsidR="00A6157B" w:rsidP="00A6157B" w:rsidRDefault="00A6157B" w14:paraId="415F600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society/diversity</w:t>
            </w:r>
          </w:p>
        </w:tc>
      </w:tr>
      <w:tr w:rsidRPr="00776793" w:rsidR="00A6157B" w:rsidTr="726E160D" w14:paraId="50F97FF8"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46739B39"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Business Administration</w:t>
            </w:r>
          </w:p>
        </w:tc>
        <w:tc>
          <w:tcPr>
            <w:tcW w:w="900" w:type="dxa"/>
            <w:tcBorders>
              <w:top w:val="nil"/>
              <w:left w:val="nil"/>
              <w:bottom w:val="nil"/>
              <w:right w:val="nil"/>
            </w:tcBorders>
            <w:noWrap/>
            <w:vAlign w:val="bottom"/>
            <w:hideMark/>
          </w:tcPr>
          <w:p w:rsidRPr="00776793" w:rsidR="00A6157B" w:rsidP="00A6157B" w:rsidRDefault="00A6157B" w14:paraId="41C0AA51"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27</w:t>
            </w:r>
          </w:p>
        </w:tc>
        <w:tc>
          <w:tcPr>
            <w:tcW w:w="1440" w:type="dxa"/>
            <w:tcBorders>
              <w:top w:val="nil"/>
              <w:left w:val="nil"/>
              <w:bottom w:val="nil"/>
              <w:right w:val="nil"/>
            </w:tcBorders>
            <w:noWrap/>
            <w:vAlign w:val="bottom"/>
          </w:tcPr>
          <w:p w:rsidRPr="00776793" w:rsidR="00A6157B" w:rsidP="726E160D" w:rsidRDefault="00A6157B" w14:paraId="65117FE6" w14:textId="13786ED0">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SMGH-</w:t>
            </w:r>
            <w:r w:rsidRPr="00776793" w:rsidR="5DA9732B">
              <w:rPr>
                <w:rFonts w:ascii="Calibri" w:hAnsi="Calibri" w:cs="Calibri"/>
                <w:color w:val="000000" w:themeColor="text1"/>
                <w:sz w:val="24"/>
                <w:szCs w:val="24"/>
              </w:rPr>
              <w:t>3100</w:t>
            </w:r>
          </w:p>
        </w:tc>
        <w:tc>
          <w:tcPr>
            <w:tcW w:w="4410" w:type="dxa"/>
            <w:tcBorders>
              <w:top w:val="nil"/>
              <w:left w:val="nil"/>
              <w:bottom w:val="nil"/>
              <w:right w:val="nil"/>
            </w:tcBorders>
            <w:noWrap/>
            <w:vAlign w:val="bottom"/>
            <w:hideMark/>
          </w:tcPr>
          <w:p w:rsidRPr="00776793" w:rsidR="00A6157B" w:rsidP="00A6157B" w:rsidRDefault="00A6157B" w14:paraId="7D87958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Investigations (Accounting)</w:t>
            </w:r>
          </w:p>
        </w:tc>
      </w:tr>
      <w:tr w:rsidRPr="00776793" w:rsidR="00A6157B" w:rsidTr="726E160D" w14:paraId="0C6BCE6B"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7AB491F6"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Cell &amp; Molecular Biology</w:t>
            </w:r>
          </w:p>
        </w:tc>
        <w:tc>
          <w:tcPr>
            <w:tcW w:w="900" w:type="dxa"/>
            <w:tcBorders>
              <w:top w:val="nil"/>
              <w:left w:val="nil"/>
              <w:bottom w:val="nil"/>
              <w:right w:val="nil"/>
            </w:tcBorders>
            <w:noWrap/>
            <w:vAlign w:val="bottom"/>
            <w:hideMark/>
          </w:tcPr>
          <w:p w:rsidRPr="00776793" w:rsidR="00A6157B" w:rsidP="726E160D" w:rsidRDefault="00A6157B" w14:paraId="1D8EB8EE" w14:textId="0E3FEAD9">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2</w:t>
            </w:r>
            <w:r w:rsidRPr="00776793" w:rsidR="35BA8881">
              <w:rPr>
                <w:rFonts w:ascii="Calibri" w:hAnsi="Calibri" w:cs="Calibri"/>
                <w:color w:val="000000" w:themeColor="text1"/>
                <w:sz w:val="24"/>
                <w:szCs w:val="24"/>
              </w:rPr>
              <w:t>1</w:t>
            </w:r>
          </w:p>
        </w:tc>
        <w:tc>
          <w:tcPr>
            <w:tcW w:w="1440" w:type="dxa"/>
            <w:tcBorders>
              <w:top w:val="nil"/>
              <w:left w:val="nil"/>
              <w:bottom w:val="nil"/>
              <w:right w:val="nil"/>
            </w:tcBorders>
            <w:noWrap/>
            <w:vAlign w:val="bottom"/>
          </w:tcPr>
          <w:p w:rsidRPr="00776793" w:rsidR="00A6157B" w:rsidP="726E160D" w:rsidRDefault="00A6157B" w14:paraId="058E8AAD" w14:textId="7E490B96">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MH-2</w:t>
            </w:r>
            <w:r w:rsidRPr="00776793" w:rsidR="38586D8D">
              <w:rPr>
                <w:rFonts w:ascii="Calibri" w:hAnsi="Calibri" w:cs="Calibri"/>
                <w:color w:val="000000" w:themeColor="text1"/>
                <w:sz w:val="24"/>
                <w:szCs w:val="24"/>
              </w:rPr>
              <w:t>05</w:t>
            </w:r>
          </w:p>
        </w:tc>
        <w:tc>
          <w:tcPr>
            <w:tcW w:w="4410" w:type="dxa"/>
            <w:tcBorders>
              <w:top w:val="nil"/>
              <w:left w:val="nil"/>
              <w:bottom w:val="nil"/>
              <w:right w:val="nil"/>
            </w:tcBorders>
            <w:noWrap/>
            <w:vAlign w:val="bottom"/>
            <w:hideMark/>
          </w:tcPr>
          <w:p w:rsidRPr="00776793" w:rsidR="00A6157B" w:rsidP="00A6157B" w:rsidRDefault="00A6157B" w14:paraId="27187097"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CSI</w:t>
            </w:r>
          </w:p>
        </w:tc>
      </w:tr>
      <w:tr w:rsidRPr="00776793" w:rsidR="00A6157B" w:rsidTr="726E160D" w14:paraId="1F04DE07"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6DEFB564"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 xml:space="preserve">Chemistry </w:t>
            </w:r>
          </w:p>
        </w:tc>
        <w:tc>
          <w:tcPr>
            <w:tcW w:w="900" w:type="dxa"/>
            <w:tcBorders>
              <w:top w:val="nil"/>
              <w:left w:val="nil"/>
              <w:bottom w:val="nil"/>
              <w:right w:val="nil"/>
            </w:tcBorders>
            <w:noWrap/>
            <w:vAlign w:val="bottom"/>
            <w:hideMark/>
          </w:tcPr>
          <w:p w:rsidRPr="00776793" w:rsidR="00A6157B" w:rsidP="00A6157B" w:rsidRDefault="00A6157B" w14:paraId="0AA4FC67"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24</w:t>
            </w:r>
          </w:p>
        </w:tc>
        <w:tc>
          <w:tcPr>
            <w:tcW w:w="1440" w:type="dxa"/>
            <w:tcBorders>
              <w:top w:val="nil"/>
              <w:left w:val="nil"/>
              <w:bottom w:val="nil"/>
              <w:right w:val="nil"/>
            </w:tcBorders>
            <w:noWrap/>
            <w:vAlign w:val="bottom"/>
          </w:tcPr>
          <w:p w:rsidRPr="00776793" w:rsidR="00A6157B" w:rsidP="00A6157B" w:rsidRDefault="00A6157B" w14:paraId="71D8FEE7"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MH-580</w:t>
            </w:r>
          </w:p>
        </w:tc>
        <w:tc>
          <w:tcPr>
            <w:tcW w:w="4410" w:type="dxa"/>
            <w:tcBorders>
              <w:top w:val="nil"/>
              <w:left w:val="nil"/>
              <w:bottom w:val="nil"/>
              <w:right w:val="nil"/>
            </w:tcBorders>
            <w:noWrap/>
            <w:vAlign w:val="bottom"/>
            <w:hideMark/>
          </w:tcPr>
          <w:p w:rsidRPr="00776793" w:rsidR="00A6157B" w:rsidP="00A6157B" w:rsidRDefault="00A6157B" w14:paraId="24072B8A"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CSI</w:t>
            </w:r>
          </w:p>
        </w:tc>
      </w:tr>
      <w:tr w:rsidRPr="00776793" w:rsidR="00A6157B" w:rsidTr="726E160D" w14:paraId="35638D5E" w14:textId="77777777">
        <w:trPr>
          <w:trHeight w:val="300"/>
        </w:trPr>
        <w:tc>
          <w:tcPr>
            <w:tcW w:w="3510" w:type="dxa"/>
            <w:tcBorders>
              <w:top w:val="nil"/>
              <w:left w:val="nil"/>
              <w:bottom w:val="nil"/>
              <w:right w:val="nil"/>
            </w:tcBorders>
            <w:noWrap/>
            <w:vAlign w:val="bottom"/>
            <w:hideMark/>
          </w:tcPr>
          <w:p w:rsidRPr="00776793" w:rsidR="00A6157B" w:rsidP="726E160D" w:rsidRDefault="00A6157B" w14:paraId="755F464A" w14:textId="534E72BA">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Chica</w:t>
            </w:r>
            <w:r w:rsidRPr="00776793" w:rsidR="11CAD5A1">
              <w:rPr>
                <w:rFonts w:ascii="Calibri" w:hAnsi="Calibri" w:cs="Calibri"/>
                <w:color w:val="000000" w:themeColor="text1"/>
                <w:sz w:val="24"/>
                <w:szCs w:val="24"/>
              </w:rPr>
              <w:t xml:space="preserve">na and Chicano Studies  </w:t>
            </w:r>
          </w:p>
        </w:tc>
        <w:tc>
          <w:tcPr>
            <w:tcW w:w="900" w:type="dxa"/>
            <w:tcBorders>
              <w:top w:val="nil"/>
              <w:left w:val="nil"/>
              <w:bottom w:val="nil"/>
              <w:right w:val="nil"/>
            </w:tcBorders>
            <w:noWrap/>
            <w:vAlign w:val="bottom"/>
            <w:hideMark/>
          </w:tcPr>
          <w:p w:rsidRPr="00776793" w:rsidR="00A6157B" w:rsidP="00A6157B" w:rsidRDefault="00A6157B" w14:paraId="33CFEC6B"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15</w:t>
            </w:r>
          </w:p>
        </w:tc>
        <w:tc>
          <w:tcPr>
            <w:tcW w:w="1440" w:type="dxa"/>
            <w:tcBorders>
              <w:top w:val="nil"/>
              <w:left w:val="nil"/>
              <w:bottom w:val="nil"/>
              <w:right w:val="nil"/>
            </w:tcBorders>
            <w:noWrap/>
            <w:vAlign w:val="bottom"/>
          </w:tcPr>
          <w:p w:rsidRPr="00776793" w:rsidR="00A6157B" w:rsidP="00A6157B" w:rsidRDefault="00A6157B" w14:paraId="77416A6D"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H-314</w:t>
            </w:r>
          </w:p>
        </w:tc>
        <w:tc>
          <w:tcPr>
            <w:tcW w:w="4410" w:type="dxa"/>
            <w:tcBorders>
              <w:top w:val="nil"/>
              <w:left w:val="nil"/>
              <w:bottom w:val="nil"/>
              <w:right w:val="nil"/>
            </w:tcBorders>
            <w:noWrap/>
            <w:vAlign w:val="bottom"/>
            <w:hideMark/>
          </w:tcPr>
          <w:p w:rsidRPr="00776793" w:rsidR="00A6157B" w:rsidP="00A6157B" w:rsidRDefault="00A6157B" w14:paraId="166A700E"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society/diversity</w:t>
            </w:r>
          </w:p>
        </w:tc>
      </w:tr>
      <w:tr w:rsidRPr="00776793" w:rsidR="00A6157B" w:rsidTr="726E160D" w14:paraId="2E370B8F" w14:textId="77777777">
        <w:trPr>
          <w:trHeight w:val="300"/>
        </w:trPr>
        <w:tc>
          <w:tcPr>
            <w:tcW w:w="3510" w:type="dxa"/>
            <w:tcBorders>
              <w:top w:val="nil"/>
              <w:left w:val="nil"/>
              <w:bottom w:val="nil"/>
              <w:right w:val="nil"/>
            </w:tcBorders>
            <w:noWrap/>
            <w:vAlign w:val="bottom"/>
            <w:hideMark/>
          </w:tcPr>
          <w:p w:rsidRPr="00776793" w:rsidR="00A6157B" w:rsidP="726E160D" w:rsidRDefault="00A6157B" w14:paraId="06BE6775" w14:textId="03941F5E">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 xml:space="preserve">Child &amp; Adolescent </w:t>
            </w:r>
            <w:r w:rsidRPr="00776793" w:rsidR="629B0D1C">
              <w:rPr>
                <w:rFonts w:ascii="Calibri" w:hAnsi="Calibri" w:cs="Calibri"/>
                <w:color w:val="000000" w:themeColor="text1"/>
                <w:sz w:val="24"/>
                <w:szCs w:val="24"/>
              </w:rPr>
              <w:t>Studies</w:t>
            </w:r>
          </w:p>
        </w:tc>
        <w:tc>
          <w:tcPr>
            <w:tcW w:w="900" w:type="dxa"/>
            <w:tcBorders>
              <w:top w:val="nil"/>
              <w:left w:val="nil"/>
              <w:bottom w:val="nil"/>
              <w:right w:val="nil"/>
            </w:tcBorders>
            <w:noWrap/>
            <w:vAlign w:val="bottom"/>
            <w:hideMark/>
          </w:tcPr>
          <w:p w:rsidRPr="00776793" w:rsidR="00A6157B" w:rsidP="00A6157B" w:rsidRDefault="00A6157B" w14:paraId="63ECE29B"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A6157B" w:rsidP="00A6157B" w:rsidRDefault="00A6157B" w14:paraId="6B297350"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EC-503</w:t>
            </w:r>
          </w:p>
        </w:tc>
        <w:tc>
          <w:tcPr>
            <w:tcW w:w="4410" w:type="dxa"/>
            <w:tcBorders>
              <w:top w:val="nil"/>
              <w:left w:val="nil"/>
              <w:bottom w:val="nil"/>
              <w:right w:val="nil"/>
            </w:tcBorders>
            <w:noWrap/>
            <w:vAlign w:val="bottom"/>
            <w:hideMark/>
          </w:tcPr>
          <w:p w:rsidRPr="00776793" w:rsidR="00A6157B" w:rsidP="00A6157B" w:rsidRDefault="00A6157B" w14:paraId="0308F08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 xml:space="preserve">Juvenile delinquency, Victims </w:t>
            </w:r>
          </w:p>
        </w:tc>
      </w:tr>
      <w:tr w:rsidRPr="00776793" w:rsidR="00A6157B" w:rsidTr="726E160D" w14:paraId="0A680C81"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69D395E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Computer Science</w:t>
            </w:r>
          </w:p>
        </w:tc>
        <w:tc>
          <w:tcPr>
            <w:tcW w:w="900" w:type="dxa"/>
            <w:tcBorders>
              <w:top w:val="nil"/>
              <w:left w:val="nil"/>
              <w:bottom w:val="nil"/>
              <w:right w:val="nil"/>
            </w:tcBorders>
            <w:noWrap/>
            <w:vAlign w:val="bottom"/>
            <w:hideMark/>
          </w:tcPr>
          <w:p w:rsidRPr="00776793" w:rsidR="00A6157B" w:rsidP="00A6157B" w:rsidRDefault="00A6157B" w14:paraId="423D4B9D"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15</w:t>
            </w:r>
          </w:p>
        </w:tc>
        <w:tc>
          <w:tcPr>
            <w:tcW w:w="1440" w:type="dxa"/>
            <w:tcBorders>
              <w:top w:val="nil"/>
              <w:left w:val="nil"/>
              <w:bottom w:val="nil"/>
              <w:right w:val="nil"/>
            </w:tcBorders>
            <w:noWrap/>
            <w:vAlign w:val="bottom"/>
          </w:tcPr>
          <w:p w:rsidRPr="00776793" w:rsidR="00A6157B" w:rsidP="00A6157B" w:rsidRDefault="00A6157B" w14:paraId="6EB9A53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CS-522</w:t>
            </w:r>
          </w:p>
        </w:tc>
        <w:tc>
          <w:tcPr>
            <w:tcW w:w="4410" w:type="dxa"/>
            <w:tcBorders>
              <w:top w:val="nil"/>
              <w:left w:val="nil"/>
              <w:bottom w:val="nil"/>
              <w:right w:val="nil"/>
            </w:tcBorders>
            <w:noWrap/>
            <w:vAlign w:val="bottom"/>
            <w:hideMark/>
          </w:tcPr>
          <w:p w:rsidRPr="00776793" w:rsidR="00A6157B" w:rsidP="00A6157B" w:rsidRDefault="00A6157B" w14:paraId="06EC88FA"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Computer Forensics, analytics, IT in CJ</w:t>
            </w:r>
          </w:p>
        </w:tc>
      </w:tr>
      <w:tr w:rsidRPr="00776793" w:rsidR="00A6157B" w:rsidTr="726E160D" w14:paraId="08ACA7AF"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1C310E96"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Economics</w:t>
            </w:r>
          </w:p>
        </w:tc>
        <w:tc>
          <w:tcPr>
            <w:tcW w:w="900" w:type="dxa"/>
            <w:tcBorders>
              <w:top w:val="nil"/>
              <w:left w:val="nil"/>
              <w:bottom w:val="nil"/>
              <w:right w:val="nil"/>
            </w:tcBorders>
            <w:noWrap/>
            <w:vAlign w:val="bottom"/>
            <w:hideMark/>
          </w:tcPr>
          <w:p w:rsidRPr="00776793" w:rsidR="00A6157B" w:rsidP="00A6157B" w:rsidRDefault="00A6157B" w14:paraId="46723FB0"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24</w:t>
            </w:r>
          </w:p>
        </w:tc>
        <w:tc>
          <w:tcPr>
            <w:tcW w:w="1440" w:type="dxa"/>
            <w:tcBorders>
              <w:top w:val="nil"/>
              <w:left w:val="nil"/>
              <w:bottom w:val="nil"/>
              <w:right w:val="nil"/>
            </w:tcBorders>
            <w:noWrap/>
            <w:vAlign w:val="bottom"/>
          </w:tcPr>
          <w:p w:rsidRPr="00776793" w:rsidR="00A6157B" w:rsidP="726E160D" w:rsidRDefault="00A6157B" w14:paraId="16D32D75" w14:textId="64840BCC">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SMGH-</w:t>
            </w:r>
            <w:r w:rsidRPr="00776793" w:rsidR="47CFF095">
              <w:rPr>
                <w:rFonts w:ascii="Calibri" w:hAnsi="Calibri" w:cs="Calibri"/>
                <w:color w:val="000000" w:themeColor="text1"/>
                <w:sz w:val="24"/>
                <w:szCs w:val="24"/>
              </w:rPr>
              <w:t>3313</w:t>
            </w:r>
          </w:p>
        </w:tc>
        <w:tc>
          <w:tcPr>
            <w:tcW w:w="4410" w:type="dxa"/>
            <w:tcBorders>
              <w:top w:val="nil"/>
              <w:left w:val="nil"/>
              <w:bottom w:val="nil"/>
              <w:right w:val="nil"/>
            </w:tcBorders>
            <w:noWrap/>
            <w:vAlign w:val="bottom"/>
            <w:hideMark/>
          </w:tcPr>
          <w:p w:rsidRPr="00776793" w:rsidR="00A6157B" w:rsidP="006F5972" w:rsidRDefault="006F5972" w14:paraId="15B30843"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I</w:t>
            </w:r>
            <w:r w:rsidRPr="00776793" w:rsidR="00A6157B">
              <w:rPr>
                <w:rFonts w:ascii="Calibri" w:hAnsi="Calibri" w:cs="Calibri"/>
                <w:color w:val="000000"/>
                <w:sz w:val="24"/>
                <w:szCs w:val="24"/>
              </w:rPr>
              <w:t>nformed citizen</w:t>
            </w:r>
            <w:r w:rsidRPr="00776793">
              <w:rPr>
                <w:rFonts w:ascii="Calibri" w:hAnsi="Calibri" w:cs="Calibri"/>
                <w:color w:val="000000"/>
                <w:sz w:val="24"/>
                <w:szCs w:val="24"/>
              </w:rPr>
              <w:t>, Life Management</w:t>
            </w:r>
          </w:p>
        </w:tc>
      </w:tr>
      <w:tr w:rsidRPr="00776793" w:rsidR="00A6157B" w:rsidTr="726E160D" w14:paraId="11C26DFE" w14:textId="77777777">
        <w:trPr>
          <w:trHeight w:val="300"/>
        </w:trPr>
        <w:tc>
          <w:tcPr>
            <w:tcW w:w="3510" w:type="dxa"/>
            <w:tcBorders>
              <w:top w:val="nil"/>
              <w:left w:val="nil"/>
              <w:bottom w:val="nil"/>
              <w:right w:val="nil"/>
            </w:tcBorders>
            <w:noWrap/>
            <w:vAlign w:val="bottom"/>
            <w:hideMark/>
          </w:tcPr>
          <w:p w:rsidRPr="00776793" w:rsidR="00A6157B" w:rsidP="00A6157B" w:rsidRDefault="00A6157B" w14:paraId="68FD15C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Geography</w:t>
            </w:r>
          </w:p>
        </w:tc>
        <w:tc>
          <w:tcPr>
            <w:tcW w:w="900" w:type="dxa"/>
            <w:tcBorders>
              <w:top w:val="nil"/>
              <w:left w:val="nil"/>
              <w:bottom w:val="nil"/>
              <w:right w:val="nil"/>
            </w:tcBorders>
            <w:noWrap/>
            <w:vAlign w:val="bottom"/>
            <w:hideMark/>
          </w:tcPr>
          <w:p w:rsidRPr="00776793" w:rsidR="00A6157B" w:rsidP="726E160D" w:rsidRDefault="54ECBD2E" w14:paraId="6528FAB2" w14:textId="38C58938">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18</w:t>
            </w:r>
          </w:p>
        </w:tc>
        <w:tc>
          <w:tcPr>
            <w:tcW w:w="1440" w:type="dxa"/>
            <w:tcBorders>
              <w:top w:val="nil"/>
              <w:left w:val="nil"/>
              <w:bottom w:val="nil"/>
              <w:right w:val="nil"/>
            </w:tcBorders>
            <w:noWrap/>
            <w:vAlign w:val="bottom"/>
          </w:tcPr>
          <w:p w:rsidRPr="00776793" w:rsidR="00A6157B" w:rsidP="00A6157B" w:rsidRDefault="00A6157B" w14:paraId="2C2E28E2"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H-420A</w:t>
            </w:r>
          </w:p>
        </w:tc>
        <w:tc>
          <w:tcPr>
            <w:tcW w:w="4410" w:type="dxa"/>
            <w:tcBorders>
              <w:top w:val="nil"/>
              <w:left w:val="nil"/>
              <w:bottom w:val="nil"/>
              <w:right w:val="nil"/>
            </w:tcBorders>
            <w:noWrap/>
            <w:vAlign w:val="bottom"/>
            <w:hideMark/>
          </w:tcPr>
          <w:p w:rsidRPr="00776793" w:rsidR="00A6157B" w:rsidP="00A6157B" w:rsidRDefault="00A6157B" w14:paraId="1509C4C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GIS, Crime Analysis</w:t>
            </w:r>
          </w:p>
        </w:tc>
      </w:tr>
      <w:tr w:rsidRPr="00776793" w:rsidR="00A6157B" w:rsidTr="726E160D" w14:paraId="6107AAE3" w14:textId="77777777">
        <w:trPr>
          <w:trHeight w:val="300"/>
        </w:trPr>
        <w:tc>
          <w:tcPr>
            <w:tcW w:w="3510" w:type="dxa"/>
            <w:tcBorders>
              <w:top w:val="nil"/>
              <w:left w:val="nil"/>
              <w:bottom w:val="nil"/>
              <w:right w:val="nil"/>
            </w:tcBorders>
            <w:noWrap/>
            <w:vAlign w:val="bottom"/>
          </w:tcPr>
          <w:p w:rsidRPr="00776793" w:rsidR="00A6157B" w:rsidP="726E160D" w:rsidRDefault="687E33EB" w14:paraId="7E000055" w14:textId="0D2E09B4">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Pre-Health Professions</w:t>
            </w:r>
          </w:p>
        </w:tc>
        <w:tc>
          <w:tcPr>
            <w:tcW w:w="900" w:type="dxa"/>
            <w:tcBorders>
              <w:top w:val="nil"/>
              <w:left w:val="nil"/>
              <w:bottom w:val="nil"/>
              <w:right w:val="nil"/>
            </w:tcBorders>
            <w:noWrap/>
            <w:vAlign w:val="bottom"/>
          </w:tcPr>
          <w:p w:rsidRPr="00776793" w:rsidR="00A6157B" w:rsidP="726E160D" w:rsidRDefault="00A6157B" w14:paraId="673AD2FC" w14:textId="3A37087F">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2</w:t>
            </w:r>
            <w:r w:rsidRPr="00776793" w:rsidR="000E3F63">
              <w:rPr>
                <w:rFonts w:ascii="Calibri" w:hAnsi="Calibri" w:cs="Calibri"/>
                <w:color w:val="000000" w:themeColor="text1"/>
                <w:sz w:val="24"/>
                <w:szCs w:val="24"/>
              </w:rPr>
              <w:t>4-25</w:t>
            </w:r>
          </w:p>
        </w:tc>
        <w:tc>
          <w:tcPr>
            <w:tcW w:w="1440" w:type="dxa"/>
            <w:tcBorders>
              <w:top w:val="nil"/>
              <w:left w:val="nil"/>
              <w:bottom w:val="nil"/>
              <w:right w:val="nil"/>
            </w:tcBorders>
            <w:noWrap/>
            <w:vAlign w:val="bottom"/>
          </w:tcPr>
          <w:p w:rsidRPr="00776793" w:rsidR="00A6157B" w:rsidP="726E160D" w:rsidRDefault="00A6157B" w14:paraId="68AFD89E" w14:textId="6C4DBC43">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KHS-</w:t>
            </w:r>
            <w:r w:rsidRPr="00776793" w:rsidR="2EF6A221">
              <w:rPr>
                <w:rFonts w:ascii="Calibri" w:hAnsi="Calibri" w:cs="Calibri"/>
                <w:color w:val="000000" w:themeColor="text1"/>
                <w:sz w:val="24"/>
                <w:szCs w:val="24"/>
              </w:rPr>
              <w:t>223</w:t>
            </w:r>
          </w:p>
        </w:tc>
        <w:tc>
          <w:tcPr>
            <w:tcW w:w="4410" w:type="dxa"/>
            <w:tcBorders>
              <w:top w:val="nil"/>
              <w:left w:val="nil"/>
              <w:bottom w:val="nil"/>
              <w:right w:val="nil"/>
            </w:tcBorders>
            <w:noWrap/>
            <w:vAlign w:val="bottom"/>
          </w:tcPr>
          <w:p w:rsidRPr="00776793" w:rsidR="00A6157B" w:rsidP="00A6157B" w:rsidRDefault="00F017FD" w14:paraId="2FB3F9F6"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Stress and Life Management</w:t>
            </w:r>
          </w:p>
        </w:tc>
      </w:tr>
      <w:tr w:rsidRPr="00776793" w:rsidR="002B72B7" w:rsidTr="726E160D" w14:paraId="207E56AC"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6FFD831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History</w:t>
            </w:r>
          </w:p>
        </w:tc>
        <w:tc>
          <w:tcPr>
            <w:tcW w:w="900" w:type="dxa"/>
            <w:tcBorders>
              <w:top w:val="nil"/>
              <w:left w:val="nil"/>
              <w:bottom w:val="nil"/>
              <w:right w:val="nil"/>
            </w:tcBorders>
            <w:noWrap/>
            <w:vAlign w:val="bottom"/>
            <w:hideMark/>
          </w:tcPr>
          <w:p w:rsidRPr="00776793" w:rsidR="002B72B7" w:rsidP="002B72B7" w:rsidRDefault="002B72B7" w14:paraId="51641038"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24</w:t>
            </w:r>
          </w:p>
        </w:tc>
        <w:tc>
          <w:tcPr>
            <w:tcW w:w="1440" w:type="dxa"/>
            <w:tcBorders>
              <w:top w:val="nil"/>
              <w:left w:val="nil"/>
              <w:bottom w:val="nil"/>
              <w:right w:val="nil"/>
            </w:tcBorders>
            <w:noWrap/>
            <w:vAlign w:val="bottom"/>
          </w:tcPr>
          <w:p w:rsidRPr="00776793" w:rsidR="002B72B7" w:rsidP="002B72B7" w:rsidRDefault="002B72B7" w14:paraId="780F9C4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H-815 F</w:t>
            </w:r>
          </w:p>
        </w:tc>
        <w:tc>
          <w:tcPr>
            <w:tcW w:w="4410" w:type="dxa"/>
            <w:tcBorders>
              <w:top w:val="nil"/>
              <w:left w:val="nil"/>
              <w:bottom w:val="nil"/>
              <w:right w:val="nil"/>
            </w:tcBorders>
            <w:noWrap/>
            <w:vAlign w:val="bottom"/>
            <w:hideMark/>
          </w:tcPr>
          <w:p w:rsidRPr="00776793" w:rsidR="002B72B7" w:rsidP="002B72B7" w:rsidRDefault="002B72B7" w14:paraId="04BF3408"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w:t>
            </w:r>
          </w:p>
        </w:tc>
      </w:tr>
      <w:tr w:rsidRPr="00776793" w:rsidR="002B72B7" w:rsidTr="726E160D" w14:paraId="295096C6" w14:textId="77777777">
        <w:trPr>
          <w:trHeight w:val="300"/>
        </w:trPr>
        <w:tc>
          <w:tcPr>
            <w:tcW w:w="3510" w:type="dxa"/>
            <w:tcBorders>
              <w:top w:val="nil"/>
              <w:left w:val="nil"/>
              <w:bottom w:val="nil"/>
              <w:right w:val="nil"/>
            </w:tcBorders>
            <w:noWrap/>
            <w:vAlign w:val="bottom"/>
          </w:tcPr>
          <w:p w:rsidRPr="00776793" w:rsidR="002B72B7" w:rsidP="726E160D" w:rsidRDefault="796DBF38" w14:paraId="60DABCB3" w14:textId="0C360240">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 xml:space="preserve">Communication Studies </w:t>
            </w:r>
          </w:p>
        </w:tc>
        <w:tc>
          <w:tcPr>
            <w:tcW w:w="900" w:type="dxa"/>
            <w:tcBorders>
              <w:top w:val="nil"/>
              <w:left w:val="nil"/>
              <w:bottom w:val="nil"/>
              <w:right w:val="nil"/>
            </w:tcBorders>
            <w:noWrap/>
            <w:vAlign w:val="bottom"/>
          </w:tcPr>
          <w:p w:rsidRPr="00776793" w:rsidR="002B72B7" w:rsidP="002B72B7" w:rsidRDefault="002B72B7" w14:paraId="5D9857E1"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18</w:t>
            </w:r>
          </w:p>
        </w:tc>
        <w:tc>
          <w:tcPr>
            <w:tcW w:w="1440" w:type="dxa"/>
            <w:tcBorders>
              <w:top w:val="nil"/>
              <w:left w:val="nil"/>
              <w:bottom w:val="nil"/>
              <w:right w:val="nil"/>
            </w:tcBorders>
            <w:noWrap/>
            <w:vAlign w:val="bottom"/>
          </w:tcPr>
          <w:p w:rsidRPr="00776793" w:rsidR="002B72B7" w:rsidP="726E160D" w:rsidRDefault="002B72B7" w14:paraId="3B1F92A7" w14:textId="0F010853">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CP-4</w:t>
            </w:r>
            <w:r w:rsidRPr="00776793" w:rsidR="5F60B1FB">
              <w:rPr>
                <w:rFonts w:ascii="Calibri" w:hAnsi="Calibri" w:cs="Calibri"/>
                <w:color w:val="000000" w:themeColor="text1"/>
                <w:sz w:val="24"/>
                <w:szCs w:val="24"/>
              </w:rPr>
              <w:t>20</w:t>
            </w:r>
          </w:p>
        </w:tc>
        <w:tc>
          <w:tcPr>
            <w:tcW w:w="4410" w:type="dxa"/>
            <w:tcBorders>
              <w:top w:val="nil"/>
              <w:left w:val="nil"/>
              <w:bottom w:val="nil"/>
              <w:right w:val="nil"/>
            </w:tcBorders>
            <w:noWrap/>
            <w:vAlign w:val="bottom"/>
          </w:tcPr>
          <w:p w:rsidRPr="00776793" w:rsidR="002B72B7" w:rsidP="002B72B7" w:rsidRDefault="002B72B7" w14:paraId="59599A8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Service, Any</w:t>
            </w:r>
          </w:p>
        </w:tc>
      </w:tr>
      <w:tr w:rsidRPr="00776793" w:rsidR="002B72B7" w:rsidTr="726E160D" w14:paraId="69DA9578"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309F0FE0"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Human Services</w:t>
            </w:r>
          </w:p>
        </w:tc>
        <w:tc>
          <w:tcPr>
            <w:tcW w:w="900" w:type="dxa"/>
            <w:tcBorders>
              <w:top w:val="nil"/>
              <w:left w:val="nil"/>
              <w:bottom w:val="nil"/>
              <w:right w:val="nil"/>
            </w:tcBorders>
            <w:noWrap/>
            <w:vAlign w:val="bottom"/>
            <w:hideMark/>
          </w:tcPr>
          <w:p w:rsidRPr="00776793" w:rsidR="002B72B7" w:rsidP="002B72B7" w:rsidRDefault="002B72B7" w14:paraId="469E47B7"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2B72B7" w:rsidP="726E160D" w:rsidRDefault="002B72B7" w14:paraId="1B55CC49" w14:textId="35A91F09">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EC-4</w:t>
            </w:r>
            <w:r w:rsidRPr="00776793" w:rsidR="71798318">
              <w:rPr>
                <w:rFonts w:ascii="Calibri" w:hAnsi="Calibri" w:cs="Calibri"/>
                <w:color w:val="000000" w:themeColor="text1"/>
                <w:sz w:val="24"/>
                <w:szCs w:val="24"/>
              </w:rPr>
              <w:t>05</w:t>
            </w:r>
          </w:p>
        </w:tc>
        <w:tc>
          <w:tcPr>
            <w:tcW w:w="4410" w:type="dxa"/>
            <w:tcBorders>
              <w:top w:val="nil"/>
              <w:left w:val="nil"/>
              <w:bottom w:val="nil"/>
              <w:right w:val="nil"/>
            </w:tcBorders>
            <w:noWrap/>
            <w:vAlign w:val="bottom"/>
            <w:hideMark/>
          </w:tcPr>
          <w:p w:rsidRPr="00776793" w:rsidR="002B72B7" w:rsidP="002B72B7" w:rsidRDefault="002B72B7" w14:paraId="6A3BD7BE"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Service, Non-profit, Victims</w:t>
            </w:r>
          </w:p>
        </w:tc>
      </w:tr>
      <w:tr w:rsidRPr="00776793" w:rsidR="002B72B7" w:rsidTr="726E160D" w14:paraId="30A39875" w14:textId="77777777">
        <w:trPr>
          <w:trHeight w:val="300"/>
        </w:trPr>
        <w:tc>
          <w:tcPr>
            <w:tcW w:w="3510" w:type="dxa"/>
            <w:tcBorders>
              <w:top w:val="nil"/>
              <w:left w:val="nil"/>
              <w:bottom w:val="nil"/>
              <w:right w:val="nil"/>
            </w:tcBorders>
            <w:noWrap/>
            <w:vAlign w:val="bottom"/>
            <w:hideMark/>
          </w:tcPr>
          <w:p w:rsidRPr="00776793" w:rsidR="002B72B7" w:rsidP="726E160D" w:rsidRDefault="553BB952" w14:paraId="6C39DD81" w14:textId="75C0C3B2">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Business Data Analytics</w:t>
            </w:r>
          </w:p>
        </w:tc>
        <w:tc>
          <w:tcPr>
            <w:tcW w:w="900" w:type="dxa"/>
            <w:tcBorders>
              <w:top w:val="nil"/>
              <w:left w:val="nil"/>
              <w:bottom w:val="nil"/>
              <w:right w:val="nil"/>
            </w:tcBorders>
            <w:noWrap/>
            <w:vAlign w:val="bottom"/>
            <w:hideMark/>
          </w:tcPr>
          <w:p w:rsidRPr="00776793" w:rsidR="002B72B7" w:rsidP="726E160D" w:rsidRDefault="3030F615" w14:paraId="4818E51F" w14:textId="2880ACF8">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21</w:t>
            </w:r>
          </w:p>
        </w:tc>
        <w:tc>
          <w:tcPr>
            <w:tcW w:w="1440" w:type="dxa"/>
            <w:tcBorders>
              <w:top w:val="nil"/>
              <w:left w:val="nil"/>
              <w:bottom w:val="nil"/>
              <w:right w:val="nil"/>
            </w:tcBorders>
            <w:noWrap/>
            <w:vAlign w:val="bottom"/>
          </w:tcPr>
          <w:p w:rsidRPr="00776793" w:rsidR="002B72B7" w:rsidP="726E160D" w:rsidRDefault="002B72B7" w14:paraId="60228DEF" w14:textId="6B786242">
            <w:pPr>
              <w:widowControl/>
              <w:autoSpaceDE/>
              <w:autoSpaceDN/>
              <w:rPr>
                <w:rFonts w:ascii="Calibri" w:hAnsi="Calibri" w:cs="Calibri"/>
                <w:color w:val="000000"/>
                <w:sz w:val="24"/>
                <w:szCs w:val="24"/>
              </w:rPr>
            </w:pPr>
            <w:r w:rsidRPr="00776793">
              <w:rPr>
                <w:rFonts w:ascii="Calibri" w:hAnsi="Calibri" w:cs="Calibri"/>
                <w:color w:val="000000" w:themeColor="text1"/>
                <w:sz w:val="24"/>
                <w:szCs w:val="24"/>
              </w:rPr>
              <w:t>SMGH-</w:t>
            </w:r>
            <w:r w:rsidRPr="00776793" w:rsidR="76AE9778">
              <w:rPr>
                <w:rFonts w:ascii="Calibri" w:hAnsi="Calibri" w:cs="Calibri"/>
                <w:color w:val="000000" w:themeColor="text1"/>
                <w:sz w:val="24"/>
                <w:szCs w:val="24"/>
              </w:rPr>
              <w:t>4113</w:t>
            </w:r>
          </w:p>
        </w:tc>
        <w:tc>
          <w:tcPr>
            <w:tcW w:w="4410" w:type="dxa"/>
            <w:tcBorders>
              <w:top w:val="nil"/>
              <w:left w:val="nil"/>
              <w:bottom w:val="nil"/>
              <w:right w:val="nil"/>
            </w:tcBorders>
            <w:noWrap/>
            <w:vAlign w:val="bottom"/>
            <w:hideMark/>
          </w:tcPr>
          <w:p w:rsidRPr="00776793" w:rsidR="002B72B7" w:rsidP="002B72B7" w:rsidRDefault="002B72B7" w14:paraId="2B71497E"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Computer Forensics</w:t>
            </w:r>
          </w:p>
        </w:tc>
      </w:tr>
      <w:tr w:rsidRPr="00776793" w:rsidR="002B72B7" w:rsidTr="726E160D" w14:paraId="1072E880" w14:textId="77777777">
        <w:trPr>
          <w:trHeight w:val="300"/>
        </w:trPr>
        <w:tc>
          <w:tcPr>
            <w:tcW w:w="3510" w:type="dxa"/>
            <w:tcBorders>
              <w:top w:val="nil"/>
              <w:left w:val="nil"/>
              <w:bottom w:val="nil"/>
              <w:right w:val="nil"/>
            </w:tcBorders>
            <w:noWrap/>
            <w:vAlign w:val="bottom"/>
          </w:tcPr>
          <w:p w:rsidRPr="00776793" w:rsidR="002B72B7" w:rsidP="002B72B7" w:rsidRDefault="002B72B7" w14:paraId="760C09CD"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Law, Politics, and Society</w:t>
            </w:r>
          </w:p>
        </w:tc>
        <w:tc>
          <w:tcPr>
            <w:tcW w:w="900" w:type="dxa"/>
            <w:tcBorders>
              <w:top w:val="nil"/>
              <w:left w:val="nil"/>
              <w:bottom w:val="nil"/>
              <w:right w:val="nil"/>
            </w:tcBorders>
            <w:noWrap/>
            <w:vAlign w:val="bottom"/>
          </w:tcPr>
          <w:p w:rsidRPr="00776793" w:rsidR="002B72B7" w:rsidP="002B72B7" w:rsidRDefault="002B72B7" w14:paraId="7D34F29C"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18</w:t>
            </w:r>
          </w:p>
        </w:tc>
        <w:tc>
          <w:tcPr>
            <w:tcW w:w="1440" w:type="dxa"/>
            <w:tcBorders>
              <w:top w:val="nil"/>
              <w:left w:val="nil"/>
              <w:bottom w:val="nil"/>
              <w:right w:val="nil"/>
            </w:tcBorders>
            <w:noWrap/>
            <w:vAlign w:val="bottom"/>
          </w:tcPr>
          <w:p w:rsidRPr="00776793" w:rsidR="002B72B7" w:rsidP="002B72B7" w:rsidRDefault="002B72B7" w14:paraId="54D37F5A"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GH-511</w:t>
            </w:r>
          </w:p>
        </w:tc>
        <w:tc>
          <w:tcPr>
            <w:tcW w:w="4410" w:type="dxa"/>
            <w:tcBorders>
              <w:top w:val="nil"/>
              <w:left w:val="nil"/>
              <w:bottom w:val="nil"/>
              <w:right w:val="nil"/>
            </w:tcBorders>
            <w:noWrap/>
            <w:vAlign w:val="bottom"/>
          </w:tcPr>
          <w:p w:rsidRPr="00776793" w:rsidR="002B72B7" w:rsidP="002B72B7" w:rsidRDefault="002B72B7" w14:paraId="07DC3313"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Law</w:t>
            </w:r>
          </w:p>
        </w:tc>
      </w:tr>
      <w:tr w:rsidRPr="00776793" w:rsidR="002B72B7" w:rsidTr="726E160D" w14:paraId="0E4B91F8" w14:textId="77777777">
        <w:trPr>
          <w:trHeight w:val="300"/>
        </w:trPr>
        <w:tc>
          <w:tcPr>
            <w:tcW w:w="3510" w:type="dxa"/>
            <w:tcBorders>
              <w:top w:val="nil"/>
              <w:left w:val="nil"/>
              <w:bottom w:val="nil"/>
              <w:right w:val="nil"/>
            </w:tcBorders>
            <w:noWrap/>
            <w:vAlign w:val="bottom"/>
          </w:tcPr>
          <w:p w:rsidRPr="00776793" w:rsidR="002B72B7" w:rsidP="002B72B7" w:rsidRDefault="00042744" w14:paraId="3C08C143"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Foreign</w:t>
            </w:r>
            <w:r w:rsidRPr="00776793" w:rsidR="002B72B7">
              <w:rPr>
                <w:rFonts w:ascii="Calibri" w:hAnsi="Calibri" w:cs="Calibri"/>
                <w:color w:val="000000"/>
                <w:sz w:val="24"/>
                <w:szCs w:val="24"/>
              </w:rPr>
              <w:t xml:space="preserve"> Language</w:t>
            </w:r>
            <w:r w:rsidRPr="00776793">
              <w:rPr>
                <w:rFonts w:ascii="Calibri" w:hAnsi="Calibri" w:cs="Calibri"/>
                <w:color w:val="000000"/>
                <w:sz w:val="24"/>
                <w:szCs w:val="24"/>
              </w:rPr>
              <w:t>s (see MLL)</w:t>
            </w:r>
          </w:p>
        </w:tc>
        <w:tc>
          <w:tcPr>
            <w:tcW w:w="900" w:type="dxa"/>
            <w:tcBorders>
              <w:top w:val="nil"/>
              <w:left w:val="nil"/>
              <w:bottom w:val="nil"/>
              <w:right w:val="nil"/>
            </w:tcBorders>
            <w:noWrap/>
            <w:vAlign w:val="bottom"/>
          </w:tcPr>
          <w:p w:rsidRPr="00776793" w:rsidR="002B72B7" w:rsidP="002B72B7" w:rsidRDefault="002B72B7" w14:paraId="6A09E912"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w:t>
            </w:r>
          </w:p>
        </w:tc>
        <w:tc>
          <w:tcPr>
            <w:tcW w:w="1440" w:type="dxa"/>
            <w:tcBorders>
              <w:top w:val="nil"/>
              <w:left w:val="nil"/>
              <w:bottom w:val="nil"/>
              <w:right w:val="nil"/>
            </w:tcBorders>
            <w:noWrap/>
            <w:vAlign w:val="bottom"/>
          </w:tcPr>
          <w:p w:rsidRPr="00776793" w:rsidR="002B72B7" w:rsidP="002B72B7" w:rsidRDefault="002B72B7" w14:paraId="2673DBDE"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H-835 A</w:t>
            </w:r>
          </w:p>
        </w:tc>
        <w:tc>
          <w:tcPr>
            <w:tcW w:w="4410" w:type="dxa"/>
            <w:tcBorders>
              <w:top w:val="nil"/>
              <w:left w:val="nil"/>
              <w:bottom w:val="nil"/>
              <w:right w:val="nil"/>
            </w:tcBorders>
            <w:noWrap/>
            <w:vAlign w:val="bottom"/>
          </w:tcPr>
          <w:p w:rsidRPr="00776793" w:rsidR="002B72B7" w:rsidP="002B72B7" w:rsidRDefault="002B72B7" w14:paraId="5865C636"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Federal law enforcement</w:t>
            </w:r>
          </w:p>
        </w:tc>
      </w:tr>
      <w:tr w:rsidRPr="00776793" w:rsidR="002B72B7" w:rsidTr="726E160D" w14:paraId="22F484E5"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21A30AF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Philosophy</w:t>
            </w:r>
          </w:p>
        </w:tc>
        <w:tc>
          <w:tcPr>
            <w:tcW w:w="900" w:type="dxa"/>
            <w:tcBorders>
              <w:top w:val="nil"/>
              <w:left w:val="nil"/>
              <w:bottom w:val="nil"/>
              <w:right w:val="nil"/>
            </w:tcBorders>
            <w:noWrap/>
            <w:vAlign w:val="bottom"/>
            <w:hideMark/>
          </w:tcPr>
          <w:p w:rsidRPr="00776793" w:rsidR="002B72B7" w:rsidP="726E160D" w:rsidRDefault="040D5747" w14:paraId="3ABEB53C" w14:textId="045E78B7">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18</w:t>
            </w:r>
          </w:p>
        </w:tc>
        <w:tc>
          <w:tcPr>
            <w:tcW w:w="1440" w:type="dxa"/>
            <w:tcBorders>
              <w:top w:val="nil"/>
              <w:left w:val="nil"/>
              <w:bottom w:val="nil"/>
              <w:right w:val="nil"/>
            </w:tcBorders>
            <w:noWrap/>
            <w:vAlign w:val="bottom"/>
          </w:tcPr>
          <w:p w:rsidRPr="00776793" w:rsidR="002B72B7" w:rsidP="002B72B7" w:rsidRDefault="002B72B7" w14:paraId="1F3E4E25"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H-311</w:t>
            </w:r>
          </w:p>
        </w:tc>
        <w:tc>
          <w:tcPr>
            <w:tcW w:w="4410" w:type="dxa"/>
            <w:tcBorders>
              <w:top w:val="nil"/>
              <w:left w:val="nil"/>
              <w:bottom w:val="nil"/>
              <w:right w:val="nil"/>
            </w:tcBorders>
            <w:noWrap/>
            <w:vAlign w:val="bottom"/>
            <w:hideMark/>
          </w:tcPr>
          <w:p w:rsidRPr="00776793" w:rsidR="002B72B7" w:rsidP="002B72B7" w:rsidRDefault="002B72B7" w14:paraId="0B41CB8E"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Law, Critical thinking and problem solving</w:t>
            </w:r>
          </w:p>
        </w:tc>
      </w:tr>
      <w:tr w:rsidRPr="00776793" w:rsidR="002B72B7" w:rsidTr="726E160D" w14:paraId="5EA72688"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6E66256D"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Psychology</w:t>
            </w:r>
          </w:p>
        </w:tc>
        <w:tc>
          <w:tcPr>
            <w:tcW w:w="900" w:type="dxa"/>
            <w:tcBorders>
              <w:top w:val="nil"/>
              <w:left w:val="nil"/>
              <w:bottom w:val="nil"/>
              <w:right w:val="nil"/>
            </w:tcBorders>
            <w:noWrap/>
            <w:vAlign w:val="bottom"/>
            <w:hideMark/>
          </w:tcPr>
          <w:p w:rsidRPr="00776793" w:rsidR="002B72B7" w:rsidP="002B72B7" w:rsidRDefault="002B72B7" w14:paraId="5E0274E7"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2B72B7" w:rsidP="002B72B7" w:rsidRDefault="002B72B7" w14:paraId="06F5E98D"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H-830 M/L</w:t>
            </w:r>
          </w:p>
        </w:tc>
        <w:tc>
          <w:tcPr>
            <w:tcW w:w="4410" w:type="dxa"/>
            <w:tcBorders>
              <w:top w:val="nil"/>
              <w:left w:val="nil"/>
              <w:bottom w:val="nil"/>
              <w:right w:val="nil"/>
            </w:tcBorders>
            <w:noWrap/>
            <w:vAlign w:val="bottom"/>
            <w:hideMark/>
          </w:tcPr>
          <w:p w:rsidRPr="00776793" w:rsidR="002B72B7" w:rsidP="00F017FD" w:rsidRDefault="00F017FD" w14:paraId="1A73D968"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Useful in most CJ jobs and life</w:t>
            </w:r>
            <w:r w:rsidRPr="00776793" w:rsidR="002B72B7">
              <w:rPr>
                <w:rFonts w:ascii="Calibri" w:hAnsi="Calibri" w:cs="Calibri"/>
                <w:color w:val="000000"/>
                <w:sz w:val="24"/>
                <w:szCs w:val="24"/>
              </w:rPr>
              <w:t xml:space="preserve"> </w:t>
            </w:r>
          </w:p>
        </w:tc>
      </w:tr>
      <w:tr w:rsidRPr="00776793" w:rsidR="002B72B7" w:rsidTr="726E160D" w14:paraId="28D93188"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3D20482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Administration</w:t>
            </w:r>
          </w:p>
        </w:tc>
        <w:tc>
          <w:tcPr>
            <w:tcW w:w="900" w:type="dxa"/>
            <w:tcBorders>
              <w:top w:val="nil"/>
              <w:left w:val="nil"/>
              <w:bottom w:val="nil"/>
              <w:right w:val="nil"/>
            </w:tcBorders>
            <w:noWrap/>
            <w:vAlign w:val="bottom"/>
            <w:hideMark/>
          </w:tcPr>
          <w:p w:rsidRPr="00776793" w:rsidR="002B72B7" w:rsidP="726E160D" w:rsidRDefault="7D2997FD" w14:paraId="1B4C6DBE" w14:textId="3749A5D3">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21</w:t>
            </w:r>
          </w:p>
        </w:tc>
        <w:tc>
          <w:tcPr>
            <w:tcW w:w="1440" w:type="dxa"/>
            <w:tcBorders>
              <w:top w:val="nil"/>
              <w:left w:val="nil"/>
              <w:bottom w:val="nil"/>
              <w:right w:val="nil"/>
            </w:tcBorders>
            <w:noWrap/>
            <w:vAlign w:val="bottom"/>
          </w:tcPr>
          <w:p w:rsidRPr="00776793" w:rsidR="002B72B7" w:rsidP="002B72B7" w:rsidRDefault="002B72B7" w14:paraId="0D50C87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GH-511</w:t>
            </w:r>
          </w:p>
        </w:tc>
        <w:tc>
          <w:tcPr>
            <w:tcW w:w="4410" w:type="dxa"/>
            <w:tcBorders>
              <w:top w:val="nil"/>
              <w:left w:val="nil"/>
              <w:bottom w:val="nil"/>
              <w:right w:val="nil"/>
            </w:tcBorders>
            <w:noWrap/>
            <w:vAlign w:val="bottom"/>
            <w:hideMark/>
          </w:tcPr>
          <w:p w:rsidRPr="00776793" w:rsidR="002B72B7" w:rsidP="002B72B7" w:rsidRDefault="002B72B7" w14:paraId="41BB5503"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Service</w:t>
            </w:r>
          </w:p>
        </w:tc>
      </w:tr>
      <w:tr w:rsidRPr="00776793" w:rsidR="002B72B7" w:rsidTr="726E160D" w14:paraId="119ABC93"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2A05937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Policy</w:t>
            </w:r>
          </w:p>
        </w:tc>
        <w:tc>
          <w:tcPr>
            <w:tcW w:w="900" w:type="dxa"/>
            <w:tcBorders>
              <w:top w:val="nil"/>
              <w:left w:val="nil"/>
              <w:bottom w:val="nil"/>
              <w:right w:val="nil"/>
            </w:tcBorders>
            <w:noWrap/>
            <w:vAlign w:val="bottom"/>
            <w:hideMark/>
          </w:tcPr>
          <w:p w:rsidRPr="00776793" w:rsidR="002B72B7" w:rsidP="726E160D" w:rsidRDefault="18C56E78" w14:paraId="108A69A7" w14:textId="1F6B62FA">
            <w:pPr>
              <w:widowControl/>
              <w:autoSpaceDE/>
              <w:autoSpaceDN/>
              <w:jc w:val="center"/>
              <w:rPr>
                <w:rFonts w:ascii="Calibri" w:hAnsi="Calibri" w:cs="Calibri"/>
                <w:color w:val="000000"/>
                <w:sz w:val="24"/>
                <w:szCs w:val="24"/>
              </w:rPr>
            </w:pPr>
            <w:r w:rsidRPr="00776793">
              <w:rPr>
                <w:rFonts w:ascii="Calibri" w:hAnsi="Calibri" w:cs="Calibri"/>
                <w:color w:val="000000" w:themeColor="text1"/>
                <w:sz w:val="24"/>
                <w:szCs w:val="24"/>
              </w:rPr>
              <w:t>21</w:t>
            </w:r>
          </w:p>
        </w:tc>
        <w:tc>
          <w:tcPr>
            <w:tcW w:w="1440" w:type="dxa"/>
            <w:tcBorders>
              <w:top w:val="nil"/>
              <w:left w:val="nil"/>
              <w:bottom w:val="nil"/>
              <w:right w:val="nil"/>
            </w:tcBorders>
            <w:noWrap/>
            <w:vAlign w:val="bottom"/>
          </w:tcPr>
          <w:p w:rsidRPr="00776793" w:rsidR="002B72B7" w:rsidP="002B72B7" w:rsidRDefault="002B72B7" w14:paraId="0723767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GH-511</w:t>
            </w:r>
          </w:p>
        </w:tc>
        <w:tc>
          <w:tcPr>
            <w:tcW w:w="4410" w:type="dxa"/>
            <w:tcBorders>
              <w:top w:val="nil"/>
              <w:left w:val="nil"/>
              <w:bottom w:val="nil"/>
              <w:right w:val="nil"/>
            </w:tcBorders>
            <w:noWrap/>
            <w:vAlign w:val="bottom"/>
            <w:hideMark/>
          </w:tcPr>
          <w:p w:rsidRPr="00776793" w:rsidR="002B72B7" w:rsidP="002B72B7" w:rsidRDefault="002B72B7" w14:paraId="5CF0DDAA"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Service</w:t>
            </w:r>
          </w:p>
        </w:tc>
      </w:tr>
      <w:tr w:rsidRPr="00776793" w:rsidR="002B72B7" w:rsidTr="726E160D" w14:paraId="3F4A79E3"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5C5D5EB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Public Relations</w:t>
            </w:r>
          </w:p>
        </w:tc>
        <w:tc>
          <w:tcPr>
            <w:tcW w:w="900" w:type="dxa"/>
            <w:tcBorders>
              <w:top w:val="nil"/>
              <w:left w:val="nil"/>
              <w:bottom w:val="nil"/>
              <w:right w:val="nil"/>
            </w:tcBorders>
            <w:noWrap/>
            <w:vAlign w:val="bottom"/>
            <w:hideMark/>
          </w:tcPr>
          <w:p w:rsidRPr="00776793" w:rsidR="002B72B7" w:rsidP="002B72B7" w:rsidRDefault="002B72B7" w14:paraId="0F5BDCF8"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2B72B7" w:rsidP="002B72B7" w:rsidRDefault="002B72B7" w14:paraId="17436F2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CP-400</w:t>
            </w:r>
          </w:p>
        </w:tc>
        <w:tc>
          <w:tcPr>
            <w:tcW w:w="4410" w:type="dxa"/>
            <w:tcBorders>
              <w:top w:val="nil"/>
              <w:left w:val="nil"/>
              <w:bottom w:val="nil"/>
              <w:right w:val="nil"/>
            </w:tcBorders>
            <w:noWrap/>
            <w:vAlign w:val="bottom"/>
            <w:hideMark/>
          </w:tcPr>
          <w:p w:rsidRPr="00776793" w:rsidR="002B72B7" w:rsidP="002B72B7" w:rsidRDefault="002B72B7" w14:paraId="539C590B"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LEA/Public Agency communications</w:t>
            </w:r>
          </w:p>
        </w:tc>
      </w:tr>
      <w:tr w:rsidRPr="00776793" w:rsidR="002B72B7" w:rsidTr="726E160D" w14:paraId="2CF70307"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7A24217F"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Queer Studies</w:t>
            </w:r>
          </w:p>
        </w:tc>
        <w:tc>
          <w:tcPr>
            <w:tcW w:w="900" w:type="dxa"/>
            <w:tcBorders>
              <w:top w:val="nil"/>
              <w:left w:val="nil"/>
              <w:bottom w:val="nil"/>
              <w:right w:val="nil"/>
            </w:tcBorders>
            <w:noWrap/>
            <w:vAlign w:val="bottom"/>
            <w:hideMark/>
          </w:tcPr>
          <w:p w:rsidRPr="00776793" w:rsidR="002B72B7" w:rsidP="002B72B7" w:rsidRDefault="002B72B7" w14:paraId="491F7A4B"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2B72B7" w:rsidP="002B72B7" w:rsidRDefault="002B72B7" w14:paraId="176A6F58"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H-230</w:t>
            </w:r>
          </w:p>
        </w:tc>
        <w:tc>
          <w:tcPr>
            <w:tcW w:w="4410" w:type="dxa"/>
            <w:tcBorders>
              <w:top w:val="nil"/>
              <w:left w:val="nil"/>
              <w:bottom w:val="nil"/>
              <w:right w:val="nil"/>
            </w:tcBorders>
            <w:noWrap/>
            <w:vAlign w:val="bottom"/>
            <w:hideMark/>
          </w:tcPr>
          <w:p w:rsidRPr="00776793" w:rsidR="002B72B7" w:rsidP="002B72B7" w:rsidRDefault="002B72B7" w14:paraId="157A037D"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society/diversity</w:t>
            </w:r>
          </w:p>
        </w:tc>
      </w:tr>
      <w:tr w:rsidRPr="00776793" w:rsidR="002B72B7" w:rsidTr="726E160D" w14:paraId="38CEB750"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495E8E28"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Sociology</w:t>
            </w:r>
          </w:p>
        </w:tc>
        <w:tc>
          <w:tcPr>
            <w:tcW w:w="900" w:type="dxa"/>
            <w:tcBorders>
              <w:top w:val="nil"/>
              <w:left w:val="nil"/>
              <w:bottom w:val="nil"/>
              <w:right w:val="nil"/>
            </w:tcBorders>
            <w:noWrap/>
            <w:vAlign w:val="bottom"/>
            <w:hideMark/>
          </w:tcPr>
          <w:p w:rsidRPr="00776793" w:rsidR="002B72B7" w:rsidP="002B72B7" w:rsidRDefault="002B72B7" w14:paraId="2D4E44FB"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21</w:t>
            </w:r>
          </w:p>
        </w:tc>
        <w:tc>
          <w:tcPr>
            <w:tcW w:w="1440" w:type="dxa"/>
            <w:tcBorders>
              <w:top w:val="nil"/>
              <w:left w:val="nil"/>
              <w:bottom w:val="nil"/>
              <w:right w:val="nil"/>
            </w:tcBorders>
            <w:noWrap/>
            <w:vAlign w:val="bottom"/>
          </w:tcPr>
          <w:p w:rsidRPr="00776793" w:rsidR="002B72B7" w:rsidP="002B72B7" w:rsidRDefault="002B72B7" w14:paraId="7F68F181"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CP-900</w:t>
            </w:r>
          </w:p>
        </w:tc>
        <w:tc>
          <w:tcPr>
            <w:tcW w:w="4410" w:type="dxa"/>
            <w:tcBorders>
              <w:top w:val="nil"/>
              <w:left w:val="nil"/>
              <w:bottom w:val="nil"/>
              <w:right w:val="nil"/>
            </w:tcBorders>
            <w:noWrap/>
            <w:vAlign w:val="bottom"/>
            <w:hideMark/>
          </w:tcPr>
          <w:p w:rsidRPr="00776793" w:rsidR="002B72B7" w:rsidP="002B72B7" w:rsidRDefault="002B72B7" w14:paraId="5DAE36F0"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w:t>
            </w:r>
          </w:p>
        </w:tc>
      </w:tr>
      <w:tr w:rsidRPr="00776793" w:rsidR="002B72B7" w:rsidTr="726E160D" w14:paraId="72A6B547" w14:textId="77777777">
        <w:trPr>
          <w:trHeight w:val="300"/>
        </w:trPr>
        <w:tc>
          <w:tcPr>
            <w:tcW w:w="3510" w:type="dxa"/>
            <w:tcBorders>
              <w:top w:val="nil"/>
              <w:left w:val="nil"/>
              <w:bottom w:val="nil"/>
              <w:right w:val="nil"/>
            </w:tcBorders>
            <w:noWrap/>
            <w:vAlign w:val="bottom"/>
            <w:hideMark/>
          </w:tcPr>
          <w:p w:rsidRPr="00776793" w:rsidR="002B72B7" w:rsidP="002B72B7" w:rsidRDefault="002B72B7" w14:paraId="38DFF2A5"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Women &amp; Gender Studies</w:t>
            </w:r>
          </w:p>
        </w:tc>
        <w:tc>
          <w:tcPr>
            <w:tcW w:w="900" w:type="dxa"/>
            <w:tcBorders>
              <w:top w:val="nil"/>
              <w:left w:val="nil"/>
              <w:bottom w:val="nil"/>
              <w:right w:val="nil"/>
            </w:tcBorders>
            <w:noWrap/>
            <w:vAlign w:val="bottom"/>
            <w:hideMark/>
          </w:tcPr>
          <w:p w:rsidRPr="00776793" w:rsidR="002B72B7" w:rsidP="002B72B7" w:rsidRDefault="002B72B7" w14:paraId="1548D516" w14:textId="77777777">
            <w:pPr>
              <w:widowControl/>
              <w:autoSpaceDE/>
              <w:autoSpaceDN/>
              <w:jc w:val="center"/>
              <w:rPr>
                <w:rFonts w:ascii="Calibri" w:hAnsi="Calibri" w:cs="Calibri"/>
                <w:color w:val="000000"/>
                <w:sz w:val="24"/>
                <w:szCs w:val="24"/>
              </w:rPr>
            </w:pPr>
            <w:r w:rsidRPr="00776793">
              <w:rPr>
                <w:rFonts w:ascii="Calibri" w:hAnsi="Calibri" w:cs="Calibri"/>
                <w:color w:val="000000"/>
                <w:sz w:val="24"/>
                <w:szCs w:val="24"/>
              </w:rPr>
              <w:t>24</w:t>
            </w:r>
          </w:p>
        </w:tc>
        <w:tc>
          <w:tcPr>
            <w:tcW w:w="1440" w:type="dxa"/>
            <w:tcBorders>
              <w:top w:val="nil"/>
              <w:left w:val="nil"/>
              <w:bottom w:val="nil"/>
              <w:right w:val="nil"/>
            </w:tcBorders>
            <w:noWrap/>
            <w:vAlign w:val="bottom"/>
          </w:tcPr>
          <w:p w:rsidRPr="00776793" w:rsidR="002B72B7" w:rsidP="002B72B7" w:rsidRDefault="002B72B7" w14:paraId="6A938D5A"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H-230</w:t>
            </w:r>
          </w:p>
        </w:tc>
        <w:tc>
          <w:tcPr>
            <w:tcW w:w="4410" w:type="dxa"/>
            <w:tcBorders>
              <w:top w:val="nil"/>
              <w:left w:val="nil"/>
              <w:bottom w:val="nil"/>
              <w:right w:val="nil"/>
            </w:tcBorders>
            <w:noWrap/>
            <w:vAlign w:val="bottom"/>
            <w:hideMark/>
          </w:tcPr>
          <w:p w:rsidRPr="00776793" w:rsidR="002B72B7" w:rsidP="002B72B7" w:rsidRDefault="002B72B7" w14:paraId="1EF64DF0" w14:textId="77777777">
            <w:pPr>
              <w:widowControl/>
              <w:autoSpaceDE/>
              <w:autoSpaceDN/>
              <w:rPr>
                <w:rFonts w:ascii="Calibri" w:hAnsi="Calibri" w:cs="Calibri"/>
                <w:color w:val="000000"/>
                <w:sz w:val="24"/>
                <w:szCs w:val="24"/>
              </w:rPr>
            </w:pPr>
            <w:r w:rsidRPr="00776793">
              <w:rPr>
                <w:rFonts w:ascii="Calibri" w:hAnsi="Calibri" w:cs="Calibri"/>
                <w:color w:val="000000"/>
                <w:sz w:val="24"/>
                <w:szCs w:val="24"/>
              </w:rPr>
              <w:t>Understanding of society/diversity</w:t>
            </w:r>
          </w:p>
        </w:tc>
      </w:tr>
    </w:tbl>
    <w:p w:rsidR="00B67436" w:rsidRDefault="00B67436" w14:paraId="60FA6563" w14:textId="77777777">
      <w:pPr>
        <w:spacing w:line="506" w:lineRule="auto"/>
        <w:rPr>
          <w:rFonts w:ascii="Arial" w:hAnsi="Arial"/>
          <w:sz w:val="19"/>
        </w:rPr>
      </w:pPr>
    </w:p>
    <w:p w:rsidRPr="000B686C" w:rsidR="00136375" w:rsidP="004C1E2E" w:rsidRDefault="005A65E6" w14:paraId="2A126CC5" w14:textId="77777777">
      <w:pPr>
        <w:pStyle w:val="Heading1"/>
        <w:jc w:val="center"/>
        <w:rPr>
          <w:rFonts w:ascii="Calibri" w:hAnsi="Calibri" w:cs="Calibri"/>
          <w:sz w:val="32"/>
          <w:szCs w:val="32"/>
        </w:rPr>
      </w:pPr>
      <w:bookmarkStart w:name="_Toc141195002" w:id="28"/>
      <w:r w:rsidRPr="000B686C">
        <w:rPr>
          <w:rFonts w:ascii="Calibri" w:hAnsi="Calibri" w:cs="Calibri"/>
          <w:sz w:val="32"/>
          <w:szCs w:val="32"/>
        </w:rPr>
        <w:t xml:space="preserve">MINORS </w:t>
      </w:r>
      <w:r w:rsidRPr="000B686C" w:rsidR="000D5E86">
        <w:rPr>
          <w:rFonts w:ascii="Calibri" w:hAnsi="Calibri" w:cs="Calibri"/>
          <w:sz w:val="32"/>
          <w:szCs w:val="32"/>
        </w:rPr>
        <w:t>FOR SPECIFIC</w:t>
      </w:r>
      <w:r w:rsidRPr="000B686C">
        <w:rPr>
          <w:rFonts w:ascii="Calibri" w:hAnsi="Calibri" w:cs="Calibri"/>
          <w:sz w:val="32"/>
          <w:szCs w:val="32"/>
        </w:rPr>
        <w:t xml:space="preserve"> </w:t>
      </w:r>
      <w:r w:rsidRPr="000B686C" w:rsidR="000D5E86">
        <w:rPr>
          <w:rFonts w:ascii="Calibri" w:hAnsi="Calibri" w:cs="Calibri"/>
          <w:sz w:val="32"/>
          <w:szCs w:val="32"/>
        </w:rPr>
        <w:t>CRIMINAL JUSTICE CAREERS</w:t>
      </w:r>
      <w:bookmarkEnd w:id="28"/>
    </w:p>
    <w:p w:rsidRPr="000B686C" w:rsidR="00136375" w:rsidP="00CB3637" w:rsidRDefault="00CB3637" w14:paraId="06FA7949" w14:textId="77777777">
      <w:pPr>
        <w:pStyle w:val="BodyText"/>
        <w:spacing w:before="2"/>
        <w:jc w:val="center"/>
        <w:rPr>
          <w:rFonts w:ascii="Calibri" w:hAnsi="Calibri" w:cs="Calibri"/>
          <w:i/>
          <w:sz w:val="24"/>
        </w:rPr>
      </w:pPr>
      <w:r w:rsidRPr="000B686C">
        <w:rPr>
          <w:rFonts w:ascii="Calibri" w:hAnsi="Calibri" w:cs="Calibri"/>
          <w:i/>
          <w:sz w:val="22"/>
        </w:rPr>
        <w:t>FYI- some minor classes may count for GE, use this to your advantage!</w:t>
      </w:r>
      <w:r w:rsidRPr="000B686C" w:rsidR="006F5972">
        <w:rPr>
          <w:rFonts w:ascii="Calibri" w:hAnsi="Calibri" w:cs="Calibri"/>
          <w:i/>
          <w:sz w:val="22"/>
        </w:rPr>
        <w:t xml:space="preserve"> The information below is for general information only, see an advisor in the indicated office </w:t>
      </w:r>
      <w:r w:rsidRPr="000B686C" w:rsidR="00077C09">
        <w:rPr>
          <w:rFonts w:ascii="Calibri" w:hAnsi="Calibri" w:cs="Calibri"/>
          <w:i/>
          <w:sz w:val="22"/>
        </w:rPr>
        <w:t xml:space="preserve">for current requirements and </w:t>
      </w:r>
      <w:r w:rsidRPr="000B686C" w:rsidR="006F5972">
        <w:rPr>
          <w:rFonts w:ascii="Calibri" w:hAnsi="Calibri" w:cs="Calibri"/>
          <w:i/>
          <w:sz w:val="22"/>
        </w:rPr>
        <w:t>to select classes</w:t>
      </w:r>
      <w:r w:rsidRPr="000B686C" w:rsidR="00077C09">
        <w:rPr>
          <w:rFonts w:ascii="Calibri" w:hAnsi="Calibri" w:cs="Calibri"/>
          <w:i/>
          <w:sz w:val="22"/>
        </w:rPr>
        <w:t>.</w:t>
      </w:r>
    </w:p>
    <w:p w:rsidRPr="000B686C" w:rsidR="00CB3637" w:rsidRDefault="00CB3637" w14:paraId="1AC5CDBE" w14:textId="77777777">
      <w:pPr>
        <w:pStyle w:val="BodyText"/>
        <w:spacing w:before="2"/>
        <w:rPr>
          <w:rFonts w:ascii="Calibri" w:hAnsi="Calibri" w:cs="Calibri"/>
          <w:b/>
          <w:sz w:val="28"/>
        </w:rPr>
      </w:pPr>
    </w:p>
    <w:p w:rsidRPr="000B686C" w:rsidR="00136375" w:rsidRDefault="000D5E86" w14:paraId="40680318" w14:textId="77777777">
      <w:pPr>
        <w:pStyle w:val="Heading4"/>
        <w:rPr>
          <w:rFonts w:ascii="Calibri" w:hAnsi="Calibri" w:cs="Calibri"/>
        </w:rPr>
      </w:pPr>
      <w:r w:rsidRPr="000B686C">
        <w:rPr>
          <w:rFonts w:ascii="Calibri" w:hAnsi="Calibri" w:cs="Calibri"/>
        </w:rPr>
        <w:t xml:space="preserve">Interested in: </w:t>
      </w:r>
      <w:r w:rsidRPr="000B686C">
        <w:rPr>
          <w:rFonts w:ascii="Calibri" w:hAnsi="Calibri" w:cs="Calibri"/>
          <w:color w:val="FF0000"/>
        </w:rPr>
        <w:t xml:space="preserve">Crime Scene Investigations </w:t>
      </w:r>
      <w:r w:rsidRPr="000B686C">
        <w:rPr>
          <w:rFonts w:ascii="Calibri" w:hAnsi="Calibri" w:cs="Calibri"/>
        </w:rPr>
        <w:t xml:space="preserve">or </w:t>
      </w:r>
      <w:r w:rsidRPr="000B686C">
        <w:rPr>
          <w:rFonts w:ascii="Calibri" w:hAnsi="Calibri" w:cs="Calibri"/>
          <w:color w:val="FF0000"/>
        </w:rPr>
        <w:t>Forensic Science</w:t>
      </w:r>
    </w:p>
    <w:p w:rsidRPr="000B686C" w:rsidR="000D5E86" w:rsidP="000D5E86" w:rsidRDefault="000D5E86" w14:paraId="342D4C27" w14:textId="77777777">
      <w:pPr>
        <w:pStyle w:val="Heading4"/>
        <w:ind w:left="0" w:firstLine="112"/>
        <w:rPr>
          <w:rFonts w:ascii="Calibri" w:hAnsi="Calibri" w:cs="Calibri"/>
          <w:b w:val="0"/>
          <w:sz w:val="24"/>
        </w:rPr>
      </w:pPr>
    </w:p>
    <w:p w:rsidRPr="000B686C" w:rsidR="000D5E86" w:rsidP="000D5E86" w:rsidRDefault="000D5E86" w14:paraId="61ECF935" w14:textId="77777777">
      <w:pPr>
        <w:pStyle w:val="Heading4"/>
        <w:ind w:left="0" w:firstLine="112"/>
        <w:rPr>
          <w:rFonts w:ascii="Calibri" w:hAnsi="Calibri" w:cs="Calibri"/>
          <w:b w:val="0"/>
          <w:sz w:val="22"/>
        </w:rPr>
      </w:pPr>
      <w:r w:rsidRPr="000B686C">
        <w:rPr>
          <w:rFonts w:ascii="Calibri" w:hAnsi="Calibri" w:cs="Calibri"/>
          <w:b w:val="0"/>
          <w:sz w:val="22"/>
        </w:rPr>
        <w:t>Try a minor in: Anthropology, Chemistry, or Biology</w:t>
      </w:r>
    </w:p>
    <w:p w:rsidRPr="000B686C" w:rsidR="00136375" w:rsidRDefault="00136375" w14:paraId="3572E399" w14:textId="77777777">
      <w:pPr>
        <w:pStyle w:val="BodyText"/>
        <w:spacing w:before="6"/>
        <w:rPr>
          <w:rFonts w:ascii="Calibri" w:hAnsi="Calibri" w:cs="Calibri"/>
          <w:b/>
          <w:sz w:val="24"/>
        </w:rPr>
      </w:pPr>
    </w:p>
    <w:p w:rsidRPr="000B686C" w:rsidR="000D5E86" w:rsidP="000D5E86" w:rsidRDefault="000D5E86" w14:paraId="7692D42E"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FF0000"/>
        </w:rPr>
        <w:t xml:space="preserve">Anthropology </w:t>
      </w:r>
      <w:r w:rsidRPr="000B686C">
        <w:rPr>
          <w:rFonts w:ascii="Calibri" w:hAnsi="Calibri" w:cs="Calibri"/>
        </w:rPr>
        <w:t>– 21 units (</w:t>
      </w:r>
      <w:r w:rsidRPr="000B686C" w:rsidR="007925F3">
        <w:rPr>
          <w:rFonts w:ascii="Calibri" w:hAnsi="Calibri" w:cs="Calibri"/>
        </w:rPr>
        <w:t>MH-426</w:t>
      </w:r>
      <w:r w:rsidRPr="000B686C">
        <w:rPr>
          <w:rFonts w:ascii="Calibri" w:hAnsi="Calibri" w:cs="Calibri"/>
        </w:rPr>
        <w:t>)</w:t>
      </w:r>
    </w:p>
    <w:p w:rsidRPr="000B686C" w:rsidR="000D5E86" w:rsidP="000D5E86" w:rsidRDefault="000D5E86" w14:paraId="1739F75F"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ANTH 101, 102, 103, 480, + 3 upper division ANTH electives.</w:t>
      </w:r>
    </w:p>
    <w:p w:rsidRPr="000B686C" w:rsidR="000D5E86" w:rsidP="000D5E86" w:rsidRDefault="000D5E86" w14:paraId="69EE0588" w14:textId="77777777">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 xml:space="preserve">Recommended for CRJU majors: 343, 443, 453, </w:t>
      </w:r>
    </w:p>
    <w:p w:rsidRPr="000B686C" w:rsidR="000D5E86" w:rsidP="000D5E86" w:rsidRDefault="000D5E86" w14:paraId="6C534612" w14:textId="77777777">
      <w:pPr>
        <w:pStyle w:val="ListParagraph"/>
        <w:widowControl/>
        <w:numPr>
          <w:ilvl w:val="3"/>
          <w:numId w:val="14"/>
        </w:numPr>
        <w:autoSpaceDE/>
        <w:autoSpaceDN/>
        <w:spacing w:after="160" w:line="259" w:lineRule="auto"/>
        <w:contextualSpacing/>
        <w:rPr>
          <w:rFonts w:ascii="Calibri" w:hAnsi="Calibri" w:cs="Calibri"/>
        </w:rPr>
      </w:pPr>
      <w:r w:rsidRPr="000B686C">
        <w:rPr>
          <w:rFonts w:ascii="Calibri" w:hAnsi="Calibri" w:cs="Calibri"/>
        </w:rPr>
        <w:t>Also: 435, 456, 411, 401, 403</w:t>
      </w:r>
    </w:p>
    <w:p w:rsidRPr="000B686C" w:rsidR="00F0464F" w:rsidP="00F0464F" w:rsidRDefault="61CE096F" w14:paraId="6CEB15CE" w14:textId="53B5D201">
      <w:pPr>
        <w:pStyle w:val="ListParagraph"/>
        <w:widowControl/>
        <w:autoSpaceDE/>
        <w:autoSpaceDN/>
        <w:spacing w:after="160" w:line="259" w:lineRule="auto"/>
        <w:ind w:left="1440" w:firstLine="0"/>
        <w:contextualSpacing/>
        <w:rPr>
          <w:rFonts w:ascii="Calibri" w:hAnsi="Calibri" w:cs="Calibri"/>
        </w:rPr>
      </w:pPr>
      <w:r w:rsidRPr="000B686C">
        <w:rPr>
          <w:rFonts w:ascii="Calibri" w:hAnsi="Calibri" w:cs="Calibri"/>
        </w:rPr>
        <w:t xml:space="preserve">Forensics Anthropology Certificate — 12 </w:t>
      </w:r>
      <w:r w:rsidRPr="000B686C" w:rsidR="00E46A48">
        <w:rPr>
          <w:rFonts w:ascii="Calibri" w:hAnsi="Calibri" w:cs="Calibri"/>
        </w:rPr>
        <w:t>units</w:t>
      </w:r>
      <w:r w:rsidRPr="000B686C">
        <w:rPr>
          <w:rFonts w:ascii="Calibri" w:hAnsi="Calibri" w:cs="Calibri"/>
        </w:rPr>
        <w:t xml:space="preserve"> </w:t>
      </w:r>
      <w:r w:rsidRPr="000B686C" w:rsidR="7FE6FDF8">
        <w:rPr>
          <w:rFonts w:ascii="Calibri" w:hAnsi="Calibri" w:cs="Calibri"/>
        </w:rPr>
        <w:t>Required: ANTH 343, ANTH 443, ANTH 444, + 3 units from ANTH 426, ANTH 441, ANTH 453</w:t>
      </w:r>
    </w:p>
    <w:p w:rsidRPr="000B686C" w:rsidR="000D5E86" w:rsidP="000D5E86" w:rsidRDefault="000D5E86" w14:paraId="36AF7E1E"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FF0000"/>
        </w:rPr>
        <w:t xml:space="preserve">Chemistry </w:t>
      </w:r>
      <w:r w:rsidRPr="000B686C">
        <w:rPr>
          <w:rFonts w:ascii="Calibri" w:hAnsi="Calibri" w:cs="Calibri"/>
        </w:rPr>
        <w:t>– 24 units (</w:t>
      </w:r>
      <w:r w:rsidRPr="000B686C" w:rsidR="00566E6C">
        <w:rPr>
          <w:rFonts w:ascii="Calibri" w:hAnsi="Calibri" w:cs="Calibri"/>
        </w:rPr>
        <w:t>MH-580</w:t>
      </w:r>
      <w:r w:rsidRPr="000B686C">
        <w:rPr>
          <w:rFonts w:ascii="Calibri" w:hAnsi="Calibri" w:cs="Calibri"/>
        </w:rPr>
        <w:t>)</w:t>
      </w:r>
    </w:p>
    <w:p w:rsidRPr="000B686C" w:rsidR="000D5E86" w:rsidP="000D5E86" w:rsidRDefault="000D5E86" w14:paraId="38021ED4" w14:textId="014642B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Prerequisite: MATH 150A preferred</w:t>
      </w:r>
      <w:r w:rsidRPr="000B686C" w:rsidR="00E46A48">
        <w:rPr>
          <w:rFonts w:ascii="Calibri" w:hAnsi="Calibri" w:cs="Calibri"/>
        </w:rPr>
        <w:t>,</w:t>
      </w:r>
      <w:r w:rsidRPr="000B686C">
        <w:rPr>
          <w:rFonts w:ascii="Calibri" w:hAnsi="Calibri" w:cs="Calibri"/>
        </w:rPr>
        <w:t xml:space="preserve"> but MATH 130 (short course in calculus) ok</w:t>
      </w:r>
    </w:p>
    <w:p w:rsidRPr="000B686C" w:rsidR="000D5E86" w:rsidP="000D5E86" w:rsidRDefault="000D5E86" w14:paraId="38D4E76A" w14:textId="2B945EA0">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CHEM 120A &amp; B, 301A &amp; B, 315</w:t>
      </w:r>
      <w:r w:rsidRPr="000B686C" w:rsidR="1777BF5F">
        <w:rPr>
          <w:rFonts w:ascii="Calibri" w:hAnsi="Calibri" w:cs="Calibri"/>
        </w:rPr>
        <w:t xml:space="preserve"> + 5 upper division CHEM electives </w:t>
      </w:r>
    </w:p>
    <w:p w:rsidRPr="000B686C" w:rsidR="000D5E86" w:rsidP="000D5E86" w:rsidRDefault="000D5E86" w14:paraId="7C57336E"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Recommended for CRJU majors interested in lab work: 302, 421 or 423A</w:t>
      </w:r>
    </w:p>
    <w:p w:rsidRPr="000B686C" w:rsidR="00F0464F" w:rsidP="00F0464F" w:rsidRDefault="000D5E86" w14:paraId="16F85F99"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Recommended for CRJU majors interested in instrumentation: 316 and any 411 A-G</w:t>
      </w:r>
    </w:p>
    <w:p w:rsidRPr="000B686C" w:rsidR="00F0464F" w:rsidP="00F0464F" w:rsidRDefault="00F0464F" w14:paraId="66518E39" w14:textId="77777777">
      <w:pPr>
        <w:pStyle w:val="ListParagraph"/>
        <w:widowControl/>
        <w:autoSpaceDE/>
        <w:autoSpaceDN/>
        <w:spacing w:after="160" w:line="259" w:lineRule="auto"/>
        <w:ind w:left="1440" w:firstLine="0"/>
        <w:contextualSpacing/>
        <w:rPr>
          <w:rFonts w:ascii="Calibri" w:hAnsi="Calibri" w:cs="Calibri"/>
        </w:rPr>
      </w:pPr>
    </w:p>
    <w:p w:rsidRPr="000B686C" w:rsidR="000D5E86" w:rsidP="000D5E86" w:rsidRDefault="000D5E86" w14:paraId="5FD45D4B"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FF0000"/>
        </w:rPr>
        <w:t xml:space="preserve">Biology </w:t>
      </w:r>
      <w:r w:rsidRPr="000B686C">
        <w:rPr>
          <w:rFonts w:ascii="Calibri" w:hAnsi="Calibri" w:cs="Calibri"/>
        </w:rPr>
        <w:t>– 22-23 units (</w:t>
      </w:r>
      <w:r w:rsidRPr="000B686C" w:rsidR="007925F3">
        <w:rPr>
          <w:rFonts w:ascii="Calibri" w:hAnsi="Calibri" w:cs="Calibri"/>
        </w:rPr>
        <w:t>MH-282</w:t>
      </w:r>
      <w:r w:rsidRPr="000B686C">
        <w:rPr>
          <w:rFonts w:ascii="Calibri" w:hAnsi="Calibri" w:cs="Calibri"/>
        </w:rPr>
        <w:t>)</w:t>
      </w:r>
    </w:p>
    <w:p w:rsidRPr="000B686C" w:rsidR="000D5E86" w:rsidP="000D5E86" w:rsidRDefault="000D5E86" w14:paraId="1CE17AA3"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Pre/co-requisite: CHEM 315</w:t>
      </w:r>
    </w:p>
    <w:p w:rsidRPr="000B686C" w:rsidR="000D5E86" w:rsidP="000D5E86" w:rsidRDefault="000D5E86" w14:paraId="11FF722E"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BIOL 151 and 152</w:t>
      </w:r>
    </w:p>
    <w:p w:rsidRPr="000B686C" w:rsidR="000D5E86" w:rsidP="000D5E86" w:rsidRDefault="000D5E86" w14:paraId="5336A99F"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Recommended for CRJU majors: 253L, 309, 302</w:t>
      </w:r>
    </w:p>
    <w:p w:rsidRPr="000B686C" w:rsidR="000D5E86" w:rsidRDefault="000D5E86" w14:paraId="7E75FCD0" w14:textId="77777777">
      <w:pPr>
        <w:pStyle w:val="BodyText"/>
        <w:spacing w:line="252" w:lineRule="auto"/>
        <w:ind w:left="112" w:right="112"/>
        <w:rPr>
          <w:rFonts w:ascii="Calibri" w:hAnsi="Calibri" w:cs="Calibri"/>
          <w:w w:val="105"/>
        </w:rPr>
      </w:pPr>
    </w:p>
    <w:p w:rsidRPr="000B686C" w:rsidR="007925F3" w:rsidP="003D5198" w:rsidRDefault="007925F3" w14:paraId="689824D9" w14:textId="77777777">
      <w:pPr>
        <w:pStyle w:val="BodyText"/>
        <w:rPr>
          <w:rFonts w:ascii="Calibri" w:hAnsi="Calibri" w:cs="Calibri"/>
          <w:b/>
          <w:bCs/>
          <w:sz w:val="28"/>
          <w:szCs w:val="28"/>
        </w:rPr>
      </w:pPr>
      <w:r w:rsidRPr="000B686C">
        <w:rPr>
          <w:rFonts w:ascii="Calibri" w:hAnsi="Calibri" w:cs="Calibri"/>
          <w:b/>
          <w:bCs/>
          <w:sz w:val="28"/>
          <w:szCs w:val="28"/>
        </w:rPr>
        <w:t xml:space="preserve">Interested in: </w:t>
      </w:r>
      <w:r w:rsidRPr="000B686C">
        <w:rPr>
          <w:rFonts w:ascii="Calibri" w:hAnsi="Calibri" w:cs="Calibri"/>
          <w:b/>
          <w:bCs/>
          <w:color w:val="0070C0"/>
          <w:sz w:val="28"/>
          <w:szCs w:val="28"/>
        </w:rPr>
        <w:t>Investigations</w:t>
      </w:r>
      <w:r w:rsidRPr="000B686C" w:rsidR="00E4554E">
        <w:rPr>
          <w:rFonts w:ascii="Calibri" w:hAnsi="Calibri" w:cs="Calibri"/>
          <w:b/>
          <w:bCs/>
          <w:color w:val="0070C0"/>
          <w:sz w:val="28"/>
          <w:szCs w:val="28"/>
        </w:rPr>
        <w:t xml:space="preserve"> (local or federal)</w:t>
      </w:r>
      <w:r w:rsidRPr="000B686C">
        <w:rPr>
          <w:rFonts w:ascii="Calibri" w:hAnsi="Calibri" w:cs="Calibri"/>
          <w:b/>
          <w:bCs/>
          <w:color w:val="0070C0"/>
          <w:sz w:val="28"/>
          <w:szCs w:val="28"/>
        </w:rPr>
        <w:t>, Computer Forensics, Crime Analysis, or Data Analysis (Analytics)</w:t>
      </w:r>
    </w:p>
    <w:p w:rsidRPr="000B686C" w:rsidR="007925F3" w:rsidP="007925F3" w:rsidRDefault="007925F3" w14:paraId="10FDAA0E" w14:textId="77777777">
      <w:pPr>
        <w:rPr>
          <w:rFonts w:ascii="Calibri" w:hAnsi="Calibri" w:cs="Calibri"/>
          <w:sz w:val="24"/>
        </w:rPr>
      </w:pPr>
    </w:p>
    <w:p w:rsidRPr="000B686C" w:rsidR="007925F3" w:rsidP="00CB3637" w:rsidRDefault="007925F3" w14:paraId="1DD91266" w14:textId="77777777">
      <w:pPr>
        <w:ind w:left="90"/>
        <w:rPr>
          <w:rFonts w:ascii="Calibri" w:hAnsi="Calibri" w:cs="Calibri"/>
        </w:rPr>
      </w:pPr>
      <w:r w:rsidRPr="000B686C">
        <w:rPr>
          <w:rFonts w:ascii="Calibri" w:hAnsi="Calibri" w:cs="Calibri"/>
        </w:rPr>
        <w:t>Try a minor in: Information Systems, Computer Science, Business Administration</w:t>
      </w:r>
      <w:r w:rsidRPr="000B686C" w:rsidR="00907446">
        <w:rPr>
          <w:rFonts w:ascii="Calibri" w:hAnsi="Calibri" w:cs="Calibri"/>
        </w:rPr>
        <w:t xml:space="preserve">, Geography, </w:t>
      </w:r>
      <w:r w:rsidRPr="000B686C" w:rsidR="00FE4005">
        <w:rPr>
          <w:rFonts w:ascii="Calibri" w:hAnsi="Calibri" w:cs="Calibri"/>
        </w:rPr>
        <w:t xml:space="preserve">and/or </w:t>
      </w:r>
      <w:r w:rsidRPr="000B686C" w:rsidR="00907446">
        <w:rPr>
          <w:rFonts w:ascii="Calibri" w:hAnsi="Calibri" w:cs="Calibri"/>
        </w:rPr>
        <w:t>Foreign Language</w:t>
      </w:r>
    </w:p>
    <w:p w:rsidRPr="000B686C" w:rsidR="007925F3" w:rsidP="007925F3" w:rsidRDefault="007925F3" w14:paraId="774AF2BF" w14:textId="77777777">
      <w:pPr>
        <w:rPr>
          <w:rFonts w:ascii="Calibri" w:hAnsi="Calibri" w:cs="Calibri"/>
          <w:sz w:val="24"/>
        </w:rPr>
      </w:pPr>
    </w:p>
    <w:p w:rsidRPr="000B686C" w:rsidR="007925F3" w:rsidP="007925F3" w:rsidRDefault="2A275069" w14:paraId="0FCEDE56" w14:textId="159205CE">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70C0"/>
        </w:rPr>
        <w:t>Business Data Analytics</w:t>
      </w:r>
      <w:r w:rsidRPr="000B686C" w:rsidR="007925F3">
        <w:rPr>
          <w:rFonts w:ascii="Calibri" w:hAnsi="Calibri" w:cs="Calibri"/>
          <w:color w:val="0070C0"/>
        </w:rPr>
        <w:t xml:space="preserve"> </w:t>
      </w:r>
      <w:r w:rsidRPr="000B686C" w:rsidR="007925F3">
        <w:rPr>
          <w:rFonts w:ascii="Calibri" w:hAnsi="Calibri" w:cs="Calibri"/>
        </w:rPr>
        <w:t xml:space="preserve">– </w:t>
      </w:r>
      <w:r w:rsidRPr="000B686C" w:rsidR="1DFE0038">
        <w:rPr>
          <w:rFonts w:ascii="Calibri" w:hAnsi="Calibri" w:cs="Calibri"/>
        </w:rPr>
        <w:t>21</w:t>
      </w:r>
      <w:r w:rsidRPr="000B686C" w:rsidR="007925F3">
        <w:rPr>
          <w:rFonts w:ascii="Calibri" w:hAnsi="Calibri" w:cs="Calibri"/>
        </w:rPr>
        <w:t xml:space="preserve"> units (</w:t>
      </w:r>
      <w:r w:rsidRPr="000B686C" w:rsidR="00566E6C">
        <w:rPr>
          <w:rFonts w:ascii="Calibri" w:hAnsi="Calibri" w:cs="Calibri"/>
        </w:rPr>
        <w:t>SMGH-</w:t>
      </w:r>
      <w:r w:rsidRPr="000B686C" w:rsidR="209C1C5B">
        <w:rPr>
          <w:rFonts w:ascii="Calibri" w:hAnsi="Calibri" w:cs="Calibri"/>
        </w:rPr>
        <w:t>4113</w:t>
      </w:r>
      <w:r w:rsidRPr="000B686C" w:rsidR="007925F3">
        <w:rPr>
          <w:rFonts w:ascii="Calibri" w:hAnsi="Calibri" w:cs="Calibri"/>
        </w:rPr>
        <w:t>)</w:t>
      </w:r>
    </w:p>
    <w:p w:rsidRPr="000B686C" w:rsidR="000B4B7E" w:rsidRDefault="000B4B7E" w14:paraId="112DC2B8" w14:textId="5E1799F0">
      <w:pPr>
        <w:pStyle w:val="ListParagraph"/>
        <w:widowControl/>
        <w:numPr>
          <w:ilvl w:val="1"/>
          <w:numId w:val="14"/>
        </w:numPr>
        <w:spacing w:after="160" w:line="259" w:lineRule="auto"/>
        <w:contextualSpacing/>
        <w:rPr>
          <w:rFonts w:ascii="Calibri" w:hAnsi="Calibri" w:cs="Calibri"/>
        </w:rPr>
      </w:pPr>
      <w:r w:rsidRPr="000B686C">
        <w:rPr>
          <w:rFonts w:ascii="Calibri" w:hAnsi="Calibri" w:cs="Calibri"/>
          <w:shd w:val="clear" w:color="auto" w:fill="FFFFFF"/>
        </w:rPr>
        <w:t xml:space="preserve">Information systems and technology </w:t>
      </w:r>
      <w:r w:rsidRPr="000B686C" w:rsidR="00E46A48">
        <w:rPr>
          <w:rFonts w:ascii="Calibri" w:hAnsi="Calibri" w:cs="Calibri"/>
          <w:shd w:val="clear" w:color="auto" w:fill="FFFFFF"/>
        </w:rPr>
        <w:t>are</w:t>
      </w:r>
      <w:r w:rsidRPr="000B686C">
        <w:rPr>
          <w:rFonts w:ascii="Calibri" w:hAnsi="Calibri" w:cs="Calibri"/>
          <w:shd w:val="clear" w:color="auto" w:fill="FFFFFF"/>
        </w:rPr>
        <w:t xml:space="preserve"> the lifeblood of today’s world, transforming such varied industries as health care, manufacturing</w:t>
      </w:r>
      <w:r w:rsidRPr="000B686C" w:rsidR="00E46A48">
        <w:rPr>
          <w:rFonts w:ascii="Calibri" w:hAnsi="Calibri" w:cs="Calibri"/>
          <w:shd w:val="clear" w:color="auto" w:fill="FFFFFF"/>
        </w:rPr>
        <w:t>,</w:t>
      </w:r>
      <w:r w:rsidRPr="000B686C">
        <w:rPr>
          <w:rFonts w:ascii="Calibri" w:hAnsi="Calibri" w:cs="Calibri"/>
          <w:shd w:val="clear" w:color="auto" w:fill="FFFFFF"/>
        </w:rPr>
        <w:t xml:space="preserve"> and education. With </w:t>
      </w:r>
      <w:r w:rsidRPr="000B686C" w:rsidR="00E46A48">
        <w:rPr>
          <w:rFonts w:ascii="Calibri" w:hAnsi="Calibri" w:cs="Calibri"/>
          <w:shd w:val="clear" w:color="auto" w:fill="FFFFFF"/>
        </w:rPr>
        <w:t>a</w:t>
      </w:r>
      <w:r w:rsidRPr="000B686C">
        <w:rPr>
          <w:rFonts w:ascii="Calibri" w:hAnsi="Calibri" w:cs="Calibri"/>
          <w:shd w:val="clear" w:color="auto" w:fill="FFFFFF"/>
        </w:rPr>
        <w:t xml:space="preserve"> </w:t>
      </w:r>
      <w:r w:rsidRPr="000B686C" w:rsidR="4E20EF0C">
        <w:rPr>
          <w:rFonts w:ascii="Calibri" w:hAnsi="Calibri" w:cs="Calibri"/>
        </w:rPr>
        <w:t>business data analytics</w:t>
      </w:r>
      <w:r w:rsidRPr="000B686C">
        <w:rPr>
          <w:rFonts w:ascii="Calibri" w:hAnsi="Calibri" w:cs="Calibri"/>
          <w:shd w:val="clear" w:color="auto" w:fill="FFFFFF"/>
        </w:rPr>
        <w:t xml:space="preserve"> minor, you will gain a working knowledge of the high-tech world of contemporary accounting, the essentials of programming and information systems, facility in database </w:t>
      </w:r>
      <w:r w:rsidRPr="000B686C">
        <w:rPr>
          <w:rFonts w:ascii="Calibri" w:hAnsi="Calibri" w:cs="Calibri"/>
          <w:shd w:val="clear" w:color="auto" w:fill="FFFFFF"/>
        </w:rPr>
        <w:t>management systems and systems analysis and design, and insight into the use of C++ or web-based business application technologies.</w:t>
      </w:r>
    </w:p>
    <w:p w:rsidRPr="000B686C" w:rsidR="007925F3" w:rsidP="007925F3" w:rsidRDefault="007925F3" w14:paraId="2452185B" w14:textId="6D67FDC5">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w:t>
      </w:r>
      <w:r w:rsidRPr="000B686C" w:rsidR="3CD6E291">
        <w:rPr>
          <w:rFonts w:ascii="Calibri" w:hAnsi="Calibri" w:cs="Calibri"/>
        </w:rPr>
        <w:t xml:space="preserve"> MATH 130 or 135 or 150A, ISDS 361A, 361B, 402, 415, and 475 + 3 elective units </w:t>
      </w:r>
    </w:p>
    <w:p w:rsidRPr="000B686C" w:rsidR="007925F3" w:rsidP="007925F3" w:rsidRDefault="007925F3" w14:paraId="5E9ED989" w14:textId="77777777">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Recommended for CRJU majors: 371, 415, 411</w:t>
      </w:r>
    </w:p>
    <w:p w:rsidRPr="000B686C" w:rsidR="007925F3" w:rsidP="000B4B7E" w:rsidRDefault="007925F3" w14:paraId="7A292896" w14:textId="77777777">
      <w:pPr>
        <w:pStyle w:val="ListParagraph"/>
        <w:widowControl/>
        <w:autoSpaceDE/>
        <w:autoSpaceDN/>
        <w:spacing w:after="160" w:line="259" w:lineRule="auto"/>
        <w:ind w:left="2160" w:firstLine="0"/>
        <w:contextualSpacing/>
        <w:rPr>
          <w:rFonts w:ascii="Calibri" w:hAnsi="Calibri" w:cs="Calibri"/>
        </w:rPr>
      </w:pPr>
    </w:p>
    <w:p w:rsidRPr="000B686C" w:rsidR="007925F3" w:rsidP="007925F3" w:rsidRDefault="007925F3" w14:paraId="0E686485" w14:textId="497F66E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70C0"/>
        </w:rPr>
        <w:t xml:space="preserve">Business Administration </w:t>
      </w:r>
      <w:r w:rsidRPr="000B686C">
        <w:rPr>
          <w:rFonts w:ascii="Calibri" w:hAnsi="Calibri" w:cs="Calibri"/>
        </w:rPr>
        <w:t>– 27 units (</w:t>
      </w:r>
      <w:r w:rsidRPr="000B686C" w:rsidR="00566E6C">
        <w:rPr>
          <w:rFonts w:ascii="Calibri" w:hAnsi="Calibri" w:cs="Calibri"/>
        </w:rPr>
        <w:t>SGMH-</w:t>
      </w:r>
      <w:r w:rsidRPr="000B686C" w:rsidR="54F64E1A">
        <w:rPr>
          <w:rFonts w:ascii="Calibri" w:hAnsi="Calibri" w:cs="Calibri"/>
        </w:rPr>
        <w:t>3100</w:t>
      </w:r>
      <w:r w:rsidRPr="000B686C">
        <w:rPr>
          <w:rFonts w:ascii="Calibri" w:hAnsi="Calibri" w:cs="Calibri"/>
        </w:rPr>
        <w:t>)</w:t>
      </w:r>
    </w:p>
    <w:p w:rsidRPr="000B686C" w:rsidR="000B4B7E" w:rsidP="007607B5" w:rsidRDefault="000B4B7E" w14:paraId="03D1134C" w14:textId="5BEDC6C9">
      <w:pPr>
        <w:pStyle w:val="ListParagraph"/>
        <w:widowControl/>
        <w:numPr>
          <w:ilvl w:val="1"/>
          <w:numId w:val="14"/>
        </w:numPr>
        <w:autoSpaceDE/>
        <w:autoSpaceDN/>
        <w:spacing w:after="160" w:line="259" w:lineRule="auto"/>
        <w:ind w:right="130"/>
        <w:contextualSpacing/>
        <w:rPr>
          <w:rFonts w:ascii="Calibri" w:hAnsi="Calibri" w:cs="Calibri"/>
        </w:rPr>
      </w:pPr>
      <w:r w:rsidRPr="000B686C">
        <w:rPr>
          <w:rFonts w:ascii="Calibri" w:hAnsi="Calibri" w:cs="Calibri"/>
          <w:shd w:val="clear" w:color="auto" w:fill="FFFFFF"/>
        </w:rPr>
        <w:t>Provides an understanding of the essentials of the role of business in society, the business administration minor includes instruction in introductory accounting, economics</w:t>
      </w:r>
      <w:r w:rsidRPr="000B686C" w:rsidR="00E46A48">
        <w:rPr>
          <w:rFonts w:ascii="Calibri" w:hAnsi="Calibri" w:cs="Calibri"/>
          <w:shd w:val="clear" w:color="auto" w:fill="FFFFFF"/>
        </w:rPr>
        <w:t>,</w:t>
      </w:r>
      <w:r w:rsidRPr="000B686C">
        <w:rPr>
          <w:rFonts w:ascii="Calibri" w:hAnsi="Calibri" w:cs="Calibri"/>
          <w:shd w:val="clear" w:color="auto" w:fill="FFFFFF"/>
        </w:rPr>
        <w:t xml:space="preserve"> and business law, as well as options for customized study in financial management and information systems, management and organizational behavior, or </w:t>
      </w:r>
      <w:r w:rsidRPr="000B686C" w:rsidR="00E46A48">
        <w:rPr>
          <w:rFonts w:ascii="Calibri" w:hAnsi="Calibri" w:cs="Calibri"/>
          <w:shd w:val="clear" w:color="auto" w:fill="FFFFFF"/>
        </w:rPr>
        <w:t>marketing.</w:t>
      </w:r>
    </w:p>
    <w:p w:rsidRPr="000B686C" w:rsidR="00077C09" w:rsidP="00E46A48" w:rsidRDefault="000B4B7E" w14:paraId="7673E5AE" w14:textId="5BBEE3F7">
      <w:pPr>
        <w:pStyle w:val="ListParagraph"/>
        <w:widowControl/>
        <w:numPr>
          <w:ilvl w:val="1"/>
          <w:numId w:val="14"/>
        </w:numPr>
        <w:autoSpaceDE/>
        <w:autoSpaceDN/>
        <w:spacing w:after="160" w:line="259" w:lineRule="auto"/>
        <w:ind w:right="130"/>
        <w:contextualSpacing/>
        <w:rPr>
          <w:rFonts w:ascii="Calibri" w:hAnsi="Calibri" w:cs="Calibri"/>
        </w:rPr>
      </w:pPr>
      <w:r w:rsidRPr="000B686C">
        <w:rPr>
          <w:rFonts w:ascii="Calibri" w:hAnsi="Calibri" w:cs="Calibri"/>
        </w:rPr>
        <w:t>Required: ACCT 201A&amp;B, ECON 201 &amp; 202, MGMT 246, FIN 320, ISDS 351, MKTG 351, and MGMT 339 or MGMT 340</w:t>
      </w:r>
    </w:p>
    <w:p w:rsidRPr="000B686C" w:rsidR="00E46A48" w:rsidP="00E46A48" w:rsidRDefault="00E46A48" w14:paraId="370690E4" w14:textId="77777777">
      <w:pPr>
        <w:pStyle w:val="ListParagraph"/>
        <w:widowControl/>
        <w:autoSpaceDE/>
        <w:autoSpaceDN/>
        <w:spacing w:after="160" w:line="259" w:lineRule="auto"/>
        <w:ind w:left="1440" w:right="130" w:firstLine="0"/>
        <w:contextualSpacing/>
        <w:rPr>
          <w:rFonts w:ascii="Calibri" w:hAnsi="Calibri" w:cs="Calibri"/>
        </w:rPr>
      </w:pPr>
    </w:p>
    <w:p w:rsidRPr="000B686C" w:rsidR="007925F3" w:rsidP="007925F3" w:rsidRDefault="007925F3" w14:paraId="3FAEF6D4"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70C0"/>
        </w:rPr>
        <w:t xml:space="preserve">Computer Science </w:t>
      </w:r>
      <w:r w:rsidRPr="000B686C">
        <w:rPr>
          <w:rFonts w:ascii="Calibri" w:hAnsi="Calibri" w:cs="Calibri"/>
        </w:rPr>
        <w:t>– 15 units (</w:t>
      </w:r>
      <w:r w:rsidRPr="000B686C" w:rsidR="00720AA2">
        <w:rPr>
          <w:rFonts w:ascii="Calibri" w:hAnsi="Calibri" w:cs="Calibri"/>
        </w:rPr>
        <w:t>CS-522</w:t>
      </w:r>
      <w:r w:rsidRPr="000B686C">
        <w:rPr>
          <w:rFonts w:ascii="Calibri" w:hAnsi="Calibri" w:cs="Calibri"/>
        </w:rPr>
        <w:t>)</w:t>
      </w:r>
    </w:p>
    <w:p w:rsidRPr="000B686C" w:rsidR="007925F3" w:rsidP="007925F3" w:rsidRDefault="00720AA2" w14:paraId="3FCFD73F"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CPSC 120, 121, 131 + 2 upper-division CPSC electives</w:t>
      </w:r>
    </w:p>
    <w:p w:rsidRPr="000B686C" w:rsidR="00955D0B" w:rsidP="00955D0B" w:rsidRDefault="00955D0B" w14:paraId="041D98D7" w14:textId="77777777">
      <w:pPr>
        <w:pStyle w:val="ListParagraph"/>
        <w:widowControl/>
        <w:autoSpaceDE/>
        <w:autoSpaceDN/>
        <w:spacing w:after="160" w:line="259" w:lineRule="auto"/>
        <w:ind w:left="1440" w:firstLine="0"/>
        <w:contextualSpacing/>
        <w:rPr>
          <w:rFonts w:ascii="Calibri" w:hAnsi="Calibri" w:cs="Calibri"/>
        </w:rPr>
      </w:pPr>
    </w:p>
    <w:p w:rsidRPr="000B686C" w:rsidR="00955D0B" w:rsidP="005D7C06" w:rsidRDefault="00955D0B" w14:paraId="5301B7BE" w14:textId="11F15A97">
      <w:pPr>
        <w:pStyle w:val="ListParagraph"/>
        <w:keepNext/>
        <w:keepLines/>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70C0"/>
        </w:rPr>
        <w:t xml:space="preserve">Geography </w:t>
      </w:r>
      <w:r w:rsidRPr="000B686C">
        <w:rPr>
          <w:rFonts w:ascii="Calibri" w:hAnsi="Calibri" w:cs="Calibri"/>
        </w:rPr>
        <w:t xml:space="preserve">– </w:t>
      </w:r>
      <w:r w:rsidRPr="000B686C" w:rsidR="42CAEF32">
        <w:rPr>
          <w:rFonts w:ascii="Calibri" w:hAnsi="Calibri" w:cs="Calibri"/>
        </w:rPr>
        <w:t>18</w:t>
      </w:r>
      <w:r w:rsidRPr="000B686C">
        <w:rPr>
          <w:rFonts w:ascii="Calibri" w:hAnsi="Calibri" w:cs="Calibri"/>
        </w:rPr>
        <w:t xml:space="preserve"> units (</w:t>
      </w:r>
      <w:r w:rsidRPr="000B686C" w:rsidR="005D7C06">
        <w:rPr>
          <w:rFonts w:ascii="Calibri" w:hAnsi="Calibri" w:cs="Calibri"/>
        </w:rPr>
        <w:t>H-420A)</w:t>
      </w:r>
      <w:r w:rsidRPr="000B686C">
        <w:rPr>
          <w:rFonts w:ascii="Calibri" w:hAnsi="Calibri" w:cs="Calibri"/>
        </w:rPr>
        <w:t xml:space="preserve"> </w:t>
      </w:r>
    </w:p>
    <w:p w:rsidRPr="000B686C" w:rsidR="00F0464F" w:rsidP="00E46A48" w:rsidRDefault="00E46A48" w14:paraId="5AB7C0C5" w14:textId="73ACDD7E">
      <w:pPr>
        <w:pStyle w:val="ListParagraph"/>
        <w:numPr>
          <w:ilvl w:val="1"/>
          <w:numId w:val="14"/>
        </w:numPr>
        <w:rPr>
          <w:rFonts w:ascii="Calibri" w:hAnsi="Calibri" w:cs="Calibri"/>
          <w:color w:val="000000" w:themeColor="text1"/>
        </w:rPr>
      </w:pPr>
      <w:r w:rsidRPr="000B686C">
        <w:rPr>
          <w:rFonts w:ascii="Calibri" w:hAnsi="Calibri" w:cs="Calibri"/>
          <w:color w:val="000000" w:themeColor="text1"/>
        </w:rPr>
        <w:t>Required: GEOG 100 and three units from the following (110, 120, 160 or 281) and a minimum of 12 units of upper-division work. (Take a course in mapping if you want to be an analyst)</w:t>
      </w:r>
    </w:p>
    <w:p w:rsidRPr="000B686C" w:rsidR="00F0464F" w:rsidP="007607B5" w:rsidRDefault="00F0464F" w14:paraId="2D59C7F1" w14:textId="77777777">
      <w:pPr>
        <w:pStyle w:val="ListParagraph"/>
        <w:widowControl/>
        <w:numPr>
          <w:ilvl w:val="0"/>
          <w:numId w:val="14"/>
        </w:numPr>
        <w:autoSpaceDE/>
        <w:autoSpaceDN/>
        <w:spacing w:after="160" w:line="259" w:lineRule="auto"/>
        <w:ind w:right="130"/>
        <w:contextualSpacing/>
        <w:rPr>
          <w:rFonts w:ascii="Calibri" w:hAnsi="Calibri" w:cs="Calibri"/>
          <w:color w:val="000000" w:themeColor="text1"/>
        </w:rPr>
      </w:pPr>
      <w:r w:rsidRPr="000B686C">
        <w:rPr>
          <w:rFonts w:ascii="Calibri" w:hAnsi="Calibri" w:cs="Calibri"/>
          <w:color w:val="0070C0"/>
        </w:rPr>
        <w:t xml:space="preserve">Foreign Language </w:t>
      </w:r>
      <w:r w:rsidRPr="000B686C" w:rsidR="00A35364">
        <w:rPr>
          <w:rFonts w:ascii="Calibri" w:hAnsi="Calibri" w:cs="Calibri"/>
          <w:color w:val="0070C0"/>
        </w:rPr>
        <w:t xml:space="preserve">(Modern Language and Literature) </w:t>
      </w:r>
      <w:r w:rsidRPr="000B686C">
        <w:rPr>
          <w:rFonts w:ascii="Calibri" w:hAnsi="Calibri" w:cs="Calibri"/>
        </w:rPr>
        <w:t>–</w:t>
      </w:r>
      <w:r w:rsidRPr="000B686C" w:rsidR="00A35364">
        <w:rPr>
          <w:rFonts w:ascii="Calibri" w:hAnsi="Calibri" w:cs="Calibri"/>
        </w:rPr>
        <w:t xml:space="preserve"> </w:t>
      </w:r>
      <w:r w:rsidRPr="000B686C">
        <w:rPr>
          <w:rFonts w:ascii="Calibri" w:hAnsi="Calibri" w:cs="Calibri"/>
          <w:color w:val="000000" w:themeColor="text1"/>
        </w:rPr>
        <w:t>units</w:t>
      </w:r>
      <w:r w:rsidRPr="000B686C" w:rsidR="00A35364">
        <w:rPr>
          <w:rFonts w:ascii="Calibri" w:hAnsi="Calibri" w:cs="Calibri"/>
          <w:color w:val="000000" w:themeColor="text1"/>
        </w:rPr>
        <w:t xml:space="preserve"> vary by program</w:t>
      </w:r>
      <w:r w:rsidRPr="000B686C">
        <w:rPr>
          <w:rFonts w:ascii="Calibri" w:hAnsi="Calibri" w:cs="Calibri"/>
          <w:color w:val="000000" w:themeColor="text1"/>
        </w:rPr>
        <w:t xml:space="preserve"> (H</w:t>
      </w:r>
      <w:r w:rsidRPr="000B686C" w:rsidR="005D7C06">
        <w:rPr>
          <w:rFonts w:ascii="Calibri" w:hAnsi="Calibri" w:cs="Calibri"/>
          <w:color w:val="000000" w:themeColor="text1"/>
        </w:rPr>
        <w:t>-835A)</w:t>
      </w:r>
      <w:r w:rsidRPr="000B686C">
        <w:rPr>
          <w:rFonts w:ascii="Calibri" w:hAnsi="Calibri" w:cs="Calibri"/>
          <w:color w:val="000000" w:themeColor="text1"/>
        </w:rPr>
        <w:t xml:space="preserve"> </w:t>
      </w:r>
    </w:p>
    <w:p w:rsidRPr="000B686C" w:rsidR="00F0464F" w:rsidP="00F0464F" w:rsidRDefault="005D7C06" w14:paraId="55B33694" w14:textId="63978CE9">
      <w:pPr>
        <w:pStyle w:val="ListParagraph"/>
        <w:widowControl/>
        <w:autoSpaceDE/>
        <w:autoSpaceDN/>
        <w:spacing w:after="160" w:line="259" w:lineRule="auto"/>
        <w:ind w:left="720" w:firstLine="0"/>
        <w:contextualSpacing/>
        <w:rPr>
          <w:rFonts w:ascii="Calibri" w:hAnsi="Calibri" w:cs="Calibri"/>
          <w:color w:val="000000" w:themeColor="text1"/>
          <w:highlight w:val="yellow"/>
        </w:rPr>
      </w:pPr>
      <w:r w:rsidRPr="000B686C">
        <w:rPr>
          <w:rFonts w:ascii="Calibri" w:hAnsi="Calibri" w:cs="Calibri"/>
          <w:color w:val="000000" w:themeColor="text1"/>
        </w:rPr>
        <w:t xml:space="preserve">Options: Chinese, Japanese, Vietnamese Spanish,  French, </w:t>
      </w:r>
    </w:p>
    <w:p w:rsidRPr="000B686C" w:rsidR="007925F3" w:rsidP="007925F3" w:rsidRDefault="007925F3" w14:paraId="4455F193" w14:textId="77777777">
      <w:pPr>
        <w:rPr>
          <w:rFonts w:ascii="Calibri" w:hAnsi="Calibri" w:cs="Calibri"/>
        </w:rPr>
      </w:pPr>
    </w:p>
    <w:p w:rsidRPr="000B686C" w:rsidR="007925F3" w:rsidP="003D5198" w:rsidRDefault="007925F3" w14:paraId="49ABC25D" w14:textId="77777777">
      <w:pPr>
        <w:pStyle w:val="BodyText"/>
        <w:rPr>
          <w:rFonts w:ascii="Calibri" w:hAnsi="Calibri" w:cs="Calibri"/>
          <w:b/>
          <w:bCs/>
          <w:sz w:val="36"/>
          <w:szCs w:val="36"/>
        </w:rPr>
      </w:pPr>
      <w:r w:rsidRPr="000B686C">
        <w:rPr>
          <w:rFonts w:ascii="Calibri" w:hAnsi="Calibri" w:cs="Calibri"/>
          <w:b/>
          <w:bCs/>
          <w:sz w:val="36"/>
          <w:szCs w:val="36"/>
        </w:rPr>
        <w:t xml:space="preserve">Interested in: </w:t>
      </w:r>
      <w:r w:rsidRPr="000B686C" w:rsidR="00F0464F">
        <w:rPr>
          <w:rFonts w:ascii="Calibri" w:hAnsi="Calibri" w:cs="Calibri"/>
          <w:b/>
          <w:bCs/>
          <w:color w:val="00B050"/>
          <w:sz w:val="36"/>
          <w:szCs w:val="36"/>
        </w:rPr>
        <w:t>P</w:t>
      </w:r>
      <w:r w:rsidRPr="000B686C">
        <w:rPr>
          <w:rFonts w:ascii="Calibri" w:hAnsi="Calibri" w:cs="Calibri"/>
          <w:b/>
          <w:bCs/>
          <w:color w:val="00B050"/>
          <w:sz w:val="36"/>
          <w:szCs w:val="36"/>
        </w:rPr>
        <w:t>ublic</w:t>
      </w:r>
      <w:r w:rsidRPr="000B686C" w:rsidR="00F0464F">
        <w:rPr>
          <w:rFonts w:ascii="Calibri" w:hAnsi="Calibri" w:cs="Calibri"/>
          <w:b/>
          <w:bCs/>
          <w:color w:val="00B050"/>
          <w:sz w:val="36"/>
          <w:szCs w:val="36"/>
        </w:rPr>
        <w:t xml:space="preserve"> S</w:t>
      </w:r>
      <w:r w:rsidRPr="000B686C">
        <w:rPr>
          <w:rFonts w:ascii="Calibri" w:hAnsi="Calibri" w:cs="Calibri"/>
          <w:b/>
          <w:bCs/>
          <w:color w:val="00B050"/>
          <w:sz w:val="36"/>
          <w:szCs w:val="36"/>
        </w:rPr>
        <w:t>ervice</w:t>
      </w:r>
      <w:r w:rsidRPr="000B686C" w:rsidR="000E2104">
        <w:rPr>
          <w:rFonts w:ascii="Calibri" w:hAnsi="Calibri" w:cs="Calibri"/>
          <w:b/>
          <w:bCs/>
          <w:color w:val="00B050"/>
          <w:sz w:val="36"/>
          <w:szCs w:val="36"/>
        </w:rPr>
        <w:t>/</w:t>
      </w:r>
      <w:r w:rsidRPr="000B686C" w:rsidR="00F0464F">
        <w:rPr>
          <w:rFonts w:ascii="Calibri" w:hAnsi="Calibri" w:cs="Calibri"/>
          <w:b/>
          <w:bCs/>
          <w:color w:val="00B050"/>
          <w:sz w:val="36"/>
          <w:szCs w:val="36"/>
        </w:rPr>
        <w:t>Government</w:t>
      </w:r>
      <w:r w:rsidRPr="000B686C" w:rsidR="000E2104">
        <w:rPr>
          <w:rFonts w:ascii="Calibri" w:hAnsi="Calibri" w:cs="Calibri"/>
          <w:b/>
          <w:bCs/>
          <w:color w:val="00B050"/>
          <w:sz w:val="36"/>
          <w:szCs w:val="36"/>
        </w:rPr>
        <w:t xml:space="preserve"> Leadership</w:t>
      </w:r>
      <w:r w:rsidRPr="000B686C">
        <w:rPr>
          <w:rFonts w:ascii="Calibri" w:hAnsi="Calibri" w:cs="Calibri"/>
          <w:b/>
          <w:bCs/>
          <w:color w:val="00B050"/>
          <w:sz w:val="36"/>
          <w:szCs w:val="36"/>
        </w:rPr>
        <w:t xml:space="preserve"> </w:t>
      </w:r>
    </w:p>
    <w:p w:rsidRPr="000B686C" w:rsidR="00CB3637" w:rsidP="007925F3" w:rsidRDefault="00CB3637" w14:paraId="1C2776EB" w14:textId="77777777">
      <w:pPr>
        <w:rPr>
          <w:rFonts w:ascii="Calibri" w:hAnsi="Calibri" w:cs="Calibri"/>
        </w:rPr>
      </w:pPr>
    </w:p>
    <w:p w:rsidRPr="000B686C" w:rsidR="007925F3" w:rsidP="00CB3637" w:rsidRDefault="007925F3" w14:paraId="6747426A" w14:textId="77777777">
      <w:pPr>
        <w:ind w:left="90"/>
        <w:rPr>
          <w:rFonts w:ascii="Calibri" w:hAnsi="Calibri" w:cs="Calibri"/>
        </w:rPr>
      </w:pPr>
      <w:r w:rsidRPr="000B686C">
        <w:rPr>
          <w:rFonts w:ascii="Calibri" w:hAnsi="Calibri" w:cs="Calibri"/>
        </w:rPr>
        <w:t xml:space="preserve">Try a minor in: Public Administration, </w:t>
      </w:r>
      <w:r w:rsidRPr="000B686C" w:rsidR="00F0464F">
        <w:rPr>
          <w:rFonts w:ascii="Calibri" w:hAnsi="Calibri" w:cs="Calibri"/>
        </w:rPr>
        <w:t xml:space="preserve">Public Policy, </w:t>
      </w:r>
      <w:r w:rsidRPr="000B686C" w:rsidR="005E0052">
        <w:rPr>
          <w:rFonts w:ascii="Calibri" w:hAnsi="Calibri" w:cs="Calibri"/>
        </w:rPr>
        <w:t xml:space="preserve">Human </w:t>
      </w:r>
      <w:r w:rsidRPr="000B686C">
        <w:rPr>
          <w:rFonts w:ascii="Calibri" w:hAnsi="Calibri" w:cs="Calibri"/>
        </w:rPr>
        <w:t xml:space="preserve">Communications, </w:t>
      </w:r>
      <w:r w:rsidRPr="000B686C" w:rsidR="00F0464F">
        <w:rPr>
          <w:rFonts w:ascii="Calibri" w:hAnsi="Calibri" w:cs="Calibri"/>
        </w:rPr>
        <w:t xml:space="preserve">or </w:t>
      </w:r>
      <w:r w:rsidRPr="000B686C">
        <w:rPr>
          <w:rFonts w:ascii="Calibri" w:hAnsi="Calibri" w:cs="Calibri"/>
        </w:rPr>
        <w:t>Public Relations</w:t>
      </w:r>
      <w:r w:rsidRPr="000B686C" w:rsidR="006A2BC7">
        <w:rPr>
          <w:rFonts w:ascii="Calibri" w:hAnsi="Calibri" w:cs="Calibri"/>
        </w:rPr>
        <w:t xml:space="preserve"> </w:t>
      </w:r>
    </w:p>
    <w:p w:rsidRPr="000B686C" w:rsidR="00CB3637" w:rsidP="007925F3" w:rsidRDefault="00CB3637" w14:paraId="15342E60" w14:textId="77777777">
      <w:pPr>
        <w:rPr>
          <w:rFonts w:ascii="Calibri" w:hAnsi="Calibri" w:cs="Calibri"/>
        </w:rPr>
      </w:pPr>
    </w:p>
    <w:p w:rsidRPr="000B686C" w:rsidR="007925F3" w:rsidP="007925F3" w:rsidRDefault="007925F3" w14:paraId="4DB61401" w14:textId="4805BBC2">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B050"/>
        </w:rPr>
        <w:t xml:space="preserve">Public Administration </w:t>
      </w:r>
      <w:r w:rsidRPr="000B686C">
        <w:rPr>
          <w:rFonts w:ascii="Calibri" w:hAnsi="Calibri" w:cs="Calibri"/>
        </w:rPr>
        <w:t xml:space="preserve">– </w:t>
      </w:r>
      <w:r w:rsidRPr="000B686C" w:rsidR="210AAC0A">
        <w:rPr>
          <w:rFonts w:ascii="Calibri" w:hAnsi="Calibri" w:cs="Calibri"/>
        </w:rPr>
        <w:t>21</w:t>
      </w:r>
      <w:r w:rsidRPr="000B686C">
        <w:rPr>
          <w:rFonts w:ascii="Calibri" w:hAnsi="Calibri" w:cs="Calibri"/>
        </w:rPr>
        <w:t xml:space="preserve"> units (</w:t>
      </w:r>
      <w:r w:rsidRPr="000B686C" w:rsidR="00566E6C">
        <w:rPr>
          <w:rFonts w:ascii="Calibri" w:hAnsi="Calibri" w:cs="Calibri"/>
        </w:rPr>
        <w:t>GH-511</w:t>
      </w:r>
      <w:r w:rsidRPr="000B686C">
        <w:rPr>
          <w:rFonts w:ascii="Calibri" w:hAnsi="Calibri" w:cs="Calibri"/>
        </w:rPr>
        <w:t>)</w:t>
      </w:r>
    </w:p>
    <w:p w:rsidRPr="000B686C" w:rsidR="002964C6" w:rsidP="007607B5" w:rsidRDefault="002964C6" w14:paraId="3F7C5929" w14:textId="77777777">
      <w:pPr>
        <w:pStyle w:val="ListParagraph"/>
        <w:widowControl/>
        <w:numPr>
          <w:ilvl w:val="1"/>
          <w:numId w:val="14"/>
        </w:numPr>
        <w:autoSpaceDE/>
        <w:autoSpaceDN/>
        <w:spacing w:after="160" w:line="259" w:lineRule="auto"/>
        <w:ind w:right="130"/>
        <w:contextualSpacing/>
        <w:rPr>
          <w:rFonts w:ascii="Calibri" w:hAnsi="Calibri" w:cs="Calibri"/>
          <w:sz w:val="20"/>
        </w:rPr>
      </w:pPr>
      <w:r w:rsidRPr="000B686C">
        <w:rPr>
          <w:rFonts w:ascii="Calibri" w:hAnsi="Calibri" w:cs="Calibri"/>
          <w:szCs w:val="23"/>
          <w:shd w:val="clear" w:color="auto" w:fill="FFFFFF"/>
        </w:rPr>
        <w:t>Public Administration trains people to become managers in government and nonprofit organizations. It draws on literature from political science, psychology, economics, business and sociology to provide students with skills that will make them more effective public sector leaders. It is concerned with the role played by public employees in policy-making, planning, personnel management, taxation and finance, and in responding to the needs and problems of communities and the nation.</w:t>
      </w:r>
    </w:p>
    <w:p w:rsidRPr="000B686C" w:rsidR="007925F3" w:rsidP="007925F3" w:rsidRDefault="007925F3" w14:paraId="2B010C89" w14:textId="6A6047D4">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 xml:space="preserve">Required: </w:t>
      </w:r>
      <w:r w:rsidRPr="000B686C" w:rsidR="1FA7FD50">
        <w:rPr>
          <w:rFonts w:ascii="Calibri" w:hAnsi="Calibri" w:cs="Calibri"/>
        </w:rPr>
        <w:t>POSC 100, POSC 320 or CRJU 320, and POSC 421 or 422 + 12 units upper division electives</w:t>
      </w:r>
    </w:p>
    <w:p w:rsidRPr="000B686C" w:rsidR="005D7546" w:rsidP="005D7546" w:rsidRDefault="005D7546" w14:paraId="5EB89DE8" w14:textId="77777777">
      <w:pPr>
        <w:pStyle w:val="ListParagraph"/>
        <w:widowControl/>
        <w:autoSpaceDE/>
        <w:autoSpaceDN/>
        <w:spacing w:after="160" w:line="259" w:lineRule="auto"/>
        <w:ind w:left="1440" w:firstLine="0"/>
        <w:contextualSpacing/>
        <w:rPr>
          <w:rFonts w:ascii="Calibri" w:hAnsi="Calibri" w:cs="Calibri"/>
          <w:sz w:val="18"/>
        </w:rPr>
      </w:pPr>
    </w:p>
    <w:p w:rsidRPr="000B686C" w:rsidR="002964C6" w:rsidP="00E4554E" w:rsidRDefault="002964C6" w14:paraId="1C6FF4D0" w14:textId="0AB07240">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B050"/>
        </w:rPr>
        <w:t xml:space="preserve">Public Policy </w:t>
      </w:r>
      <w:r w:rsidRPr="000B686C" w:rsidR="00300EED">
        <w:rPr>
          <w:rFonts w:ascii="Calibri" w:hAnsi="Calibri" w:cs="Calibri"/>
        </w:rPr>
        <w:t>–</w:t>
      </w:r>
      <w:r w:rsidRPr="000B686C">
        <w:rPr>
          <w:rFonts w:ascii="Calibri" w:hAnsi="Calibri" w:cs="Calibri"/>
        </w:rPr>
        <w:t xml:space="preserve"> </w:t>
      </w:r>
      <w:r w:rsidRPr="000B686C" w:rsidR="570FC6FE">
        <w:rPr>
          <w:rFonts w:ascii="Calibri" w:hAnsi="Calibri" w:cs="Calibri"/>
        </w:rPr>
        <w:t>21</w:t>
      </w:r>
      <w:r w:rsidRPr="000B686C" w:rsidR="00300EED">
        <w:rPr>
          <w:rFonts w:ascii="Calibri" w:hAnsi="Calibri" w:cs="Calibri"/>
        </w:rPr>
        <w:t xml:space="preserve"> units (GH-511)</w:t>
      </w:r>
    </w:p>
    <w:p w:rsidRPr="000B686C" w:rsidR="004104AD" w:rsidP="004104AD" w:rsidRDefault="004104AD" w14:paraId="4CDD92C9" w14:textId="77777777">
      <w:pPr>
        <w:pStyle w:val="ListParagraph"/>
        <w:widowControl/>
        <w:numPr>
          <w:ilvl w:val="1"/>
          <w:numId w:val="14"/>
        </w:numPr>
        <w:autoSpaceDE/>
        <w:autoSpaceDN/>
        <w:spacing w:after="160" w:line="259" w:lineRule="auto"/>
        <w:ind w:right="130"/>
        <w:contextualSpacing/>
        <w:rPr>
          <w:rFonts w:ascii="Calibri" w:hAnsi="Calibri" w:cs="Calibri"/>
        </w:rPr>
      </w:pPr>
      <w:r w:rsidRPr="000B686C">
        <w:rPr>
          <w:rFonts w:ascii="Calibri" w:hAnsi="Calibri" w:cs="Calibri"/>
        </w:rPr>
        <w:t xml:space="preserve">The Minor in Public Policy introduces students to the field of public policy analysis and prepares them for a wide variety of majors for careers that require public policy knowledge and skills. The field of public policy analysis identifies and evaluates solutions to public problems and prepares students to be future government executives and administrators, high-level personnel in non-profit organizations, and a rapidly expanding set of other careers in a global community. The minor complements preparation in such fields as political science, public administration, criminal justice, economics, law, business, and other social sciences. </w:t>
      </w:r>
    </w:p>
    <w:p w:rsidRPr="000B686C" w:rsidR="004104AD" w:rsidP="004104AD" w:rsidRDefault="004104AD" w14:paraId="6B54F90A" w14:textId="77777777">
      <w:pPr>
        <w:pStyle w:val="ListParagraph"/>
        <w:widowControl/>
        <w:numPr>
          <w:ilvl w:val="1"/>
          <w:numId w:val="14"/>
        </w:numPr>
        <w:autoSpaceDE/>
        <w:autoSpaceDN/>
        <w:spacing w:after="160" w:line="259" w:lineRule="auto"/>
        <w:ind w:right="130"/>
        <w:contextualSpacing/>
        <w:rPr>
          <w:rFonts w:ascii="Calibri" w:hAnsi="Calibri" w:cs="Calibri"/>
        </w:rPr>
      </w:pPr>
      <w:r w:rsidRPr="000B686C">
        <w:rPr>
          <w:rFonts w:ascii="Calibri" w:hAnsi="Calibri" w:cs="Calibri"/>
        </w:rPr>
        <w:t>Required: ECON 210, POSC 315, POSC 321 or POSC 407, POSC 425+ 3 electives</w:t>
      </w:r>
    </w:p>
    <w:p w:rsidRPr="000B686C" w:rsidR="005D7546" w:rsidP="005D7546" w:rsidRDefault="005D7546" w14:paraId="7D62D461" w14:textId="77777777">
      <w:pPr>
        <w:pStyle w:val="ListParagraph"/>
        <w:widowControl/>
        <w:autoSpaceDE/>
        <w:autoSpaceDN/>
        <w:spacing w:after="160" w:line="259" w:lineRule="auto"/>
        <w:ind w:left="1440" w:firstLine="0"/>
        <w:contextualSpacing/>
        <w:rPr>
          <w:rFonts w:ascii="Calibri" w:hAnsi="Calibri" w:cs="Calibri"/>
          <w:sz w:val="18"/>
        </w:rPr>
      </w:pPr>
    </w:p>
    <w:p w:rsidRPr="000B686C" w:rsidR="00E4554E" w:rsidP="00E4554E" w:rsidRDefault="172EC1C2" w14:paraId="5225071F" w14:textId="657DDF31">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B050"/>
        </w:rPr>
        <w:t>Communication Studies</w:t>
      </w:r>
      <w:r w:rsidRPr="000B686C" w:rsidR="005D7546">
        <w:rPr>
          <w:rFonts w:ascii="Calibri" w:hAnsi="Calibri" w:cs="Calibri"/>
          <w:color w:val="00B050"/>
        </w:rPr>
        <w:t xml:space="preserve"> </w:t>
      </w:r>
      <w:r w:rsidRPr="000B686C" w:rsidR="005D7546">
        <w:rPr>
          <w:rFonts w:ascii="Calibri" w:hAnsi="Calibri" w:cs="Calibri"/>
        </w:rPr>
        <w:t>– 18 units (CP-4</w:t>
      </w:r>
      <w:r w:rsidRPr="000B686C" w:rsidR="6A802270">
        <w:rPr>
          <w:rFonts w:ascii="Calibri" w:hAnsi="Calibri" w:cs="Calibri"/>
        </w:rPr>
        <w:t>20</w:t>
      </w:r>
      <w:r w:rsidRPr="000B686C" w:rsidR="005D7546">
        <w:rPr>
          <w:rFonts w:ascii="Calibri" w:hAnsi="Calibri" w:cs="Calibri"/>
        </w:rPr>
        <w:t>)</w:t>
      </w:r>
    </w:p>
    <w:p w:rsidRPr="005F3E23" w:rsidR="00215FFB" w:rsidP="007607B5" w:rsidRDefault="005D7546" w14:paraId="3CB03E4E" w14:textId="77777777">
      <w:pPr>
        <w:pStyle w:val="ListParagraph"/>
        <w:widowControl/>
        <w:numPr>
          <w:ilvl w:val="1"/>
          <w:numId w:val="14"/>
        </w:numPr>
        <w:autoSpaceDE/>
        <w:autoSpaceDN/>
        <w:spacing w:after="160" w:line="259" w:lineRule="auto"/>
        <w:ind w:right="220"/>
        <w:contextualSpacing/>
        <w:rPr>
          <w:rFonts w:ascii="Calibri" w:hAnsi="Calibri" w:cs="Calibri"/>
        </w:rPr>
      </w:pPr>
      <w:r w:rsidRPr="005F3E23">
        <w:rPr>
          <w:rFonts w:ascii="Calibri" w:hAnsi="Calibri" w:cs="Calibri"/>
          <w:color w:val="000000"/>
          <w:szCs w:val="30"/>
          <w:shd w:val="clear" w:color="auto" w:fill="F7F7F7"/>
        </w:rPr>
        <w:t xml:space="preserve">An understanding of the challenges of effective communication and how communication can be facilitated is of great value in almost any career. </w:t>
      </w:r>
    </w:p>
    <w:p w:rsidRPr="000B686C" w:rsidR="005D7546" w:rsidP="00941AAD" w:rsidRDefault="005D7546" w14:paraId="728F258C"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6 electives</w:t>
      </w:r>
    </w:p>
    <w:p w:rsidRPr="000B686C" w:rsidR="005D7546" w:rsidP="005D7546" w:rsidRDefault="005D7546" w14:paraId="778A4182" w14:textId="77777777">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Recommended for CRJU majors: HCOM 200, 335 and 337 (future lawyers)</w:t>
      </w:r>
    </w:p>
    <w:p w:rsidRPr="000B686C" w:rsidR="005D7546" w:rsidP="005D7546" w:rsidRDefault="005D7546" w14:paraId="078B034E" w14:textId="77777777">
      <w:pPr>
        <w:pStyle w:val="ListParagraph"/>
        <w:widowControl/>
        <w:autoSpaceDE/>
        <w:autoSpaceDN/>
        <w:spacing w:after="160" w:line="259" w:lineRule="auto"/>
        <w:ind w:left="2160" w:firstLine="0"/>
        <w:contextualSpacing/>
        <w:rPr>
          <w:rFonts w:ascii="Calibri" w:hAnsi="Calibri" w:cs="Calibri"/>
        </w:rPr>
      </w:pPr>
    </w:p>
    <w:p w:rsidRPr="000B686C" w:rsidR="00E4554E" w:rsidP="00E4554E" w:rsidRDefault="00E4554E" w14:paraId="16936E47"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00B050"/>
        </w:rPr>
        <w:t>Public Relations</w:t>
      </w:r>
      <w:r w:rsidRPr="000B686C" w:rsidR="00300EED">
        <w:rPr>
          <w:rFonts w:ascii="Calibri" w:hAnsi="Calibri" w:cs="Calibri"/>
          <w:color w:val="00B050"/>
        </w:rPr>
        <w:t xml:space="preserve"> </w:t>
      </w:r>
      <w:r w:rsidRPr="000B686C" w:rsidR="00300EED">
        <w:rPr>
          <w:rFonts w:ascii="Calibri" w:hAnsi="Calibri" w:cs="Calibri"/>
        </w:rPr>
        <w:t>– 21 units (CP-400)</w:t>
      </w:r>
    </w:p>
    <w:p w:rsidRPr="000B686C" w:rsidR="004104AD" w:rsidP="004104AD" w:rsidRDefault="004104AD" w14:paraId="6DC6EEB6" w14:textId="77777777">
      <w:pPr>
        <w:pStyle w:val="ListParagraph"/>
        <w:numPr>
          <w:ilvl w:val="1"/>
          <w:numId w:val="14"/>
        </w:numPr>
        <w:rPr>
          <w:rFonts w:ascii="Calibri" w:hAnsi="Calibri" w:cs="Calibri"/>
        </w:rPr>
      </w:pPr>
      <w:r w:rsidRPr="000B686C">
        <w:rPr>
          <w:rFonts w:ascii="Calibri" w:hAnsi="Calibri" w:cs="Calibri"/>
        </w:rPr>
        <w:t>The minor in Public Relations offers students the opportunity to engage in a systematic program of study in the field of public relations to complement their major field of study.</w:t>
      </w:r>
    </w:p>
    <w:p w:rsidRPr="000B686C" w:rsidR="00300EED" w:rsidP="00300EED" w:rsidRDefault="005D7546" w14:paraId="0FABEECE"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 xml:space="preserve">Required: COMM 101, 233, </w:t>
      </w:r>
      <w:r w:rsidRPr="000B686C" w:rsidR="00300EED">
        <w:rPr>
          <w:rFonts w:ascii="Calibri" w:hAnsi="Calibri" w:cs="Calibri"/>
        </w:rPr>
        <w:t>361, 362, and 464</w:t>
      </w:r>
      <w:r w:rsidRPr="000B686C">
        <w:rPr>
          <w:rFonts w:ascii="Calibri" w:hAnsi="Calibri" w:cs="Calibri"/>
        </w:rPr>
        <w:t xml:space="preserve">, </w:t>
      </w:r>
      <w:r w:rsidRPr="000B686C" w:rsidR="00300EED">
        <w:rPr>
          <w:rFonts w:ascii="Calibri" w:hAnsi="Calibri" w:cs="Calibri"/>
        </w:rPr>
        <w:t>+ 2 electives</w:t>
      </w:r>
    </w:p>
    <w:p w:rsidRPr="00776793" w:rsidR="00215FFB" w:rsidP="00776793" w:rsidRDefault="005D7546" w14:paraId="31CD0C16" w14:textId="341A31B3">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Recommended for CRJU majors: COMM 407, 468, 469, 480</w:t>
      </w:r>
    </w:p>
    <w:p w:rsidRPr="000B686C" w:rsidR="00F0464F" w:rsidP="003D5198" w:rsidRDefault="00F0464F" w14:paraId="0FA421C6" w14:textId="77777777">
      <w:pPr>
        <w:pStyle w:val="BodyText"/>
        <w:rPr>
          <w:rFonts w:ascii="Calibri" w:hAnsi="Calibri" w:cs="Calibri"/>
          <w:b/>
          <w:bCs/>
          <w:sz w:val="36"/>
          <w:szCs w:val="36"/>
        </w:rPr>
      </w:pPr>
      <w:r w:rsidRPr="000B686C">
        <w:rPr>
          <w:rFonts w:ascii="Calibri" w:hAnsi="Calibri" w:cs="Calibri"/>
          <w:b/>
          <w:bCs/>
          <w:sz w:val="36"/>
          <w:szCs w:val="36"/>
        </w:rPr>
        <w:t xml:space="preserve">Interested in: </w:t>
      </w:r>
      <w:r w:rsidRPr="000B686C" w:rsidR="006C5DA4">
        <w:rPr>
          <w:rFonts w:ascii="Calibri" w:hAnsi="Calibri" w:cs="Calibri"/>
          <w:b/>
          <w:bCs/>
          <w:color w:val="4BACC6" w:themeColor="accent5"/>
          <w:sz w:val="36"/>
          <w:szCs w:val="36"/>
        </w:rPr>
        <w:t>W</w:t>
      </w:r>
      <w:r w:rsidRPr="000B686C">
        <w:rPr>
          <w:rFonts w:ascii="Calibri" w:hAnsi="Calibri" w:cs="Calibri"/>
          <w:b/>
          <w:bCs/>
          <w:color w:val="4BACC6" w:themeColor="accent5"/>
          <w:sz w:val="36"/>
          <w:szCs w:val="36"/>
        </w:rPr>
        <w:t xml:space="preserve">orking with victims or children/juveniles </w:t>
      </w:r>
    </w:p>
    <w:p w:rsidRPr="000B686C" w:rsidR="00F0464F" w:rsidP="00F0464F" w:rsidRDefault="00F0464F" w14:paraId="7FD8715F" w14:textId="77777777">
      <w:pPr>
        <w:rPr>
          <w:rFonts w:ascii="Calibri" w:hAnsi="Calibri" w:cs="Calibri"/>
        </w:rPr>
      </w:pPr>
    </w:p>
    <w:p w:rsidRPr="000B686C" w:rsidR="00F0464F" w:rsidP="00F0464F" w:rsidRDefault="00F0464F" w14:paraId="3C92B07F" w14:textId="77777777">
      <w:pPr>
        <w:ind w:left="90"/>
        <w:rPr>
          <w:rFonts w:ascii="Calibri" w:hAnsi="Calibri" w:cs="Calibri"/>
        </w:rPr>
      </w:pPr>
      <w:r w:rsidRPr="000B686C">
        <w:rPr>
          <w:rFonts w:ascii="Calibri" w:hAnsi="Calibri" w:cs="Calibri"/>
        </w:rPr>
        <w:t xml:space="preserve">Try a minor in: </w:t>
      </w:r>
      <w:r w:rsidRPr="000B686C" w:rsidR="00DB41C3">
        <w:rPr>
          <w:rFonts w:ascii="Calibri" w:hAnsi="Calibri" w:cs="Calibri"/>
        </w:rPr>
        <w:t>Child and Adolescent Development</w:t>
      </w:r>
      <w:r w:rsidRPr="000B686C">
        <w:rPr>
          <w:rFonts w:ascii="Calibri" w:hAnsi="Calibri" w:cs="Calibri"/>
        </w:rPr>
        <w:t>, Human Services, Human Communications, Psychology</w:t>
      </w:r>
    </w:p>
    <w:p w:rsidRPr="000B686C" w:rsidR="00F0464F" w:rsidP="00F0464F" w:rsidRDefault="00F0464F" w14:paraId="6BDFDFC2" w14:textId="77777777">
      <w:pPr>
        <w:rPr>
          <w:rFonts w:ascii="Calibri" w:hAnsi="Calibri" w:cs="Calibri"/>
        </w:rPr>
      </w:pPr>
    </w:p>
    <w:p w:rsidRPr="000B686C" w:rsidR="00F0464F" w:rsidP="00F0464F" w:rsidRDefault="00F0464F" w14:paraId="1F879589" w14:textId="1873E1FA">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4BACC6" w:themeColor="accent5"/>
        </w:rPr>
        <w:t xml:space="preserve">Human Services </w:t>
      </w:r>
      <w:r w:rsidRPr="000B686C">
        <w:rPr>
          <w:rFonts w:ascii="Calibri" w:hAnsi="Calibri" w:cs="Calibri"/>
        </w:rPr>
        <w:t>– 21 units (EC-4</w:t>
      </w:r>
      <w:r w:rsidRPr="000B686C" w:rsidR="009D2AE2">
        <w:rPr>
          <w:rFonts w:ascii="Calibri" w:hAnsi="Calibri" w:cs="Calibri"/>
        </w:rPr>
        <w:t>05</w:t>
      </w:r>
      <w:r w:rsidRPr="000B686C">
        <w:rPr>
          <w:rFonts w:ascii="Calibri" w:hAnsi="Calibri" w:cs="Calibri"/>
        </w:rPr>
        <w:t>)</w:t>
      </w:r>
    </w:p>
    <w:p w:rsidRPr="000B686C" w:rsidR="00F0464F" w:rsidP="007607B5" w:rsidRDefault="00F0464F" w14:paraId="1E53FABE" w14:textId="77777777">
      <w:pPr>
        <w:pStyle w:val="ListParagraph"/>
        <w:widowControl/>
        <w:numPr>
          <w:ilvl w:val="1"/>
          <w:numId w:val="14"/>
        </w:numPr>
        <w:autoSpaceDE/>
        <w:autoSpaceDN/>
        <w:spacing w:after="160" w:line="259" w:lineRule="auto"/>
        <w:ind w:right="130"/>
        <w:contextualSpacing/>
        <w:rPr>
          <w:rFonts w:ascii="Calibri" w:hAnsi="Calibri" w:cs="Calibri"/>
          <w:sz w:val="28"/>
        </w:rPr>
      </w:pPr>
      <w:r w:rsidRPr="000B686C">
        <w:rPr>
          <w:rFonts w:ascii="Calibri" w:hAnsi="Calibri" w:cs="Calibri"/>
          <w:color w:val="000000"/>
          <w:szCs w:val="19"/>
          <w:shd w:val="clear" w:color="auto" w:fill="FFFFFF"/>
        </w:rPr>
        <w:t>Through the application of theory, research, and self-reflection, the Human Services Department prepares students to serve diverse individuals, families and communities.</w:t>
      </w:r>
    </w:p>
    <w:p w:rsidRPr="000B686C" w:rsidR="00F0464F" w:rsidP="00F0464F" w:rsidRDefault="00F0464F" w14:paraId="041DD990" w14:textId="0F46ED88">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 xml:space="preserve">Required: HUSR 201, 380, 411; + </w:t>
      </w:r>
      <w:r w:rsidRPr="000B686C" w:rsidR="63DCF3C6">
        <w:rPr>
          <w:rFonts w:ascii="Calibri" w:hAnsi="Calibri" w:cs="Calibri"/>
        </w:rPr>
        <w:t>3-9 units of electives and 3-9 units of fieldwork</w:t>
      </w:r>
    </w:p>
    <w:p w:rsidRPr="000B686C" w:rsidR="00F0464F" w:rsidP="00F0464F" w:rsidRDefault="00F0464F" w14:paraId="065BAC9E" w14:textId="77777777">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Recommended for CRJU majors: HUSR 310, 410, 415, 436, 437, 480</w:t>
      </w:r>
    </w:p>
    <w:p w:rsidRPr="000B686C" w:rsidR="00F0464F" w:rsidP="00F0464F" w:rsidRDefault="00F0464F" w14:paraId="41F9AE5E" w14:textId="77777777">
      <w:pPr>
        <w:pStyle w:val="ListParagraph"/>
        <w:widowControl/>
        <w:autoSpaceDE/>
        <w:autoSpaceDN/>
        <w:spacing w:after="160" w:line="259" w:lineRule="auto"/>
        <w:ind w:left="2160" w:firstLine="0"/>
        <w:contextualSpacing/>
        <w:rPr>
          <w:rFonts w:ascii="Calibri" w:hAnsi="Calibri" w:cs="Calibri"/>
          <w:sz w:val="18"/>
        </w:rPr>
      </w:pPr>
    </w:p>
    <w:p w:rsidRPr="000B686C" w:rsidR="00F0464F" w:rsidP="00F0464F" w:rsidRDefault="7D4C7A66" w14:paraId="35E23050" w14:textId="10328D7D">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4BACC6" w:themeColor="accent5"/>
        </w:rPr>
        <w:t xml:space="preserve">Communication Studies </w:t>
      </w:r>
      <w:r w:rsidRPr="000B686C" w:rsidR="00F0464F">
        <w:rPr>
          <w:rFonts w:ascii="Calibri" w:hAnsi="Calibri" w:cs="Calibri"/>
          <w:color w:val="4BACC6" w:themeColor="accent5"/>
        </w:rPr>
        <w:t xml:space="preserve"> </w:t>
      </w:r>
      <w:r w:rsidRPr="000B686C" w:rsidR="00F0464F">
        <w:rPr>
          <w:rFonts w:ascii="Calibri" w:hAnsi="Calibri" w:cs="Calibri"/>
        </w:rPr>
        <w:t>– 18 units (CP-4</w:t>
      </w:r>
      <w:r w:rsidRPr="000B686C" w:rsidR="72CDEAEF">
        <w:rPr>
          <w:rFonts w:ascii="Calibri" w:hAnsi="Calibri" w:cs="Calibri"/>
        </w:rPr>
        <w:t>20</w:t>
      </w:r>
      <w:r w:rsidRPr="000B686C" w:rsidR="00F0464F">
        <w:rPr>
          <w:rFonts w:ascii="Calibri" w:hAnsi="Calibri" w:cs="Calibri"/>
        </w:rPr>
        <w:t>)</w:t>
      </w:r>
    </w:p>
    <w:p w:rsidRPr="000B686C" w:rsidR="004104AD" w:rsidP="004104AD" w:rsidRDefault="004104AD" w14:paraId="16644182" w14:textId="77777777">
      <w:pPr>
        <w:pStyle w:val="ListParagraph"/>
        <w:numPr>
          <w:ilvl w:val="1"/>
          <w:numId w:val="14"/>
        </w:numPr>
        <w:rPr>
          <w:rFonts w:ascii="Calibri" w:hAnsi="Calibri" w:cs="Calibri"/>
        </w:rPr>
      </w:pPr>
      <w:r w:rsidRPr="000B686C">
        <w:rPr>
          <w:rFonts w:ascii="Calibri" w:hAnsi="Calibri" w:cs="Calibri"/>
        </w:rPr>
        <w:t xml:space="preserve">An understanding of the challenges of effective communication and how communication can be facilitated is of great value in almost any career. </w:t>
      </w:r>
    </w:p>
    <w:p w:rsidRPr="000B686C" w:rsidR="00F0464F" w:rsidP="00F0464F" w:rsidRDefault="00F0464F" w14:paraId="5732302E"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6 electives</w:t>
      </w:r>
    </w:p>
    <w:p w:rsidRPr="000B686C" w:rsidR="00F0464F" w:rsidP="00F0464F" w:rsidRDefault="00F0464F" w14:paraId="4002EB38" w14:textId="77777777">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Recommended for CRJU majors: HCOM 200, 335 and 337 (future lawyers)</w:t>
      </w:r>
    </w:p>
    <w:p w:rsidRPr="000B686C" w:rsidR="00F0464F" w:rsidP="00F0464F" w:rsidRDefault="00F0464F" w14:paraId="00F03A6D" w14:textId="77777777">
      <w:pPr>
        <w:pStyle w:val="ListParagraph"/>
        <w:widowControl/>
        <w:autoSpaceDE/>
        <w:autoSpaceDN/>
        <w:spacing w:after="160" w:line="259" w:lineRule="auto"/>
        <w:ind w:left="2160" w:firstLine="0"/>
        <w:contextualSpacing/>
        <w:rPr>
          <w:rFonts w:ascii="Calibri" w:hAnsi="Calibri" w:cs="Calibri"/>
        </w:rPr>
      </w:pPr>
    </w:p>
    <w:p w:rsidRPr="000B686C" w:rsidR="00F0464F" w:rsidP="00F0464F" w:rsidRDefault="00F0464F" w14:paraId="075F794E"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4BACC6" w:themeColor="accent5"/>
        </w:rPr>
        <w:t>Psychology</w:t>
      </w:r>
      <w:r w:rsidRPr="000B686C">
        <w:rPr>
          <w:rFonts w:ascii="Calibri" w:hAnsi="Calibri" w:cs="Calibri"/>
          <w:color w:val="00B050"/>
        </w:rPr>
        <w:t xml:space="preserve"> </w:t>
      </w:r>
      <w:r w:rsidRPr="000B686C">
        <w:rPr>
          <w:rFonts w:ascii="Calibri" w:hAnsi="Calibri" w:cs="Calibri"/>
        </w:rPr>
        <w:t>– 21 units (</w:t>
      </w:r>
      <w:r w:rsidRPr="000B686C" w:rsidR="00DB41C3">
        <w:rPr>
          <w:rFonts w:ascii="Calibri" w:hAnsi="Calibri" w:cs="Calibri"/>
        </w:rPr>
        <w:t>H-830 M/L</w:t>
      </w:r>
      <w:r w:rsidRPr="000B686C">
        <w:rPr>
          <w:rFonts w:ascii="Calibri" w:hAnsi="Calibri" w:cs="Calibri"/>
        </w:rPr>
        <w:t>)</w:t>
      </w:r>
    </w:p>
    <w:p w:rsidRPr="000B686C" w:rsidR="00DB41C3" w:rsidP="00DB41C3" w:rsidRDefault="00DB41C3" w14:paraId="242DDF51" w14:textId="77FCCA40">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 xml:space="preserve">Required: PSYC 101, 201, 202 </w:t>
      </w:r>
      <w:r w:rsidRPr="000B686C" w:rsidR="5C8F4E61">
        <w:rPr>
          <w:rFonts w:ascii="Calibri" w:hAnsi="Calibri" w:cs="Calibri"/>
        </w:rPr>
        <w:t xml:space="preserve">+ 3 units from list courses: PSYC 302-306, 3 units from list courses: PSYC 331, 341, 351, 361) + 6 units electives </w:t>
      </w:r>
    </w:p>
    <w:p w:rsidRPr="000B686C" w:rsidR="00DB41C3" w:rsidP="00DB41C3" w:rsidRDefault="00DB41C3" w14:paraId="6930E822" w14:textId="77777777">
      <w:pPr>
        <w:pStyle w:val="ListParagraph"/>
        <w:widowControl/>
        <w:autoSpaceDE/>
        <w:autoSpaceDN/>
        <w:spacing w:after="160" w:line="259" w:lineRule="auto"/>
        <w:ind w:left="1440" w:firstLine="0"/>
        <w:contextualSpacing/>
        <w:rPr>
          <w:rFonts w:ascii="Calibri" w:hAnsi="Calibri" w:cs="Calibri"/>
          <w:highlight w:val="yellow"/>
        </w:rPr>
      </w:pPr>
    </w:p>
    <w:p w:rsidRPr="000B686C" w:rsidR="000E2104" w:rsidP="00F0464F" w:rsidRDefault="000E2104" w14:paraId="2D128251" w14:textId="55B652CA">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4BACC6" w:themeColor="accent5"/>
        </w:rPr>
        <w:t xml:space="preserve">Child and Adolescent </w:t>
      </w:r>
      <w:r w:rsidRPr="000B686C" w:rsidR="12946956">
        <w:rPr>
          <w:rFonts w:ascii="Calibri" w:hAnsi="Calibri" w:cs="Calibri"/>
          <w:color w:val="4BACC6" w:themeColor="accent5"/>
        </w:rPr>
        <w:t>Studies</w:t>
      </w:r>
      <w:r w:rsidRPr="000B686C" w:rsidR="00DB41C3">
        <w:rPr>
          <w:rFonts w:ascii="Calibri" w:hAnsi="Calibri" w:cs="Calibri"/>
        </w:rPr>
        <w:t>– 21 units (EC-503)</w:t>
      </w:r>
    </w:p>
    <w:p w:rsidRPr="000B686C" w:rsidR="00DB41C3" w:rsidP="00DB41C3" w:rsidRDefault="00DB41C3" w14:paraId="1B63C412" w14:textId="605B3F13">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 xml:space="preserve">Required: 7 courses from </w:t>
      </w:r>
      <w:r w:rsidRPr="000B686C" w:rsidR="004104AD">
        <w:rPr>
          <w:rFonts w:ascii="Calibri" w:hAnsi="Calibri" w:cs="Calibri"/>
        </w:rPr>
        <w:t xml:space="preserve">the </w:t>
      </w:r>
      <w:r w:rsidRPr="000B686C">
        <w:rPr>
          <w:rFonts w:ascii="Calibri" w:hAnsi="Calibri" w:cs="Calibri"/>
        </w:rPr>
        <w:t>list</w:t>
      </w:r>
    </w:p>
    <w:p w:rsidRPr="000B686C" w:rsidR="00DB2E85" w:rsidP="003D5198" w:rsidRDefault="00DB2E85" w14:paraId="715129A6" w14:textId="77777777">
      <w:pPr>
        <w:pStyle w:val="BodyText"/>
        <w:rPr>
          <w:rFonts w:ascii="Calibri" w:hAnsi="Calibri" w:cs="Calibri"/>
          <w:b/>
          <w:bCs/>
          <w:sz w:val="36"/>
          <w:szCs w:val="36"/>
        </w:rPr>
      </w:pPr>
      <w:r w:rsidRPr="000B686C">
        <w:rPr>
          <w:rFonts w:ascii="Calibri" w:hAnsi="Calibri" w:cs="Calibri"/>
          <w:b/>
          <w:bCs/>
          <w:sz w:val="36"/>
          <w:szCs w:val="36"/>
        </w:rPr>
        <w:t xml:space="preserve">Interested in: </w:t>
      </w:r>
      <w:r w:rsidRPr="000B686C" w:rsidR="006C5DA4">
        <w:rPr>
          <w:rFonts w:ascii="Calibri" w:hAnsi="Calibri" w:cs="Calibri"/>
          <w:b/>
          <w:bCs/>
          <w:color w:val="7030A0"/>
          <w:sz w:val="36"/>
          <w:szCs w:val="36"/>
        </w:rPr>
        <w:t>L</w:t>
      </w:r>
      <w:r w:rsidRPr="000B686C" w:rsidR="00E4554E">
        <w:rPr>
          <w:rFonts w:ascii="Calibri" w:hAnsi="Calibri" w:cs="Calibri"/>
          <w:b/>
          <w:bCs/>
          <w:color w:val="7030A0"/>
          <w:sz w:val="36"/>
          <w:szCs w:val="36"/>
        </w:rPr>
        <w:t xml:space="preserve">aw or graduate school, developing critical thinking skills </w:t>
      </w:r>
    </w:p>
    <w:p w:rsidRPr="000B686C" w:rsidR="00CB3637" w:rsidP="005E0052" w:rsidRDefault="00CB3637" w14:paraId="20E36DAB" w14:textId="77777777">
      <w:pPr>
        <w:keepNext/>
        <w:ind w:left="180"/>
        <w:rPr>
          <w:rFonts w:ascii="Calibri" w:hAnsi="Calibri" w:cs="Calibri"/>
        </w:rPr>
      </w:pPr>
    </w:p>
    <w:p w:rsidRPr="000B686C" w:rsidR="00DB2E85" w:rsidP="005E0052" w:rsidRDefault="00DB2E85" w14:paraId="4B93E8FC" w14:textId="77777777">
      <w:pPr>
        <w:keepNext/>
        <w:ind w:left="90"/>
        <w:rPr>
          <w:rFonts w:ascii="Calibri" w:hAnsi="Calibri" w:cs="Calibri"/>
        </w:rPr>
      </w:pPr>
      <w:r w:rsidRPr="000B686C">
        <w:rPr>
          <w:rFonts w:ascii="Calibri" w:hAnsi="Calibri" w:cs="Calibri"/>
        </w:rPr>
        <w:t>Try a minor in: Philosophy</w:t>
      </w:r>
      <w:r w:rsidRPr="000B686C" w:rsidR="00837AD5">
        <w:rPr>
          <w:rFonts w:ascii="Calibri" w:hAnsi="Calibri" w:cs="Calibri"/>
        </w:rPr>
        <w:t xml:space="preserve"> or Law, Politics, and Society</w:t>
      </w:r>
    </w:p>
    <w:p w:rsidRPr="000B686C" w:rsidR="00CB3637" w:rsidP="005E0052" w:rsidRDefault="00CB3637" w14:paraId="32D85219" w14:textId="77777777">
      <w:pPr>
        <w:keepNext/>
        <w:ind w:left="90"/>
        <w:rPr>
          <w:rFonts w:ascii="Calibri" w:hAnsi="Calibri" w:cs="Calibri"/>
        </w:rPr>
      </w:pPr>
    </w:p>
    <w:p w:rsidRPr="000B686C" w:rsidR="00DB2E85" w:rsidP="005E0052" w:rsidRDefault="00E1431A" w14:paraId="03CE031A" w14:textId="77777777">
      <w:pPr>
        <w:pStyle w:val="ListParagraph"/>
        <w:keepNext/>
        <w:numPr>
          <w:ilvl w:val="0"/>
          <w:numId w:val="14"/>
        </w:numPr>
        <w:spacing w:line="244" w:lineRule="auto"/>
        <w:rPr>
          <w:rFonts w:ascii="Calibri" w:hAnsi="Calibri" w:cs="Calibri"/>
        </w:rPr>
      </w:pPr>
      <w:r w:rsidRPr="000B686C">
        <w:rPr>
          <w:rFonts w:ascii="Calibri" w:hAnsi="Calibri" w:cs="Calibri"/>
          <w:color w:val="7030A0"/>
        </w:rPr>
        <w:t xml:space="preserve">Philosophy </w:t>
      </w:r>
      <w:r w:rsidRPr="000B686C" w:rsidR="00CB3637">
        <w:rPr>
          <w:rFonts w:ascii="Calibri" w:hAnsi="Calibri" w:cs="Calibri"/>
        </w:rPr>
        <w:t>–</w:t>
      </w:r>
      <w:r w:rsidRPr="000B686C">
        <w:rPr>
          <w:rFonts w:ascii="Calibri" w:hAnsi="Calibri" w:cs="Calibri"/>
        </w:rPr>
        <w:t xml:space="preserve"> </w:t>
      </w:r>
      <w:r w:rsidRPr="000B686C" w:rsidR="00CB3637">
        <w:rPr>
          <w:rFonts w:ascii="Calibri" w:hAnsi="Calibri" w:cs="Calibri"/>
        </w:rPr>
        <w:t>21 units (</w:t>
      </w:r>
      <w:r w:rsidRPr="000B686C" w:rsidR="00E4554E">
        <w:rPr>
          <w:rFonts w:ascii="Calibri" w:hAnsi="Calibri" w:cs="Calibri"/>
        </w:rPr>
        <w:t>H-311)</w:t>
      </w:r>
    </w:p>
    <w:p w:rsidRPr="000B686C" w:rsidR="002964C6" w:rsidP="007607B5" w:rsidRDefault="002964C6" w14:paraId="3BD57EC8" w14:textId="77777777">
      <w:pPr>
        <w:pStyle w:val="ListParagraph"/>
        <w:numPr>
          <w:ilvl w:val="1"/>
          <w:numId w:val="14"/>
        </w:numPr>
        <w:spacing w:line="244" w:lineRule="auto"/>
        <w:ind w:right="40"/>
        <w:rPr>
          <w:rFonts w:ascii="Calibri" w:hAnsi="Calibri" w:cs="Calibri"/>
        </w:rPr>
      </w:pPr>
      <w:r w:rsidRPr="000B686C">
        <w:rPr>
          <w:rFonts w:ascii="Calibri" w:hAnsi="Calibri" w:cs="Calibri"/>
        </w:rPr>
        <w:t>Philosophy develops strong critical thinking skills and business instincts.  Philosophy majors have the highest GRE scores in verbal and analytic writing and the highest composite score (2014 data).  They also have the highest LSAT scores (2014 data).  Philosophy training helps with that intellectual rigor of simplifying things and finding out what’s important.</w:t>
      </w:r>
    </w:p>
    <w:p w:rsidRPr="000B686C" w:rsidR="002964C6" w:rsidP="002964C6" w:rsidRDefault="002964C6" w14:paraId="6C3C5208" w14:textId="77777777">
      <w:pPr>
        <w:pStyle w:val="ListParagraph"/>
        <w:numPr>
          <w:ilvl w:val="1"/>
          <w:numId w:val="14"/>
        </w:numPr>
        <w:spacing w:line="244" w:lineRule="auto"/>
        <w:ind w:right="310"/>
        <w:rPr>
          <w:rFonts w:ascii="Calibri" w:hAnsi="Calibri" w:cs="Calibri"/>
        </w:rPr>
      </w:pPr>
      <w:r w:rsidRPr="000B686C">
        <w:rPr>
          <w:rFonts w:ascii="Calibri" w:hAnsi="Calibri" w:cs="Calibri"/>
        </w:rPr>
        <w:t>Choose 7 from the following suggestions for CRJU majors: PHIL 100, 105 or 106, 315, 320, 345, 355, 377, 382, 410, 450</w:t>
      </w:r>
    </w:p>
    <w:p w:rsidRPr="000B686C" w:rsidR="0096056B" w:rsidP="0096056B" w:rsidRDefault="0096056B" w14:paraId="0CE19BC3" w14:textId="77777777">
      <w:pPr>
        <w:pStyle w:val="ListParagraph"/>
        <w:spacing w:line="244" w:lineRule="auto"/>
        <w:ind w:left="1440" w:right="310" w:firstLine="0"/>
        <w:rPr>
          <w:rFonts w:ascii="Calibri" w:hAnsi="Calibri" w:cs="Calibri"/>
        </w:rPr>
      </w:pPr>
    </w:p>
    <w:p w:rsidRPr="000B686C" w:rsidR="00560AC2" w:rsidP="00560AC2" w:rsidRDefault="00560AC2" w14:paraId="140B2A8F" w14:textId="77777777">
      <w:pPr>
        <w:pStyle w:val="ListParagraph"/>
        <w:numPr>
          <w:ilvl w:val="0"/>
          <w:numId w:val="14"/>
        </w:numPr>
        <w:spacing w:line="244" w:lineRule="auto"/>
        <w:ind w:right="310"/>
        <w:rPr>
          <w:rFonts w:ascii="Calibri" w:hAnsi="Calibri" w:cs="Calibri"/>
        </w:rPr>
      </w:pPr>
      <w:r w:rsidRPr="000B686C">
        <w:rPr>
          <w:rFonts w:ascii="Calibri" w:hAnsi="Calibri" w:cs="Calibri"/>
          <w:color w:val="7030A0"/>
        </w:rPr>
        <w:t xml:space="preserve">Law, Politics, and Society </w:t>
      </w:r>
      <w:r w:rsidRPr="000B686C">
        <w:rPr>
          <w:rFonts w:ascii="Calibri" w:hAnsi="Calibri" w:cs="Calibri"/>
        </w:rPr>
        <w:t>– 18 units (GH-511)</w:t>
      </w:r>
    </w:p>
    <w:p w:rsidRPr="000B686C" w:rsidR="004104AD" w:rsidP="004104AD" w:rsidRDefault="004104AD" w14:paraId="41BDB038" w14:textId="77777777">
      <w:pPr>
        <w:pStyle w:val="ListParagraph"/>
        <w:numPr>
          <w:ilvl w:val="1"/>
          <w:numId w:val="14"/>
        </w:numPr>
        <w:rPr>
          <w:rFonts w:ascii="Calibri" w:hAnsi="Calibri" w:cs="Calibri"/>
          <w:bCs/>
        </w:rPr>
      </w:pPr>
      <w:r w:rsidRPr="000B686C">
        <w:rPr>
          <w:rFonts w:ascii="Calibri" w:hAnsi="Calibri" w:cs="Calibri"/>
          <w:bCs/>
        </w:rPr>
        <w:t>Required: POSC 375 – Law, Politics &amp; Society + 15 units from a list of courses from various departments. Students must take at least one course from three different departments and may take no more than three courses from any one department.</w:t>
      </w:r>
    </w:p>
    <w:p w:rsidRPr="000B686C" w:rsidR="00560AC2" w:rsidP="0096056B" w:rsidRDefault="00560AC2" w14:paraId="63966B72" w14:textId="77777777">
      <w:pPr>
        <w:pStyle w:val="ListParagraph"/>
        <w:spacing w:line="244" w:lineRule="auto"/>
        <w:ind w:left="1440" w:right="310" w:firstLine="0"/>
        <w:rPr>
          <w:rFonts w:ascii="Calibri" w:hAnsi="Calibri" w:cs="Calibri"/>
          <w:bCs/>
        </w:rPr>
      </w:pPr>
    </w:p>
    <w:p w:rsidRPr="000B686C" w:rsidR="00E1431A" w:rsidP="00E1431A" w:rsidRDefault="00E1431A" w14:paraId="23536548" w14:textId="77777777">
      <w:pPr>
        <w:spacing w:line="244" w:lineRule="auto"/>
        <w:rPr>
          <w:rFonts w:ascii="Calibri" w:hAnsi="Calibri" w:cs="Calibri"/>
          <w:sz w:val="16"/>
        </w:rPr>
      </w:pPr>
    </w:p>
    <w:p w:rsidRPr="000B686C" w:rsidR="006A2BC7" w:rsidP="003D5198" w:rsidRDefault="006A2BC7" w14:paraId="2AEFC75F" w14:textId="77777777">
      <w:pPr>
        <w:pStyle w:val="BodyText"/>
        <w:rPr>
          <w:rFonts w:ascii="Calibri" w:hAnsi="Calibri" w:cs="Calibri"/>
          <w:b/>
          <w:bCs/>
          <w:sz w:val="36"/>
          <w:szCs w:val="36"/>
        </w:rPr>
      </w:pPr>
      <w:r w:rsidRPr="000B686C">
        <w:rPr>
          <w:rFonts w:ascii="Calibri" w:hAnsi="Calibri" w:cs="Calibri"/>
          <w:b/>
          <w:bCs/>
          <w:sz w:val="36"/>
          <w:szCs w:val="36"/>
        </w:rPr>
        <w:t xml:space="preserve">Interested in: </w:t>
      </w:r>
      <w:r w:rsidRPr="000B686C" w:rsidR="006C5DA4">
        <w:rPr>
          <w:rFonts w:ascii="Calibri" w:hAnsi="Calibri" w:cs="Calibri"/>
          <w:b/>
          <w:bCs/>
          <w:color w:val="DC1A89"/>
          <w:sz w:val="36"/>
          <w:szCs w:val="36"/>
        </w:rPr>
        <w:t>U</w:t>
      </w:r>
      <w:r w:rsidRPr="000B686C">
        <w:rPr>
          <w:rFonts w:ascii="Calibri" w:hAnsi="Calibri" w:cs="Calibri"/>
          <w:b/>
          <w:bCs/>
          <w:color w:val="DC1A89"/>
          <w:sz w:val="36"/>
          <w:szCs w:val="36"/>
        </w:rPr>
        <w:t>nderstanding society and diverse perspectives</w:t>
      </w:r>
      <w:r w:rsidRPr="000B686C">
        <w:rPr>
          <w:rFonts w:ascii="Calibri" w:hAnsi="Calibri" w:cs="Calibri"/>
          <w:b/>
          <w:bCs/>
          <w:color w:val="FF0000"/>
          <w:sz w:val="36"/>
          <w:szCs w:val="36"/>
        </w:rPr>
        <w:t xml:space="preserve"> </w:t>
      </w:r>
    </w:p>
    <w:p w:rsidRPr="000B686C" w:rsidR="006A2BC7" w:rsidP="006A2BC7" w:rsidRDefault="006A2BC7" w14:paraId="271AE1F2" w14:textId="77777777">
      <w:pPr>
        <w:ind w:left="180"/>
        <w:rPr>
          <w:rFonts w:ascii="Calibri" w:hAnsi="Calibri" w:cs="Calibri"/>
        </w:rPr>
      </w:pPr>
    </w:p>
    <w:p w:rsidRPr="000B686C" w:rsidR="006A2BC7" w:rsidP="007607B5" w:rsidRDefault="006A2BC7" w14:paraId="6E355292" w14:textId="77777777">
      <w:pPr>
        <w:ind w:left="90" w:right="-230"/>
        <w:rPr>
          <w:rFonts w:ascii="Calibri" w:hAnsi="Calibri" w:cs="Calibri"/>
        </w:rPr>
      </w:pPr>
      <w:r w:rsidRPr="000B686C">
        <w:rPr>
          <w:rFonts w:ascii="Calibri" w:hAnsi="Calibri" w:cs="Calibri"/>
        </w:rPr>
        <w:t xml:space="preserve">Try a minor in: </w:t>
      </w:r>
      <w:r w:rsidRPr="000B686C" w:rsidR="00215FFB">
        <w:rPr>
          <w:rFonts w:ascii="Calibri" w:hAnsi="Calibri" w:cs="Calibri"/>
        </w:rPr>
        <w:t xml:space="preserve">Sociology, American Studies, African American Studies, Asian American Studies, Asian Studies, Chicano Studies, </w:t>
      </w:r>
      <w:r w:rsidRPr="000B686C" w:rsidR="00113701">
        <w:rPr>
          <w:rFonts w:ascii="Calibri" w:hAnsi="Calibri" w:cs="Calibri"/>
        </w:rPr>
        <w:t xml:space="preserve">History, </w:t>
      </w:r>
      <w:r w:rsidRPr="000B686C" w:rsidR="00215FFB">
        <w:rPr>
          <w:rFonts w:ascii="Calibri" w:hAnsi="Calibri" w:cs="Calibri"/>
        </w:rPr>
        <w:t>Queer Studies, Women &amp; Gender Studies</w:t>
      </w:r>
    </w:p>
    <w:p w:rsidRPr="000B686C" w:rsidR="006A2BC7" w:rsidP="006A2BC7" w:rsidRDefault="006A2BC7" w14:paraId="4AE5B7AF" w14:textId="77777777">
      <w:pPr>
        <w:ind w:left="90"/>
        <w:rPr>
          <w:rFonts w:ascii="Calibri" w:hAnsi="Calibri" w:cs="Calibri"/>
          <w:sz w:val="18"/>
        </w:rPr>
      </w:pPr>
    </w:p>
    <w:p w:rsidRPr="000B686C" w:rsidR="006A2BC7" w:rsidP="00215FFB" w:rsidRDefault="00215FFB" w14:paraId="68BB13C8"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Sociology</w:t>
      </w:r>
      <w:r w:rsidRPr="000B686C" w:rsidR="006A2BC7">
        <w:rPr>
          <w:rFonts w:ascii="Calibri" w:hAnsi="Calibri" w:cs="Calibri"/>
          <w:color w:val="DC1A89"/>
        </w:rPr>
        <w:t xml:space="preserve"> </w:t>
      </w:r>
      <w:r w:rsidRPr="000B686C" w:rsidR="006A2BC7">
        <w:rPr>
          <w:rFonts w:ascii="Calibri" w:hAnsi="Calibri" w:cs="Calibri"/>
        </w:rPr>
        <w:t>– 18 units (</w:t>
      </w:r>
      <w:r w:rsidRPr="000B686C" w:rsidR="003310A4">
        <w:rPr>
          <w:rFonts w:ascii="Calibri" w:hAnsi="Calibri" w:cs="Calibri"/>
        </w:rPr>
        <w:t>CP-900</w:t>
      </w:r>
      <w:r w:rsidRPr="000B686C" w:rsidR="006A2BC7">
        <w:rPr>
          <w:rFonts w:ascii="Calibri" w:hAnsi="Calibri" w:cs="Calibri"/>
        </w:rPr>
        <w:t>)</w:t>
      </w:r>
    </w:p>
    <w:p w:rsidRPr="000B686C" w:rsidR="00215FFB" w:rsidP="00215FFB" w:rsidRDefault="00215FFB" w14:paraId="3FCE19BE"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American Studies </w:t>
      </w:r>
      <w:r w:rsidRPr="000B686C">
        <w:rPr>
          <w:rFonts w:ascii="Calibri" w:hAnsi="Calibri" w:cs="Calibri"/>
        </w:rPr>
        <w:t>– 21 units (</w:t>
      </w:r>
      <w:r w:rsidRPr="000B686C" w:rsidR="003310A4">
        <w:rPr>
          <w:rFonts w:ascii="Calibri" w:hAnsi="Calibri" w:cs="Calibri"/>
        </w:rPr>
        <w:t>GH-313</w:t>
      </w:r>
      <w:r w:rsidRPr="000B686C">
        <w:rPr>
          <w:rFonts w:ascii="Calibri" w:hAnsi="Calibri" w:cs="Calibri"/>
        </w:rPr>
        <w:t>)</w:t>
      </w:r>
    </w:p>
    <w:p w:rsidRPr="000B686C" w:rsidR="00215FFB" w:rsidP="00215FFB" w:rsidRDefault="00215FFB" w14:paraId="744BADCF"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African American Studies </w:t>
      </w:r>
      <w:r w:rsidRPr="000B686C">
        <w:rPr>
          <w:rFonts w:ascii="Calibri" w:hAnsi="Calibri" w:cs="Calibri"/>
        </w:rPr>
        <w:t>– 21 units (</w:t>
      </w:r>
      <w:r w:rsidRPr="000B686C" w:rsidR="0096056B">
        <w:rPr>
          <w:rFonts w:ascii="Calibri" w:hAnsi="Calibri" w:cs="Calibri"/>
        </w:rPr>
        <w:t>H-314</w:t>
      </w:r>
      <w:r w:rsidRPr="000B686C">
        <w:rPr>
          <w:rFonts w:ascii="Calibri" w:hAnsi="Calibri" w:cs="Calibri"/>
        </w:rPr>
        <w:t>)</w:t>
      </w:r>
    </w:p>
    <w:p w:rsidRPr="000B686C" w:rsidR="00215FFB" w:rsidP="00215FFB" w:rsidRDefault="00215FFB" w14:paraId="35AE22DD"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Asian American Studies </w:t>
      </w:r>
      <w:r w:rsidRPr="000B686C">
        <w:rPr>
          <w:rFonts w:ascii="Calibri" w:hAnsi="Calibri" w:cs="Calibri"/>
        </w:rPr>
        <w:t>– 18 units (</w:t>
      </w:r>
      <w:r w:rsidRPr="000B686C" w:rsidR="0096056B">
        <w:rPr>
          <w:rFonts w:ascii="Calibri" w:hAnsi="Calibri" w:cs="Calibri"/>
        </w:rPr>
        <w:t>H-314)</w:t>
      </w:r>
    </w:p>
    <w:p w:rsidRPr="000B686C" w:rsidR="00215FFB" w:rsidP="00215FFB" w:rsidRDefault="00215FFB" w14:paraId="5A87607E"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Chicano Studies </w:t>
      </w:r>
      <w:r w:rsidRPr="000B686C">
        <w:rPr>
          <w:rFonts w:ascii="Calibri" w:hAnsi="Calibri" w:cs="Calibri"/>
        </w:rPr>
        <w:t>– 15 units (</w:t>
      </w:r>
      <w:r w:rsidRPr="000B686C" w:rsidR="0096056B">
        <w:rPr>
          <w:rFonts w:ascii="Calibri" w:hAnsi="Calibri" w:cs="Calibri"/>
        </w:rPr>
        <w:t>H-314)</w:t>
      </w:r>
    </w:p>
    <w:p w:rsidRPr="000B686C" w:rsidR="003310A4" w:rsidP="00215FFB" w:rsidRDefault="003310A4" w14:paraId="45B21A42" w14:textId="7E9D1966">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History </w:t>
      </w:r>
      <w:r w:rsidRPr="000B686C">
        <w:rPr>
          <w:rFonts w:ascii="Calibri" w:hAnsi="Calibri" w:cs="Calibri"/>
        </w:rPr>
        <w:t xml:space="preserve">– </w:t>
      </w:r>
      <w:r w:rsidRPr="000B686C" w:rsidR="6674FB94">
        <w:rPr>
          <w:rFonts w:ascii="Calibri" w:hAnsi="Calibri" w:cs="Calibri"/>
        </w:rPr>
        <w:t>15</w:t>
      </w:r>
      <w:r w:rsidRPr="000B686C">
        <w:rPr>
          <w:rFonts w:ascii="Calibri" w:hAnsi="Calibri" w:cs="Calibri"/>
        </w:rPr>
        <w:t xml:space="preserve"> units</w:t>
      </w:r>
      <w:r w:rsidRPr="000B686C" w:rsidR="00113701">
        <w:rPr>
          <w:rFonts w:ascii="Calibri" w:hAnsi="Calibri" w:cs="Calibri"/>
        </w:rPr>
        <w:t xml:space="preserve"> (H-815F)</w:t>
      </w:r>
    </w:p>
    <w:p w:rsidRPr="000B686C" w:rsidR="00215FFB" w:rsidP="00215FFB" w:rsidRDefault="00215FFB" w14:paraId="7622190B"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Queer Studies </w:t>
      </w:r>
      <w:r w:rsidRPr="000B686C">
        <w:rPr>
          <w:rFonts w:ascii="Calibri" w:hAnsi="Calibri" w:cs="Calibri"/>
        </w:rPr>
        <w:t>– 21 units (</w:t>
      </w:r>
      <w:r w:rsidRPr="000B686C" w:rsidR="0096056B">
        <w:rPr>
          <w:rFonts w:ascii="Calibri" w:hAnsi="Calibri" w:cs="Calibri"/>
        </w:rPr>
        <w:t>H-230</w:t>
      </w:r>
      <w:r w:rsidRPr="000B686C">
        <w:rPr>
          <w:rFonts w:ascii="Calibri" w:hAnsi="Calibri" w:cs="Calibri"/>
        </w:rPr>
        <w:t>)</w:t>
      </w:r>
    </w:p>
    <w:p w:rsidRPr="000B686C" w:rsidR="00215FFB" w:rsidP="00215FFB" w:rsidRDefault="00215FFB" w14:paraId="5F9E7EA3" w14:textId="77777777">
      <w:pPr>
        <w:pStyle w:val="ListParagraph"/>
        <w:numPr>
          <w:ilvl w:val="0"/>
          <w:numId w:val="14"/>
        </w:numPr>
        <w:spacing w:line="244" w:lineRule="auto"/>
        <w:ind w:left="360" w:hanging="90"/>
        <w:rPr>
          <w:rFonts w:ascii="Calibri" w:hAnsi="Calibri" w:cs="Calibri"/>
        </w:rPr>
      </w:pPr>
      <w:r w:rsidRPr="000B686C">
        <w:rPr>
          <w:rFonts w:ascii="Calibri" w:hAnsi="Calibri" w:cs="Calibri"/>
          <w:color w:val="DC1A89"/>
        </w:rPr>
        <w:t xml:space="preserve">Women &amp; Gender Studies </w:t>
      </w:r>
      <w:r w:rsidRPr="000B686C">
        <w:rPr>
          <w:rFonts w:ascii="Calibri" w:hAnsi="Calibri" w:cs="Calibri"/>
        </w:rPr>
        <w:t>– 24 units (</w:t>
      </w:r>
      <w:r w:rsidRPr="000B686C" w:rsidR="0096056B">
        <w:rPr>
          <w:rFonts w:ascii="Calibri" w:hAnsi="Calibri" w:cs="Calibri"/>
        </w:rPr>
        <w:t>H-230</w:t>
      </w:r>
      <w:r w:rsidRPr="000B686C">
        <w:rPr>
          <w:rFonts w:ascii="Calibri" w:hAnsi="Calibri" w:cs="Calibri"/>
        </w:rPr>
        <w:t>)</w:t>
      </w:r>
    </w:p>
    <w:p w:rsidRPr="000B686C" w:rsidR="00215FFB" w:rsidRDefault="00215FFB" w14:paraId="3955E093" w14:textId="77777777">
      <w:pPr>
        <w:rPr>
          <w:rFonts w:ascii="Calibri" w:hAnsi="Calibri" w:cs="Calibri"/>
        </w:rPr>
      </w:pPr>
    </w:p>
    <w:p w:rsidRPr="000B686C" w:rsidR="000E2104" w:rsidP="003D5198" w:rsidRDefault="000E2104" w14:paraId="16885494" w14:textId="77777777">
      <w:pPr>
        <w:pStyle w:val="BodyText"/>
        <w:rPr>
          <w:rFonts w:ascii="Calibri" w:hAnsi="Calibri" w:cs="Calibri"/>
          <w:b/>
          <w:bCs/>
          <w:sz w:val="36"/>
          <w:szCs w:val="36"/>
        </w:rPr>
      </w:pPr>
      <w:r w:rsidRPr="000B686C">
        <w:rPr>
          <w:rFonts w:ascii="Calibri" w:hAnsi="Calibri" w:cs="Calibri"/>
          <w:b/>
          <w:bCs/>
          <w:sz w:val="36"/>
          <w:szCs w:val="36"/>
        </w:rPr>
        <w:t xml:space="preserve">Interested in: </w:t>
      </w:r>
      <w:r w:rsidRPr="000B686C" w:rsidR="006C5DA4">
        <w:rPr>
          <w:rFonts w:ascii="Calibri" w:hAnsi="Calibri" w:cs="Calibri"/>
          <w:b/>
          <w:bCs/>
          <w:color w:val="E57920"/>
          <w:sz w:val="36"/>
          <w:szCs w:val="36"/>
        </w:rPr>
        <w:t>D</w:t>
      </w:r>
      <w:r w:rsidRPr="000B686C">
        <w:rPr>
          <w:rFonts w:ascii="Calibri" w:hAnsi="Calibri" w:cs="Calibri"/>
          <w:b/>
          <w:bCs/>
          <w:color w:val="E57920"/>
          <w:sz w:val="36"/>
          <w:szCs w:val="36"/>
        </w:rPr>
        <w:t xml:space="preserve">eveloping other highly useful and beneficial life skills </w:t>
      </w:r>
    </w:p>
    <w:p w:rsidRPr="000B686C" w:rsidR="000E2104" w:rsidP="000E2104" w:rsidRDefault="000E2104" w14:paraId="12C42424" w14:textId="77777777">
      <w:pPr>
        <w:ind w:left="180"/>
        <w:rPr>
          <w:rFonts w:ascii="Calibri" w:hAnsi="Calibri" w:cs="Calibri"/>
        </w:rPr>
      </w:pPr>
    </w:p>
    <w:p w:rsidRPr="000B686C" w:rsidR="000E2104" w:rsidP="00A25D06" w:rsidRDefault="000E2104" w14:paraId="6C3010BB" w14:textId="77777777">
      <w:pPr>
        <w:spacing w:line="276" w:lineRule="auto"/>
        <w:ind w:left="86"/>
        <w:rPr>
          <w:rFonts w:ascii="Calibri" w:hAnsi="Calibri" w:cs="Calibri"/>
        </w:rPr>
      </w:pPr>
      <w:r w:rsidRPr="000B686C">
        <w:rPr>
          <w:rFonts w:ascii="Calibri" w:hAnsi="Calibri" w:cs="Calibri"/>
        </w:rPr>
        <w:t>Try a minor in: Economics, Child &amp; Adolescent Development</w:t>
      </w:r>
      <w:r w:rsidRPr="000B686C" w:rsidR="005F2EE1">
        <w:rPr>
          <w:rFonts w:ascii="Calibri" w:hAnsi="Calibri" w:cs="Calibri"/>
        </w:rPr>
        <w:t xml:space="preserve">, Health Sciences, Human Communications, Psychology, </w:t>
      </w:r>
      <w:r w:rsidRPr="000B686C" w:rsidR="002B72B7">
        <w:rPr>
          <w:rFonts w:ascii="Calibri" w:hAnsi="Calibri" w:cs="Calibri"/>
        </w:rPr>
        <w:t xml:space="preserve">or </w:t>
      </w:r>
      <w:r w:rsidRPr="000B686C" w:rsidR="005F2EE1">
        <w:rPr>
          <w:rFonts w:ascii="Calibri" w:hAnsi="Calibri" w:cs="Calibri"/>
        </w:rPr>
        <w:t>Foreign Language</w:t>
      </w:r>
    </w:p>
    <w:p w:rsidRPr="000B686C" w:rsidR="000E2104" w:rsidP="005F2EE1" w:rsidRDefault="000E2104" w14:paraId="379CA55B" w14:textId="77777777">
      <w:pPr>
        <w:ind w:left="86"/>
        <w:rPr>
          <w:rFonts w:ascii="Calibri" w:hAnsi="Calibri" w:cs="Calibri"/>
        </w:rPr>
      </w:pPr>
    </w:p>
    <w:p w:rsidRPr="000B686C" w:rsidR="000E2104" w:rsidP="000E2104" w:rsidRDefault="000E2104" w14:paraId="00E36BB9" w14:textId="6BE453C4">
      <w:pPr>
        <w:pStyle w:val="ListParagraph"/>
        <w:numPr>
          <w:ilvl w:val="0"/>
          <w:numId w:val="14"/>
        </w:numPr>
        <w:spacing w:line="244" w:lineRule="auto"/>
        <w:ind w:left="180" w:firstLine="90"/>
        <w:rPr>
          <w:rFonts w:ascii="Calibri" w:hAnsi="Calibri" w:cs="Calibri"/>
        </w:rPr>
      </w:pPr>
      <w:r w:rsidRPr="000B686C">
        <w:rPr>
          <w:rFonts w:ascii="Calibri" w:hAnsi="Calibri" w:cs="Calibri"/>
          <w:color w:val="E36C0A" w:themeColor="accent6" w:themeShade="BF"/>
        </w:rPr>
        <w:t xml:space="preserve">Economics </w:t>
      </w:r>
      <w:r w:rsidRPr="000B686C">
        <w:rPr>
          <w:rFonts w:ascii="Calibri" w:hAnsi="Calibri" w:cs="Calibri"/>
        </w:rPr>
        <w:t>– 18 units (SGMH-</w:t>
      </w:r>
      <w:r w:rsidRPr="000B686C" w:rsidR="4F892E09">
        <w:rPr>
          <w:rFonts w:ascii="Calibri" w:hAnsi="Calibri" w:cs="Calibri"/>
        </w:rPr>
        <w:t>3313</w:t>
      </w:r>
      <w:r w:rsidRPr="000B686C">
        <w:rPr>
          <w:rFonts w:ascii="Calibri" w:hAnsi="Calibri" w:cs="Calibri"/>
        </w:rPr>
        <w:t>)</w:t>
      </w:r>
    </w:p>
    <w:p w:rsidRPr="000B686C" w:rsidR="000E2104" w:rsidP="007607B5" w:rsidRDefault="000E2104" w14:paraId="0D8F6FC2" w14:textId="77777777">
      <w:pPr>
        <w:pStyle w:val="ListParagraph"/>
        <w:numPr>
          <w:ilvl w:val="1"/>
          <w:numId w:val="14"/>
        </w:numPr>
        <w:spacing w:line="244" w:lineRule="auto"/>
        <w:ind w:right="400"/>
        <w:rPr>
          <w:rFonts w:ascii="Calibri" w:hAnsi="Calibri" w:cs="Calibri"/>
        </w:rPr>
      </w:pPr>
      <w:r w:rsidRPr="000B686C">
        <w:rPr>
          <w:rFonts w:ascii="Calibri" w:hAnsi="Calibri" w:cs="Calibri"/>
          <w:shd w:val="clear" w:color="auto" w:fill="FFFFFF"/>
        </w:rPr>
        <w:t>Seeking a better understanding of how the economy operates? A minor in economics provides a foundation in macroeconomics, microeconomics and related analyses, as well as the opportunity to explore topics such as international economies, the economic impact of environmental problems and the economics of public policy. Many courses applicable to an economics minor can also be used to fulfill general education requirements or have a relationship with other primary disciplines, such as political science, geography, history or education.</w:t>
      </w:r>
      <w:r w:rsidRPr="000B686C">
        <w:rPr>
          <w:rFonts w:ascii="Calibri" w:hAnsi="Calibri" w:cs="Calibri"/>
        </w:rPr>
        <w:t xml:space="preserve"> </w:t>
      </w:r>
    </w:p>
    <w:p w:rsidRPr="000B686C" w:rsidR="000E2104" w:rsidP="000E2104" w:rsidRDefault="000E2104" w14:paraId="00687B4B" w14:textId="51ADE158">
      <w:pPr>
        <w:pStyle w:val="ListParagraph"/>
        <w:numPr>
          <w:ilvl w:val="1"/>
          <w:numId w:val="14"/>
        </w:numPr>
        <w:spacing w:line="244" w:lineRule="auto"/>
        <w:ind w:right="310"/>
        <w:rPr>
          <w:rFonts w:ascii="Calibri" w:hAnsi="Calibri" w:cs="Calibri"/>
        </w:rPr>
      </w:pPr>
      <w:r w:rsidRPr="000B686C">
        <w:rPr>
          <w:rFonts w:ascii="Calibri" w:hAnsi="Calibri" w:cs="Calibri"/>
        </w:rPr>
        <w:t>Required: Calculus (MATH 135 or equivalent); ECON 201, 202, AND ECON 310</w:t>
      </w:r>
      <w:r w:rsidRPr="000B686C" w:rsidR="3A2CA350">
        <w:rPr>
          <w:rFonts w:ascii="Calibri" w:hAnsi="Calibri" w:cs="Calibri"/>
        </w:rPr>
        <w:t xml:space="preserve"> or</w:t>
      </w:r>
      <w:r w:rsidRPr="000B686C" w:rsidR="004104AD">
        <w:rPr>
          <w:rFonts w:ascii="Calibri" w:hAnsi="Calibri" w:cs="Calibri"/>
        </w:rPr>
        <w:t xml:space="preserve"> </w:t>
      </w:r>
      <w:r w:rsidRPr="000B686C">
        <w:rPr>
          <w:rFonts w:ascii="Calibri" w:hAnsi="Calibri" w:cs="Calibri"/>
        </w:rPr>
        <w:t xml:space="preserve">315, 320 </w:t>
      </w:r>
      <w:r w:rsidRPr="000B686C" w:rsidR="397E7387">
        <w:rPr>
          <w:rFonts w:ascii="Calibri" w:hAnsi="Calibri" w:cs="Calibri"/>
        </w:rPr>
        <w:t xml:space="preserve">or 325 and </w:t>
      </w:r>
      <w:r w:rsidRPr="000B686C">
        <w:rPr>
          <w:rFonts w:ascii="Calibri" w:hAnsi="Calibri" w:cs="Calibri"/>
        </w:rPr>
        <w:t xml:space="preserve">BUAD 301, + 9 units of </w:t>
      </w:r>
      <w:r w:rsidRPr="000B686C" w:rsidR="004104AD">
        <w:rPr>
          <w:rFonts w:ascii="Calibri" w:hAnsi="Calibri" w:cs="Calibri"/>
        </w:rPr>
        <w:t>upper-division</w:t>
      </w:r>
      <w:r w:rsidRPr="000B686C">
        <w:rPr>
          <w:rFonts w:ascii="Calibri" w:hAnsi="Calibri" w:cs="Calibri"/>
        </w:rPr>
        <w:t xml:space="preserve"> economics electives</w:t>
      </w:r>
    </w:p>
    <w:p w:rsidRPr="000B686C" w:rsidR="000E2104" w:rsidP="000E2104" w:rsidRDefault="000E2104" w14:paraId="5ABF93C4" w14:textId="77777777">
      <w:pPr>
        <w:pStyle w:val="ListParagraph"/>
        <w:spacing w:line="244" w:lineRule="auto"/>
        <w:ind w:left="1440" w:right="310" w:firstLine="0"/>
        <w:rPr>
          <w:rFonts w:ascii="Calibri" w:hAnsi="Calibri" w:cs="Calibri"/>
        </w:rPr>
      </w:pPr>
    </w:p>
    <w:p w:rsidRPr="000B686C" w:rsidR="000E2104" w:rsidP="000E2104" w:rsidRDefault="000E2104" w14:paraId="7F93AF86" w14:textId="443A1043">
      <w:pPr>
        <w:pStyle w:val="ListParagraph"/>
        <w:numPr>
          <w:ilvl w:val="0"/>
          <w:numId w:val="14"/>
        </w:numPr>
        <w:spacing w:line="244" w:lineRule="auto"/>
        <w:ind w:right="310"/>
        <w:rPr>
          <w:rFonts w:ascii="Calibri" w:hAnsi="Calibri" w:cs="Calibri"/>
        </w:rPr>
      </w:pPr>
      <w:r w:rsidRPr="000B686C">
        <w:rPr>
          <w:rFonts w:ascii="Calibri" w:hAnsi="Calibri" w:cs="Calibri"/>
          <w:color w:val="E36C0A" w:themeColor="accent6" w:themeShade="BF"/>
        </w:rPr>
        <w:t xml:space="preserve">Child &amp; Adolescent </w:t>
      </w:r>
      <w:r w:rsidRPr="000B686C" w:rsidR="3C76774A">
        <w:rPr>
          <w:rFonts w:ascii="Calibri" w:hAnsi="Calibri" w:cs="Calibri"/>
          <w:color w:val="E36C0A" w:themeColor="accent6" w:themeShade="BF"/>
        </w:rPr>
        <w:t>Studies</w:t>
      </w:r>
      <w:r w:rsidRPr="000B686C">
        <w:rPr>
          <w:rFonts w:ascii="Calibri" w:hAnsi="Calibri" w:cs="Calibri"/>
        </w:rPr>
        <w:t xml:space="preserve">– </w:t>
      </w:r>
      <w:r w:rsidRPr="000B686C" w:rsidR="007A11D1">
        <w:rPr>
          <w:rFonts w:ascii="Calibri" w:hAnsi="Calibri" w:cs="Calibri"/>
        </w:rPr>
        <w:t>21 units (EC-503)</w:t>
      </w:r>
    </w:p>
    <w:p w:rsidRPr="000B686C" w:rsidR="002B72B7" w:rsidP="002B72B7" w:rsidRDefault="002B72B7" w14:paraId="2E0AB010" w14:textId="77777777">
      <w:pPr>
        <w:pStyle w:val="ListParagraph"/>
        <w:numPr>
          <w:ilvl w:val="1"/>
          <w:numId w:val="14"/>
        </w:numPr>
        <w:spacing w:line="244" w:lineRule="auto"/>
        <w:ind w:right="310"/>
        <w:rPr>
          <w:rFonts w:ascii="Calibri" w:hAnsi="Calibri" w:cs="Calibri"/>
        </w:rPr>
      </w:pPr>
      <w:r w:rsidRPr="000B686C">
        <w:rPr>
          <w:rFonts w:ascii="Calibri" w:hAnsi="Calibri" w:cs="Calibri"/>
          <w:color w:val="000000" w:themeColor="text1"/>
        </w:rPr>
        <w:t>Whether you want to work/volunteer with children/teens or plan to be a parent someday, a minor in Child &amp; Adolescent Studies can give you a head start to recognizing and understanding, key developmental early life stages and developing age-appropriate expectations and responses.</w:t>
      </w:r>
    </w:p>
    <w:p w:rsidRPr="000B686C" w:rsidR="007A11D1" w:rsidP="007A11D1" w:rsidRDefault="007A11D1" w14:paraId="71DCB018" w14:textId="77777777">
      <w:pPr>
        <w:pStyle w:val="ListParagraph"/>
        <w:spacing w:line="244" w:lineRule="auto"/>
        <w:ind w:left="720" w:right="310" w:firstLine="0"/>
        <w:rPr>
          <w:rFonts w:ascii="Calibri" w:hAnsi="Calibri" w:cs="Calibri"/>
        </w:rPr>
      </w:pPr>
    </w:p>
    <w:p w:rsidRPr="000B686C" w:rsidR="005F2EE1" w:rsidP="005F2EE1" w:rsidRDefault="18D0E620" w14:paraId="631D6AC2" w14:textId="6A97477F">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E36C0A" w:themeColor="accent6" w:themeShade="BF"/>
        </w:rPr>
        <w:t>Pre</w:t>
      </w:r>
      <w:r w:rsidRPr="000B686C" w:rsidR="5F5571E0">
        <w:rPr>
          <w:rFonts w:ascii="Calibri" w:hAnsi="Calibri" w:cs="Calibri"/>
          <w:color w:val="E36C0A" w:themeColor="accent6" w:themeShade="BF"/>
        </w:rPr>
        <w:t xml:space="preserve">- Health Professions </w:t>
      </w:r>
      <w:r w:rsidRPr="000B686C" w:rsidR="005F2EE1">
        <w:rPr>
          <w:rFonts w:ascii="Calibri" w:hAnsi="Calibri" w:cs="Calibri"/>
          <w:color w:val="E36C0A" w:themeColor="accent6" w:themeShade="BF"/>
        </w:rPr>
        <w:t xml:space="preserve"> </w:t>
      </w:r>
      <w:r w:rsidRPr="000B686C" w:rsidR="005F2EE1">
        <w:rPr>
          <w:rFonts w:ascii="Calibri" w:hAnsi="Calibri" w:cs="Calibri"/>
        </w:rPr>
        <w:t>– 2</w:t>
      </w:r>
      <w:r w:rsidRPr="000B686C" w:rsidR="29DE6F39">
        <w:rPr>
          <w:rFonts w:ascii="Calibri" w:hAnsi="Calibri" w:cs="Calibri"/>
        </w:rPr>
        <w:t>4-25</w:t>
      </w:r>
      <w:r w:rsidRPr="000B686C" w:rsidR="005F2EE1">
        <w:rPr>
          <w:rFonts w:ascii="Calibri" w:hAnsi="Calibri" w:cs="Calibri"/>
        </w:rPr>
        <w:t xml:space="preserve"> units (KHS-</w:t>
      </w:r>
      <w:r w:rsidRPr="000B686C" w:rsidR="48D7B600">
        <w:rPr>
          <w:rFonts w:ascii="Calibri" w:hAnsi="Calibri" w:cs="Calibri"/>
        </w:rPr>
        <w:t>223</w:t>
      </w:r>
      <w:r w:rsidRPr="000B686C" w:rsidR="005F2EE1">
        <w:rPr>
          <w:rFonts w:ascii="Calibri" w:hAnsi="Calibri" w:cs="Calibri"/>
        </w:rPr>
        <w:t>)</w:t>
      </w:r>
    </w:p>
    <w:p w:rsidRPr="000B686C" w:rsidR="005F2EE1" w:rsidP="005F2EE1" w:rsidRDefault="005F2EE1" w14:paraId="26BB26AE" w14:textId="79357791">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shd w:val="clear" w:color="auto" w:fill="FFFFFF"/>
        </w:rPr>
        <w:t>For students interested in personal growth, community service, intellectual stimulation, and professional career opportunities in the health field, a minor in health science is a method to achieve these goals.</w:t>
      </w:r>
      <w:r w:rsidRPr="000B686C">
        <w:rPr>
          <w:rStyle w:val="Emphasis"/>
          <w:rFonts w:ascii="Calibri" w:hAnsi="Calibri" w:cs="Calibri"/>
          <w:shd w:val="clear" w:color="auto" w:fill="FFFFFF"/>
        </w:rPr>
        <w:t> </w:t>
      </w:r>
      <w:r w:rsidRPr="000B686C">
        <w:rPr>
          <w:rFonts w:ascii="Calibri" w:hAnsi="Calibri" w:cs="Calibri"/>
          <w:shd w:val="clear" w:color="auto" w:fill="FFFFFF"/>
        </w:rPr>
        <w:t>The</w:t>
      </w:r>
      <w:r w:rsidRPr="000B686C">
        <w:rPr>
          <w:rStyle w:val="Emphasis"/>
          <w:rFonts w:ascii="Calibri" w:hAnsi="Calibri" w:cs="Calibri"/>
          <w:shd w:val="clear" w:color="auto" w:fill="FFFFFF"/>
        </w:rPr>
        <w:t> Health Promotion and Disease Prevention Advisory track </w:t>
      </w:r>
      <w:r w:rsidRPr="000B686C">
        <w:rPr>
          <w:rFonts w:ascii="Calibri" w:hAnsi="Calibri" w:cs="Calibri"/>
          <w:shd w:val="clear" w:color="auto" w:fill="FFFFFF"/>
        </w:rPr>
        <w:t xml:space="preserve">provides students with a broad overview of health and well-being, health behavior theory, and specialized content areas to meet </w:t>
      </w:r>
      <w:r w:rsidRPr="000B686C" w:rsidR="004104AD">
        <w:rPr>
          <w:rFonts w:ascii="Calibri" w:hAnsi="Calibri" w:cs="Calibri"/>
          <w:shd w:val="clear" w:color="auto" w:fill="FFFFFF"/>
        </w:rPr>
        <w:t>students’</w:t>
      </w:r>
      <w:r w:rsidRPr="000B686C">
        <w:rPr>
          <w:rFonts w:ascii="Calibri" w:hAnsi="Calibri" w:cs="Calibri"/>
          <w:shd w:val="clear" w:color="auto" w:fill="FFFFFF"/>
        </w:rPr>
        <w:t xml:space="preserve"> interests</w:t>
      </w:r>
      <w:r w:rsidRPr="000B686C">
        <w:rPr>
          <w:rStyle w:val="Emphasis"/>
          <w:rFonts w:ascii="Calibri" w:hAnsi="Calibri" w:cs="Calibri"/>
          <w:shd w:val="clear" w:color="auto" w:fill="FFFFFF"/>
        </w:rPr>
        <w:t>. </w:t>
      </w:r>
    </w:p>
    <w:p w:rsidRPr="000B686C" w:rsidR="005F2EE1" w:rsidP="005F2EE1" w:rsidRDefault="005F2EE1" w14:paraId="4B644A8D" w14:textId="77777777">
      <w:pPr>
        <w:pStyle w:val="ListParagraph"/>
        <w:spacing w:line="244" w:lineRule="auto"/>
        <w:ind w:left="720" w:right="310" w:firstLine="0"/>
        <w:rPr>
          <w:rFonts w:ascii="Calibri" w:hAnsi="Calibri" w:cs="Calibri"/>
        </w:rPr>
      </w:pPr>
    </w:p>
    <w:p w:rsidRPr="000B686C" w:rsidR="007A11D1" w:rsidP="007A11D1" w:rsidRDefault="328F0599" w14:paraId="2EA49A3A" w14:textId="0F412C3D">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E36C0A" w:themeColor="accent6" w:themeShade="BF"/>
        </w:rPr>
        <w:t xml:space="preserve">Communication Studies </w:t>
      </w:r>
      <w:r w:rsidRPr="000B686C" w:rsidR="007A11D1">
        <w:rPr>
          <w:rFonts w:ascii="Calibri" w:hAnsi="Calibri" w:cs="Calibri"/>
          <w:color w:val="E36C0A" w:themeColor="accent6" w:themeShade="BF"/>
        </w:rPr>
        <w:t xml:space="preserve"> </w:t>
      </w:r>
      <w:r w:rsidRPr="000B686C" w:rsidR="007A11D1">
        <w:rPr>
          <w:rFonts w:ascii="Calibri" w:hAnsi="Calibri" w:cs="Calibri"/>
        </w:rPr>
        <w:t>– 18 units (CP-4</w:t>
      </w:r>
      <w:r w:rsidRPr="000B686C" w:rsidR="134A01B2">
        <w:rPr>
          <w:rFonts w:ascii="Calibri" w:hAnsi="Calibri" w:cs="Calibri"/>
        </w:rPr>
        <w:t>20</w:t>
      </w:r>
      <w:r w:rsidRPr="000B686C" w:rsidR="007A11D1">
        <w:rPr>
          <w:rFonts w:ascii="Calibri" w:hAnsi="Calibri" w:cs="Calibri"/>
        </w:rPr>
        <w:t>)</w:t>
      </w:r>
    </w:p>
    <w:p w:rsidRPr="000B686C" w:rsidR="004104AD" w:rsidP="004104AD" w:rsidRDefault="004104AD" w14:paraId="556C8D7F" w14:textId="77777777">
      <w:pPr>
        <w:pStyle w:val="ListParagraph"/>
        <w:numPr>
          <w:ilvl w:val="1"/>
          <w:numId w:val="14"/>
        </w:numPr>
        <w:rPr>
          <w:rFonts w:ascii="Calibri" w:hAnsi="Calibri" w:cs="Calibri"/>
        </w:rPr>
      </w:pPr>
      <w:r w:rsidRPr="000B686C">
        <w:rPr>
          <w:rFonts w:ascii="Calibri" w:hAnsi="Calibri" w:cs="Calibri"/>
        </w:rPr>
        <w:t xml:space="preserve">An understanding of the challenges of effective communication and how communication can be facilitated is of great value in life. </w:t>
      </w:r>
    </w:p>
    <w:p w:rsidRPr="000B686C" w:rsidR="007A11D1" w:rsidP="007A11D1" w:rsidRDefault="007A11D1" w14:paraId="00ED2F3B"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rPr>
        <w:t>Required: 6 electives</w:t>
      </w:r>
    </w:p>
    <w:p w:rsidRPr="000B686C" w:rsidR="007A11D1" w:rsidP="007A11D1" w:rsidRDefault="007A11D1" w14:paraId="5D0A1095" w14:textId="77777777">
      <w:pPr>
        <w:pStyle w:val="ListParagraph"/>
        <w:widowControl/>
        <w:numPr>
          <w:ilvl w:val="2"/>
          <w:numId w:val="14"/>
        </w:numPr>
        <w:autoSpaceDE/>
        <w:autoSpaceDN/>
        <w:spacing w:after="160" w:line="259" w:lineRule="auto"/>
        <w:contextualSpacing/>
        <w:rPr>
          <w:rFonts w:ascii="Calibri" w:hAnsi="Calibri" w:cs="Calibri"/>
        </w:rPr>
      </w:pPr>
      <w:r w:rsidRPr="000B686C">
        <w:rPr>
          <w:rFonts w:ascii="Calibri" w:hAnsi="Calibri" w:cs="Calibri"/>
        </w:rPr>
        <w:t>Recommended for CRJU majors: HCOM 200, 335 and 337 (future lawyers)</w:t>
      </w:r>
    </w:p>
    <w:p w:rsidRPr="000B686C" w:rsidR="007A11D1" w:rsidP="007A11D1" w:rsidRDefault="007A11D1" w14:paraId="082C48EB" w14:textId="77777777">
      <w:pPr>
        <w:pStyle w:val="ListParagraph"/>
        <w:spacing w:line="244" w:lineRule="auto"/>
        <w:ind w:left="720" w:right="310" w:firstLine="0"/>
        <w:rPr>
          <w:rFonts w:ascii="Calibri" w:hAnsi="Calibri" w:cs="Calibri"/>
        </w:rPr>
      </w:pPr>
    </w:p>
    <w:p w:rsidRPr="000B686C" w:rsidR="007A11D1" w:rsidP="007A11D1" w:rsidRDefault="000E2104" w14:paraId="27647CF3"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E36C0A" w:themeColor="accent6" w:themeShade="BF"/>
        </w:rPr>
        <w:t>Psychology</w:t>
      </w:r>
      <w:r w:rsidRPr="000B686C" w:rsidR="007A11D1">
        <w:rPr>
          <w:rFonts w:ascii="Calibri" w:hAnsi="Calibri" w:cs="Calibri"/>
          <w:color w:val="E36C0A" w:themeColor="accent6" w:themeShade="BF"/>
        </w:rPr>
        <w:t xml:space="preserve"> </w:t>
      </w:r>
      <w:r w:rsidRPr="000B686C" w:rsidR="007A11D1">
        <w:rPr>
          <w:rFonts w:ascii="Calibri" w:hAnsi="Calibri" w:cs="Calibri"/>
        </w:rPr>
        <w:t>– 21 units (H-830 M/L)</w:t>
      </w:r>
    </w:p>
    <w:p w:rsidRPr="000B686C" w:rsidR="007607B5" w:rsidP="007607B5" w:rsidRDefault="007607B5" w14:paraId="2BF631A0" w14:textId="77777777">
      <w:pPr>
        <w:pStyle w:val="ListParagraph"/>
        <w:widowControl/>
        <w:numPr>
          <w:ilvl w:val="1"/>
          <w:numId w:val="14"/>
        </w:numPr>
        <w:autoSpaceDE/>
        <w:autoSpaceDN/>
        <w:spacing w:after="160" w:line="259" w:lineRule="auto"/>
        <w:contextualSpacing/>
        <w:rPr>
          <w:rFonts w:ascii="Calibri" w:hAnsi="Calibri" w:cs="Calibri"/>
        </w:rPr>
      </w:pPr>
      <w:r w:rsidRPr="000B686C">
        <w:rPr>
          <w:rFonts w:ascii="Calibri" w:hAnsi="Calibri" w:cs="Calibri"/>
          <w:color w:val="000000" w:themeColor="text1"/>
        </w:rPr>
        <w:t>Useful in everyday life and relationships.</w:t>
      </w:r>
    </w:p>
    <w:p w:rsidRPr="000B686C" w:rsidR="005F2EE1" w:rsidP="005F2EE1" w:rsidRDefault="005F2EE1" w14:paraId="2677290C" w14:textId="77777777">
      <w:pPr>
        <w:pStyle w:val="ListParagraph"/>
        <w:widowControl/>
        <w:autoSpaceDE/>
        <w:autoSpaceDN/>
        <w:spacing w:after="160" w:line="259" w:lineRule="auto"/>
        <w:ind w:left="720" w:firstLine="0"/>
        <w:contextualSpacing/>
        <w:rPr>
          <w:rFonts w:ascii="Calibri" w:hAnsi="Calibri" w:cs="Calibri"/>
        </w:rPr>
      </w:pPr>
    </w:p>
    <w:p w:rsidRPr="000B686C" w:rsidR="005F2EE1" w:rsidP="005F2EE1" w:rsidRDefault="005F2EE1" w14:paraId="2A3CAE9F" w14:textId="77777777">
      <w:pPr>
        <w:pStyle w:val="ListParagraph"/>
        <w:widowControl/>
        <w:numPr>
          <w:ilvl w:val="0"/>
          <w:numId w:val="14"/>
        </w:numPr>
        <w:autoSpaceDE/>
        <w:autoSpaceDN/>
        <w:spacing w:after="160" w:line="259" w:lineRule="auto"/>
        <w:contextualSpacing/>
        <w:rPr>
          <w:rFonts w:ascii="Calibri" w:hAnsi="Calibri" w:cs="Calibri"/>
        </w:rPr>
      </w:pPr>
      <w:r w:rsidRPr="000B686C">
        <w:rPr>
          <w:rFonts w:ascii="Calibri" w:hAnsi="Calibri" w:cs="Calibri"/>
          <w:color w:val="E36C0A" w:themeColor="accent6" w:themeShade="BF"/>
        </w:rPr>
        <w:t xml:space="preserve">Foreign Language </w:t>
      </w:r>
      <w:r w:rsidRPr="000B686C">
        <w:rPr>
          <w:rFonts w:ascii="Calibri" w:hAnsi="Calibri" w:cs="Calibri"/>
        </w:rPr>
        <w:t xml:space="preserve">– units vary by program (H-835A) </w:t>
      </w:r>
    </w:p>
    <w:p w:rsidRPr="000B686C" w:rsidR="000E2104" w:rsidP="000B686C" w:rsidRDefault="005F2EE1" w14:paraId="4EA9BA15" w14:textId="689ECEB1">
      <w:pPr>
        <w:pStyle w:val="ListParagraph"/>
        <w:widowControl/>
        <w:autoSpaceDE/>
        <w:autoSpaceDN/>
        <w:spacing w:after="160" w:line="259" w:lineRule="auto"/>
        <w:ind w:left="1440" w:firstLine="0"/>
        <w:contextualSpacing/>
        <w:rPr>
          <w:rFonts w:ascii="Calibri" w:hAnsi="Calibri" w:cs="Calibri"/>
        </w:rPr>
      </w:pPr>
      <w:r w:rsidRPr="000B686C">
        <w:rPr>
          <w:rFonts w:ascii="Calibri" w:hAnsi="Calibri" w:cs="Calibri"/>
        </w:rPr>
        <w:t>Options: Chinese, Japanese, Vietnamese, Spanish,  French</w:t>
      </w:r>
    </w:p>
    <w:p w:rsidRPr="000B686C" w:rsidR="004104AD" w:rsidP="004C1E2E" w:rsidRDefault="004104AD" w14:paraId="272C5972" w14:textId="77777777">
      <w:pPr>
        <w:pStyle w:val="Heading1"/>
        <w:jc w:val="center"/>
        <w:rPr>
          <w:rFonts w:ascii="Calibri" w:hAnsi="Calibri" w:cs="Calibri"/>
        </w:rPr>
      </w:pPr>
      <w:bookmarkStart w:name="_Toc141195003" w:id="29"/>
      <w:r w:rsidRPr="000B686C">
        <w:rPr>
          <w:rFonts w:ascii="Calibri" w:hAnsi="Calibri" w:cs="Calibri"/>
        </w:rPr>
        <w:t>RESEARCH AND OTHER OPPORTUNITIES</w:t>
      </w:r>
      <w:bookmarkEnd w:id="29"/>
    </w:p>
    <w:p w:rsidRPr="000B686C" w:rsidR="004104AD" w:rsidP="004104AD" w:rsidRDefault="004104AD" w14:paraId="6B703E42" w14:textId="77777777">
      <w:pPr>
        <w:pStyle w:val="BodyText"/>
        <w:spacing w:before="10"/>
        <w:rPr>
          <w:rFonts w:ascii="Calibri" w:hAnsi="Calibri" w:cs="Calibri"/>
          <w:b/>
          <w:sz w:val="28"/>
        </w:rPr>
      </w:pPr>
    </w:p>
    <w:p w:rsidRPr="000B686C" w:rsidR="004104AD" w:rsidP="004104AD" w:rsidRDefault="004104AD" w14:paraId="4C114DA1" w14:textId="77777777">
      <w:pPr>
        <w:pStyle w:val="Heading8"/>
        <w:ind w:left="112"/>
        <w:rPr>
          <w:rFonts w:ascii="Calibri" w:hAnsi="Calibri" w:cs="Calibri"/>
          <w:sz w:val="24"/>
          <w:szCs w:val="22"/>
        </w:rPr>
      </w:pPr>
      <w:r w:rsidRPr="000B686C">
        <w:rPr>
          <w:rFonts w:ascii="Calibri" w:hAnsi="Calibri" w:cs="Calibri"/>
          <w:w w:val="105"/>
          <w:sz w:val="24"/>
          <w:szCs w:val="22"/>
          <w:u w:val="single"/>
        </w:rPr>
        <w:t>Research Courses</w:t>
      </w:r>
    </w:p>
    <w:p w:rsidRPr="000B686C" w:rsidR="004104AD" w:rsidP="004104AD" w:rsidRDefault="004104AD" w14:paraId="4EDC09A8" w14:textId="77777777">
      <w:pPr>
        <w:pStyle w:val="BodyText"/>
        <w:spacing w:before="120" w:line="252" w:lineRule="auto"/>
        <w:ind w:left="115" w:right="115"/>
        <w:rPr>
          <w:rFonts w:ascii="Calibri" w:hAnsi="Calibri" w:cs="Calibri"/>
          <w:sz w:val="22"/>
          <w:szCs w:val="22"/>
        </w:rPr>
      </w:pPr>
      <w:r w:rsidRPr="000B686C">
        <w:rPr>
          <w:rFonts w:ascii="Calibri" w:hAnsi="Calibri" w:cs="Calibri"/>
          <w:b/>
          <w:w w:val="105"/>
          <w:sz w:val="22"/>
          <w:szCs w:val="22"/>
        </w:rPr>
        <w:t xml:space="preserve">Undergraduate Research with Faculty (CRJU 499; 1-3 units) – </w:t>
      </w:r>
      <w:r w:rsidRPr="000B686C">
        <w:rPr>
          <w:rFonts w:ascii="Calibri" w:hAnsi="Calibri" w:cs="Calibri"/>
          <w:w w:val="105"/>
          <w:sz w:val="22"/>
          <w:szCs w:val="22"/>
        </w:rPr>
        <w:t>Independent Studies are intended for (1) students who are interested in pursuing their own research, under faculty supervision or (2) students working with faculty on a faculty research project. Students can take 1-3 units of independent study per semester, up to 6 units of independent study as part of their degree. Student-faculty collaborations are created by mutual interest. If you are interested in the research process and independent study, talk to your favorite professor about the possibility.  The faculty roster near the end of this handbook briefly summarizes faculty research interests but you can also learn about individual faculty research interests on the Criminal Justice web page.</w:t>
      </w:r>
    </w:p>
    <w:p w:rsidRPr="000B686C" w:rsidR="004104AD" w:rsidP="004104AD" w:rsidRDefault="004104AD" w14:paraId="6A6B48A5" w14:textId="0BF06FFD">
      <w:pPr>
        <w:pStyle w:val="BodyText"/>
        <w:spacing w:before="120" w:line="252" w:lineRule="auto"/>
        <w:ind w:left="115" w:right="115"/>
        <w:rPr>
          <w:rFonts w:ascii="Calibri" w:hAnsi="Calibri" w:cs="Calibri"/>
          <w:sz w:val="22"/>
          <w:szCs w:val="22"/>
        </w:rPr>
      </w:pPr>
      <w:r w:rsidRPr="000B686C">
        <w:rPr>
          <w:rFonts w:ascii="Calibri" w:hAnsi="Calibri" w:cs="Calibri"/>
          <w:b/>
          <w:sz w:val="22"/>
          <w:szCs w:val="22"/>
        </w:rPr>
        <w:t>Applied Policy Research (CRJU 491; 3 units)</w:t>
      </w:r>
      <w:r w:rsidRPr="000B686C">
        <w:rPr>
          <w:rFonts w:ascii="Calibri" w:hAnsi="Calibri" w:cs="Calibri"/>
          <w:sz w:val="22"/>
          <w:szCs w:val="22"/>
        </w:rPr>
        <w:t xml:space="preserve"> – This course is designed for students who are interested in research but not sure whether they are ready for an independent study.  Students in the course conduct independent research in small groups, under faculty supervision, on important policy-relevant questions proposed by members of the public, leaders of government or non-profit agencies, or politicians in our community.  The class is by “permit only” and offered every 2-3 years.  If you are interested in this course, talk to PAJ Division Chair Dr. </w:t>
      </w:r>
      <w:r w:rsidR="005F3E23">
        <w:rPr>
          <w:rFonts w:ascii="Calibri" w:hAnsi="Calibri" w:cs="Calibri"/>
          <w:sz w:val="22"/>
          <w:szCs w:val="22"/>
        </w:rPr>
        <w:t>Phil Kopp</w:t>
      </w:r>
      <w:r w:rsidRPr="000B686C">
        <w:rPr>
          <w:rFonts w:ascii="Calibri" w:hAnsi="Calibri" w:cs="Calibri"/>
          <w:sz w:val="22"/>
          <w:szCs w:val="22"/>
        </w:rPr>
        <w:t xml:space="preserve"> (</w:t>
      </w:r>
      <w:hyperlink w:history="1" r:id="rId38">
        <w:r w:rsidRPr="000B686C">
          <w:rPr>
            <w:rStyle w:val="Hyperlink"/>
            <w:rFonts w:ascii="Calibri" w:hAnsi="Calibri" w:cs="Calibri"/>
            <w:color w:val="auto"/>
            <w:sz w:val="22"/>
            <w:szCs w:val="22"/>
          </w:rPr>
          <w:t>mjarvis@fullerton.edu</w:t>
        </w:r>
      </w:hyperlink>
      <w:r w:rsidRPr="000B686C">
        <w:rPr>
          <w:rFonts w:ascii="Calibri" w:hAnsi="Calibri" w:cs="Calibri"/>
          <w:sz w:val="22"/>
          <w:szCs w:val="22"/>
        </w:rPr>
        <w:t>, GH-510) or, Dr. Christie Gardiner (</w:t>
      </w:r>
      <w:hyperlink w:history="1" r:id="rId39">
        <w:r w:rsidRPr="000B686C">
          <w:rPr>
            <w:rStyle w:val="Hyperlink"/>
            <w:rFonts w:ascii="Calibri" w:hAnsi="Calibri" w:cs="Calibri"/>
            <w:color w:val="auto"/>
            <w:sz w:val="22"/>
            <w:szCs w:val="22"/>
          </w:rPr>
          <w:t>cgardiner@fullerton.edu</w:t>
        </w:r>
      </w:hyperlink>
      <w:r w:rsidRPr="000B686C">
        <w:rPr>
          <w:rFonts w:ascii="Calibri" w:hAnsi="Calibri" w:cs="Calibri"/>
          <w:sz w:val="22"/>
          <w:szCs w:val="22"/>
        </w:rPr>
        <w:t>, GH-530).</w:t>
      </w:r>
    </w:p>
    <w:p w:rsidRPr="000B686C" w:rsidR="004104AD" w:rsidP="004104AD" w:rsidRDefault="004104AD" w14:paraId="30CEE13F" w14:textId="77777777">
      <w:pPr>
        <w:pStyle w:val="BodyText"/>
        <w:spacing w:before="9"/>
        <w:rPr>
          <w:rFonts w:ascii="Calibri" w:hAnsi="Calibri" w:cs="Calibri"/>
          <w:sz w:val="22"/>
          <w:szCs w:val="22"/>
        </w:rPr>
      </w:pPr>
    </w:p>
    <w:p w:rsidRPr="000B686C" w:rsidR="004104AD" w:rsidP="004104AD" w:rsidRDefault="004104AD" w14:paraId="0BA3F8AB" w14:textId="77777777">
      <w:pPr>
        <w:pStyle w:val="Heading8"/>
        <w:spacing w:before="97"/>
        <w:ind w:left="112"/>
        <w:rPr>
          <w:rFonts w:ascii="Calibri" w:hAnsi="Calibri" w:cs="Calibri"/>
          <w:sz w:val="22"/>
          <w:szCs w:val="22"/>
        </w:rPr>
      </w:pPr>
      <w:r w:rsidRPr="000B686C">
        <w:rPr>
          <w:rFonts w:ascii="Calibri" w:hAnsi="Calibri" w:cs="Calibri"/>
          <w:w w:val="105"/>
          <w:sz w:val="24"/>
          <w:szCs w:val="22"/>
          <w:u w:val="single"/>
        </w:rPr>
        <w:t>Experiential Classes and Programs</w:t>
      </w:r>
    </w:p>
    <w:p w:rsidRPr="000B686C" w:rsidR="004104AD" w:rsidP="004104AD" w:rsidRDefault="004104AD" w14:paraId="2C87763D" w14:textId="2898EDBC">
      <w:pPr>
        <w:pStyle w:val="BodyText"/>
        <w:spacing w:before="120" w:after="120" w:line="252" w:lineRule="auto"/>
        <w:ind w:left="115" w:right="40"/>
        <w:rPr>
          <w:rFonts w:ascii="Calibri" w:hAnsi="Calibri" w:cs="Calibri"/>
          <w:w w:val="105"/>
          <w:sz w:val="22"/>
          <w:szCs w:val="22"/>
        </w:rPr>
      </w:pPr>
      <w:r w:rsidRPr="000B686C">
        <w:rPr>
          <w:rFonts w:ascii="Calibri" w:hAnsi="Calibri" w:cs="Calibri"/>
          <w:b/>
          <w:w w:val="105"/>
          <w:sz w:val="22"/>
          <w:szCs w:val="22"/>
        </w:rPr>
        <w:t xml:space="preserve">Service-learning classes – </w:t>
      </w:r>
      <w:r w:rsidRPr="000B686C">
        <w:rPr>
          <w:rFonts w:ascii="Calibri" w:hAnsi="Calibri" w:cs="Calibri"/>
          <w:w w:val="105"/>
          <w:sz w:val="22"/>
          <w:szCs w:val="22"/>
        </w:rPr>
        <w:t xml:space="preserve">These small classes </w:t>
      </w:r>
      <w:r w:rsidR="005F3E23">
        <w:rPr>
          <w:rFonts w:ascii="Calibri" w:hAnsi="Calibri" w:cs="Calibri"/>
          <w:w w:val="105"/>
          <w:sz w:val="22"/>
          <w:szCs w:val="22"/>
        </w:rPr>
        <w:t>use community service experiences in conjunction with classroom lectures and discussions</w:t>
      </w:r>
      <w:r w:rsidRPr="000B686C">
        <w:rPr>
          <w:rFonts w:ascii="Calibri" w:hAnsi="Calibri" w:cs="Calibri"/>
          <w:w w:val="105"/>
          <w:sz w:val="22"/>
          <w:szCs w:val="22"/>
        </w:rPr>
        <w:t xml:space="preserve"> to expand and deepen students’ learning of a subject.  </w:t>
      </w:r>
    </w:p>
    <w:p w:rsidRPr="000B686C" w:rsidR="004104AD" w:rsidP="004104AD" w:rsidRDefault="004104AD" w14:paraId="63CFCBE3" w14:textId="31AACD63">
      <w:pPr>
        <w:pStyle w:val="ListParagraph"/>
        <w:numPr>
          <w:ilvl w:val="0"/>
          <w:numId w:val="17"/>
        </w:numPr>
        <w:spacing w:before="120"/>
        <w:rPr>
          <w:rFonts w:ascii="Calibri" w:hAnsi="Calibri" w:cs="Calibri"/>
        </w:rPr>
      </w:pPr>
      <w:r w:rsidRPr="000B686C">
        <w:rPr>
          <w:rFonts w:ascii="Calibri" w:hAnsi="Calibri" w:cs="Calibri"/>
          <w:b/>
        </w:rPr>
        <w:t xml:space="preserve">CRJU </w:t>
      </w:r>
      <w:r w:rsidR="005F3E23">
        <w:rPr>
          <w:rFonts w:ascii="Calibri" w:hAnsi="Calibri" w:cs="Calibri"/>
          <w:b/>
        </w:rPr>
        <w:t>4</w:t>
      </w:r>
      <w:r w:rsidR="00A47C17">
        <w:rPr>
          <w:rFonts w:ascii="Calibri" w:hAnsi="Calibri" w:cs="Calibri"/>
          <w:b/>
        </w:rPr>
        <w:t>0</w:t>
      </w:r>
      <w:r w:rsidR="005F3E23">
        <w:rPr>
          <w:rFonts w:ascii="Calibri" w:hAnsi="Calibri" w:cs="Calibri"/>
          <w:b/>
        </w:rPr>
        <w:t>2</w:t>
      </w:r>
      <w:r w:rsidRPr="000B686C">
        <w:rPr>
          <w:rFonts w:ascii="Calibri" w:hAnsi="Calibri" w:cs="Calibri"/>
          <w:b/>
        </w:rPr>
        <w:t xml:space="preserve"> – </w:t>
      </w:r>
      <w:r w:rsidR="005F3E23">
        <w:rPr>
          <w:rFonts w:ascii="Calibri" w:hAnsi="Calibri" w:cs="Calibri"/>
          <w:b/>
        </w:rPr>
        <w:t xml:space="preserve">The </w:t>
      </w:r>
      <w:r w:rsidRPr="000B686C">
        <w:rPr>
          <w:rFonts w:ascii="Calibri" w:hAnsi="Calibri" w:cs="Calibri"/>
          <w:b/>
        </w:rPr>
        <w:t>Criminal Court</w:t>
      </w:r>
      <w:r w:rsidR="005F3E23">
        <w:rPr>
          <w:rFonts w:ascii="Calibri" w:hAnsi="Calibri" w:cs="Calibri"/>
          <w:b/>
        </w:rPr>
        <w:t xml:space="preserve"> Experience</w:t>
      </w:r>
      <w:r w:rsidRPr="000B686C">
        <w:rPr>
          <w:rFonts w:ascii="Calibri" w:hAnsi="Calibri" w:cs="Calibri"/>
        </w:rPr>
        <w:t xml:space="preserve"> – This course incorporates extensive active learning designed to transition students from the academic world to the legal profession.  Students meet weekly at a courthouse to observe the criminal courtroom in action and shadow a member of the California judiciary.  There are also classes with a faculty member at CSUF to discuss key players, functions, and procedures within the criminal courts.  </w:t>
      </w:r>
    </w:p>
    <w:p w:rsidRPr="005F3E23" w:rsidR="004104AD" w:rsidP="005F3E23" w:rsidRDefault="004104AD" w14:paraId="30515A62" w14:textId="209882E3">
      <w:pPr>
        <w:pStyle w:val="ListParagraph"/>
        <w:numPr>
          <w:ilvl w:val="0"/>
          <w:numId w:val="17"/>
        </w:numPr>
        <w:spacing w:before="120"/>
        <w:rPr>
          <w:rFonts w:ascii="Calibri" w:hAnsi="Calibri" w:cs="Calibri"/>
          <w:shd w:val="clear" w:color="auto" w:fill="FFFFFF"/>
        </w:rPr>
      </w:pPr>
      <w:r w:rsidRPr="000B686C">
        <w:rPr>
          <w:rFonts w:ascii="Calibri" w:hAnsi="Calibri" w:cs="Calibri"/>
          <w:b/>
          <w:w w:val="105"/>
        </w:rPr>
        <w:t>CRJU 415 – Policing the City –</w:t>
      </w:r>
      <w:r w:rsidRPr="000B686C">
        <w:rPr>
          <w:rFonts w:ascii="Calibri" w:hAnsi="Calibri" w:cs="Calibri"/>
          <w:color w:val="000000"/>
          <w:shd w:val="clear" w:color="auto" w:fill="FFFFFF"/>
        </w:rPr>
        <w:t xml:space="preserve"> This </w:t>
      </w:r>
      <w:r w:rsidRPr="000B686C" w:rsidR="005F3E23">
        <w:rPr>
          <w:rFonts w:ascii="Calibri" w:hAnsi="Calibri" w:cs="Calibri"/>
          <w:color w:val="000000"/>
          <w:shd w:val="clear" w:color="auto" w:fill="FFFFFF"/>
        </w:rPr>
        <w:t>service-learning</w:t>
      </w:r>
      <w:r w:rsidRPr="000B686C">
        <w:rPr>
          <w:rFonts w:ascii="Calibri" w:hAnsi="Calibri" w:cs="Calibri"/>
          <w:color w:val="000000"/>
          <w:shd w:val="clear" w:color="auto" w:fill="FFFFFF"/>
        </w:rPr>
        <w:t xml:space="preserve"> course critically examines methods used by police to control crime and promote social order in </w:t>
      </w:r>
      <w:r w:rsidR="005F3E23">
        <w:rPr>
          <w:rFonts w:ascii="Calibri" w:hAnsi="Calibri" w:cs="Calibri"/>
          <w:color w:val="000000"/>
          <w:shd w:val="clear" w:color="auto" w:fill="FFFFFF"/>
        </w:rPr>
        <w:t>inner-city</w:t>
      </w:r>
      <w:r w:rsidRPr="000B686C">
        <w:rPr>
          <w:rFonts w:ascii="Calibri" w:hAnsi="Calibri" w:cs="Calibri"/>
          <w:color w:val="000000"/>
          <w:shd w:val="clear" w:color="auto" w:fill="FFFFFF"/>
        </w:rPr>
        <w:t xml:space="preserve"> areas. Students consider the various issues from multiple perspectives (residents, merchants, customers, organizations</w:t>
      </w:r>
      <w:r w:rsidR="005F3E23">
        <w:rPr>
          <w:rFonts w:ascii="Calibri" w:hAnsi="Calibri" w:cs="Calibri"/>
          <w:color w:val="000000"/>
          <w:shd w:val="clear" w:color="auto" w:fill="FFFFFF"/>
        </w:rPr>
        <w:t>,</w:t>
      </w:r>
      <w:r w:rsidRPr="000B686C">
        <w:rPr>
          <w:rFonts w:ascii="Calibri" w:hAnsi="Calibri" w:cs="Calibri"/>
          <w:color w:val="000000"/>
          <w:shd w:val="clear" w:color="auto" w:fill="FFFFFF"/>
        </w:rPr>
        <w:t xml:space="preserve"> and other users of public space).  This course is taught every 2-3 years.</w:t>
      </w:r>
    </w:p>
    <w:p w:rsidRPr="000B686C" w:rsidR="004104AD" w:rsidP="004104AD" w:rsidRDefault="004104AD" w14:paraId="3C052C02" w14:textId="77777777">
      <w:pPr>
        <w:pStyle w:val="BodyText"/>
        <w:spacing w:before="96" w:line="252" w:lineRule="auto"/>
        <w:ind w:left="115" w:right="187"/>
        <w:rPr>
          <w:rFonts w:ascii="Calibri" w:hAnsi="Calibri" w:cs="Calibri"/>
        </w:rPr>
      </w:pPr>
      <w:r w:rsidRPr="000B686C">
        <w:rPr>
          <w:rFonts w:ascii="Calibri" w:hAnsi="Calibri" w:cs="Calibri"/>
          <w:b/>
          <w:w w:val="105"/>
          <w:sz w:val="22"/>
          <w:szCs w:val="22"/>
        </w:rPr>
        <w:t xml:space="preserve">Internships (3 units per semester, up to 6 total) – </w:t>
      </w:r>
      <w:r w:rsidRPr="000B686C">
        <w:rPr>
          <w:rFonts w:ascii="Calibri" w:hAnsi="Calibri" w:cs="Calibri"/>
        </w:rPr>
        <w:t xml:space="preserve">An internship gives students practical experience connected to their education and it helps answer the question "what does this education have to do with the 'real' world?" Besides allowing you to integrate your classroom learning with the outside job experience, an internship: provides some work experience to list on a resume, let’s you develop new work skills, let’s you try </w:t>
      </w:r>
      <w:r w:rsidRPr="000B686C">
        <w:rPr>
          <w:rFonts w:ascii="Calibri" w:hAnsi="Calibri" w:cs="Calibri"/>
        </w:rPr>
        <w:t>out a career in a non-threatening atmosphere to see if you like it, allows you to begin “networking” in your future career area, and may lead to a permanent job.  In Criminal Justice, we have two internship programs (</w:t>
      </w:r>
      <w:r w:rsidRPr="000B686C">
        <w:rPr>
          <w:rFonts w:ascii="Calibri" w:hAnsi="Calibri" w:cs="Calibri"/>
          <w:color w:val="FF0000"/>
        </w:rPr>
        <w:t>both of which require YOU - the student - to secure your own internship</w:t>
      </w:r>
      <w:r w:rsidRPr="000B686C">
        <w:rPr>
          <w:rFonts w:ascii="Calibri" w:hAnsi="Calibri" w:cs="Calibri"/>
        </w:rPr>
        <w:t>!):</w:t>
      </w:r>
    </w:p>
    <w:p w:rsidRPr="000B686C" w:rsidR="004104AD" w:rsidP="004104AD" w:rsidRDefault="004104AD" w14:paraId="2D760A5D" w14:textId="76BD639B">
      <w:pPr>
        <w:pStyle w:val="BodyText"/>
        <w:numPr>
          <w:ilvl w:val="0"/>
          <w:numId w:val="16"/>
        </w:numPr>
        <w:spacing w:before="96" w:line="252" w:lineRule="auto"/>
        <w:ind w:right="187"/>
        <w:rPr>
          <w:rFonts w:ascii="Calibri" w:hAnsi="Calibri" w:cs="Calibri"/>
          <w:sz w:val="22"/>
          <w:szCs w:val="22"/>
        </w:rPr>
      </w:pPr>
      <w:r w:rsidRPr="000B686C">
        <w:rPr>
          <w:rFonts w:ascii="Calibri" w:hAnsi="Calibri" w:cs="Calibri"/>
          <w:b/>
          <w:w w:val="105"/>
          <w:sz w:val="22"/>
          <w:szCs w:val="22"/>
        </w:rPr>
        <w:t>CRJU 495 –</w:t>
      </w:r>
      <w:r w:rsidRPr="000B686C">
        <w:rPr>
          <w:rFonts w:ascii="Calibri" w:hAnsi="Calibri" w:cs="Calibri"/>
          <w:b/>
          <w:sz w:val="22"/>
          <w:szCs w:val="22"/>
        </w:rPr>
        <w:t xml:space="preserve">Internship in </w:t>
      </w:r>
      <w:r w:rsidRPr="000B686C">
        <w:rPr>
          <w:rFonts w:ascii="Calibri" w:hAnsi="Calibri" w:cs="Calibri"/>
          <w:b/>
          <w:w w:val="105"/>
          <w:sz w:val="22"/>
          <w:szCs w:val="22"/>
        </w:rPr>
        <w:t xml:space="preserve">Criminal </w:t>
      </w:r>
      <w:r w:rsidRPr="000B686C">
        <w:rPr>
          <w:rFonts w:ascii="Calibri" w:hAnsi="Calibri" w:cs="Calibri"/>
          <w:b/>
          <w:sz w:val="22"/>
          <w:szCs w:val="22"/>
        </w:rPr>
        <w:t>Justice</w:t>
      </w:r>
      <w:r w:rsidRPr="000B686C">
        <w:rPr>
          <w:rFonts w:ascii="Calibri" w:hAnsi="Calibri" w:cs="Calibri"/>
          <w:sz w:val="22"/>
          <w:szCs w:val="22"/>
        </w:rPr>
        <w:t xml:space="preserve"> – General career internships in criminal justice agencies and the non-profit sector.  For more information, contact Dr. </w:t>
      </w:r>
      <w:r w:rsidR="005F3E23">
        <w:rPr>
          <w:rFonts w:ascii="Calibri" w:hAnsi="Calibri" w:cs="Calibri"/>
          <w:sz w:val="22"/>
          <w:szCs w:val="22"/>
        </w:rPr>
        <w:t>Christie Gardiner</w:t>
      </w:r>
      <w:r w:rsidRPr="000B686C">
        <w:rPr>
          <w:rFonts w:ascii="Calibri" w:hAnsi="Calibri" w:cs="Calibri"/>
          <w:sz w:val="22"/>
          <w:szCs w:val="22"/>
        </w:rPr>
        <w:t xml:space="preserve"> (</w:t>
      </w:r>
      <w:hyperlink w:history="1" r:id="rId40">
        <w:r w:rsidR="005F3E23">
          <w:rPr>
            <w:rStyle w:val="Hyperlink"/>
            <w:rFonts w:ascii="Calibri" w:hAnsi="Calibri" w:cs="Calibri"/>
            <w:sz w:val="22"/>
            <w:szCs w:val="22"/>
          </w:rPr>
          <w:t>cgardiner@fullerton.edu</w:t>
        </w:r>
      </w:hyperlink>
      <w:r w:rsidRPr="000B686C">
        <w:rPr>
          <w:rFonts w:ascii="Calibri" w:hAnsi="Calibri" w:cs="Calibri"/>
          <w:sz w:val="22"/>
          <w:szCs w:val="22"/>
        </w:rPr>
        <w:t>; GH-5</w:t>
      </w:r>
      <w:r w:rsidR="005F3E23">
        <w:rPr>
          <w:rFonts w:ascii="Calibri" w:hAnsi="Calibri" w:cs="Calibri"/>
          <w:sz w:val="22"/>
          <w:szCs w:val="22"/>
        </w:rPr>
        <w:t>3</w:t>
      </w:r>
      <w:r w:rsidRPr="000B686C">
        <w:rPr>
          <w:rFonts w:ascii="Calibri" w:hAnsi="Calibri" w:cs="Calibri"/>
          <w:sz w:val="22"/>
          <w:szCs w:val="22"/>
        </w:rPr>
        <w:t xml:space="preserve">0) </w:t>
      </w:r>
    </w:p>
    <w:p w:rsidRPr="00A47C17" w:rsidR="00A47C17" w:rsidP="004104AD" w:rsidRDefault="004104AD" w14:paraId="0B1EE84C" w14:textId="77777777">
      <w:pPr>
        <w:pStyle w:val="BodyText"/>
        <w:numPr>
          <w:ilvl w:val="0"/>
          <w:numId w:val="16"/>
        </w:numPr>
        <w:spacing w:before="96" w:line="252" w:lineRule="auto"/>
        <w:ind w:right="187"/>
        <w:rPr>
          <w:rFonts w:ascii="Calibri" w:hAnsi="Calibri" w:cs="Calibri"/>
          <w:sz w:val="22"/>
          <w:szCs w:val="22"/>
        </w:rPr>
      </w:pPr>
      <w:r w:rsidRPr="000B686C">
        <w:rPr>
          <w:rFonts w:ascii="Calibri" w:hAnsi="Calibri" w:cs="Calibri"/>
          <w:b/>
          <w:w w:val="105"/>
          <w:sz w:val="22"/>
          <w:szCs w:val="22"/>
        </w:rPr>
        <w:t xml:space="preserve">CRJU 492 </w:t>
      </w:r>
      <w:r w:rsidRPr="000B686C">
        <w:rPr>
          <w:rFonts w:ascii="Calibri" w:hAnsi="Calibri" w:cs="Calibri"/>
          <w:b/>
          <w:sz w:val="22"/>
          <w:szCs w:val="22"/>
        </w:rPr>
        <w:t>– Prelaw Externship/Internship</w:t>
      </w:r>
      <w:r w:rsidRPr="000B686C">
        <w:rPr>
          <w:rFonts w:ascii="Calibri" w:hAnsi="Calibri" w:cs="Calibri"/>
          <w:sz w:val="22"/>
          <w:szCs w:val="22"/>
        </w:rPr>
        <w:t xml:space="preserve"> – Internships and externships in the legal field, intended for those thinking about law school.  For more information, contact Dr. Rob Castro (</w:t>
      </w:r>
      <w:hyperlink w:history="1" r:id="rId41">
        <w:r w:rsidRPr="000B686C">
          <w:rPr>
            <w:rStyle w:val="Hyperlink"/>
            <w:rFonts w:ascii="Calibri" w:hAnsi="Calibri" w:cs="Calibri"/>
            <w:color w:val="auto"/>
            <w:sz w:val="22"/>
            <w:szCs w:val="22"/>
          </w:rPr>
          <w:t>rcastro@fullerton.edu</w:t>
        </w:r>
      </w:hyperlink>
      <w:r w:rsidRPr="000B686C">
        <w:rPr>
          <w:rFonts w:ascii="Calibri" w:hAnsi="Calibri" w:cs="Calibri"/>
          <w:sz w:val="22"/>
          <w:szCs w:val="22"/>
        </w:rPr>
        <w:t>; GH-544)</w:t>
      </w:r>
    </w:p>
    <w:p w:rsidRPr="00A47C17" w:rsidR="004104AD" w:rsidP="00A47C17" w:rsidRDefault="004104AD" w14:paraId="1B5F21E5" w14:textId="05FE62BF">
      <w:pPr>
        <w:pStyle w:val="BodyText"/>
        <w:spacing w:before="96" w:line="252" w:lineRule="auto"/>
        <w:ind w:right="187"/>
        <w:rPr>
          <w:rFonts w:ascii="Calibri" w:hAnsi="Calibri" w:cs="Calibri"/>
          <w:sz w:val="22"/>
          <w:szCs w:val="22"/>
        </w:rPr>
      </w:pPr>
      <w:r w:rsidRPr="00A47C17">
        <w:rPr>
          <w:rFonts w:ascii="Calibri" w:hAnsi="Calibri" w:cs="Calibri"/>
          <w:sz w:val="22"/>
          <w:szCs w:val="22"/>
        </w:rPr>
        <w:t>Recommendations if you want to do an internship:</w:t>
      </w:r>
    </w:p>
    <w:p w:rsidRPr="000B686C" w:rsidR="004104AD" w:rsidP="004104AD" w:rsidRDefault="004104AD" w14:paraId="2BA40677" w14:textId="77777777">
      <w:pPr>
        <w:pStyle w:val="BodyText"/>
        <w:numPr>
          <w:ilvl w:val="0"/>
          <w:numId w:val="17"/>
        </w:numPr>
        <w:spacing w:before="96" w:line="252" w:lineRule="auto"/>
        <w:ind w:right="187"/>
        <w:rPr>
          <w:rFonts w:ascii="Calibri" w:hAnsi="Calibri" w:cs="Calibri"/>
          <w:sz w:val="22"/>
          <w:szCs w:val="22"/>
        </w:rPr>
      </w:pPr>
      <w:r w:rsidRPr="000B686C">
        <w:rPr>
          <w:rFonts w:ascii="Calibri" w:hAnsi="Calibri" w:cs="Calibri"/>
          <w:b/>
          <w:sz w:val="22"/>
          <w:szCs w:val="22"/>
        </w:rPr>
        <w:t>START EARLY!</w:t>
      </w:r>
      <w:r w:rsidRPr="000B686C">
        <w:rPr>
          <w:rFonts w:ascii="Calibri" w:hAnsi="Calibri" w:cs="Calibri"/>
          <w:sz w:val="22"/>
          <w:szCs w:val="22"/>
        </w:rPr>
        <w:t xml:space="preserve"> Because we are in the criminal justice field, almost every internship is going to require a background check (some of which are quite extensive), so plan ahead.  </w:t>
      </w:r>
    </w:p>
    <w:p w:rsidRPr="000B686C" w:rsidR="004104AD" w:rsidP="004104AD" w:rsidRDefault="004104AD" w14:paraId="4E98C684" w14:textId="77777777">
      <w:pPr>
        <w:pStyle w:val="BodyText"/>
        <w:numPr>
          <w:ilvl w:val="1"/>
          <w:numId w:val="17"/>
        </w:numPr>
        <w:spacing w:before="96" w:line="252" w:lineRule="auto"/>
        <w:ind w:right="187"/>
        <w:rPr>
          <w:rFonts w:ascii="Calibri" w:hAnsi="Calibri" w:cs="Calibri"/>
          <w:sz w:val="22"/>
          <w:szCs w:val="22"/>
        </w:rPr>
      </w:pPr>
      <w:r w:rsidRPr="000B686C">
        <w:rPr>
          <w:rFonts w:ascii="Calibri" w:hAnsi="Calibri" w:cs="Calibri"/>
          <w:sz w:val="22"/>
          <w:szCs w:val="22"/>
        </w:rPr>
        <w:t>For most internships, you should start contacting potential internship sites</w:t>
      </w:r>
      <w:r w:rsidRPr="000B686C">
        <w:rPr>
          <w:rFonts w:ascii="Calibri" w:hAnsi="Calibri" w:cs="Calibri"/>
          <w:b/>
          <w:sz w:val="22"/>
          <w:szCs w:val="22"/>
        </w:rPr>
        <w:t xml:space="preserve"> 3-6 months</w:t>
      </w:r>
      <w:r w:rsidRPr="000B686C">
        <w:rPr>
          <w:rFonts w:ascii="Calibri" w:hAnsi="Calibri" w:cs="Calibri"/>
          <w:sz w:val="22"/>
          <w:szCs w:val="22"/>
        </w:rPr>
        <w:t xml:space="preserve"> </w:t>
      </w:r>
      <w:r w:rsidRPr="000B686C">
        <w:rPr>
          <w:rFonts w:ascii="Calibri" w:hAnsi="Calibri" w:cs="Calibri"/>
          <w:b/>
          <w:sz w:val="22"/>
          <w:szCs w:val="22"/>
        </w:rPr>
        <w:t>before</w:t>
      </w:r>
      <w:r w:rsidRPr="000B686C">
        <w:rPr>
          <w:rFonts w:ascii="Calibri" w:hAnsi="Calibri" w:cs="Calibri"/>
          <w:sz w:val="22"/>
          <w:szCs w:val="22"/>
        </w:rPr>
        <w:t xml:space="preserve"> the semester you want to start the internship.  </w:t>
      </w:r>
    </w:p>
    <w:p w:rsidRPr="000B686C" w:rsidR="004104AD" w:rsidP="004104AD" w:rsidRDefault="004104AD" w14:paraId="56049423" w14:textId="77777777">
      <w:pPr>
        <w:pStyle w:val="BodyText"/>
        <w:numPr>
          <w:ilvl w:val="1"/>
          <w:numId w:val="17"/>
        </w:numPr>
        <w:spacing w:before="96" w:line="252" w:lineRule="auto"/>
        <w:ind w:right="187"/>
        <w:rPr>
          <w:rFonts w:ascii="Calibri" w:hAnsi="Calibri" w:cs="Calibri"/>
          <w:sz w:val="22"/>
          <w:szCs w:val="22"/>
        </w:rPr>
      </w:pPr>
      <w:r w:rsidRPr="000B686C">
        <w:rPr>
          <w:rFonts w:ascii="Calibri" w:hAnsi="Calibri" w:cs="Calibri"/>
          <w:sz w:val="22"/>
          <w:szCs w:val="22"/>
        </w:rPr>
        <w:t>If you want an internship in a</w:t>
      </w:r>
      <w:r w:rsidRPr="000B686C">
        <w:rPr>
          <w:rFonts w:ascii="Calibri" w:hAnsi="Calibri" w:cs="Calibri"/>
          <w:b/>
          <w:sz w:val="22"/>
          <w:szCs w:val="22"/>
        </w:rPr>
        <w:t xml:space="preserve"> federal law enforcement agency</w:t>
      </w:r>
      <w:r w:rsidRPr="000B686C">
        <w:rPr>
          <w:rFonts w:ascii="Calibri" w:hAnsi="Calibri" w:cs="Calibri"/>
          <w:sz w:val="22"/>
          <w:szCs w:val="22"/>
        </w:rPr>
        <w:t>, plan</w:t>
      </w:r>
      <w:r w:rsidRPr="000B686C">
        <w:rPr>
          <w:rFonts w:ascii="Calibri" w:hAnsi="Calibri" w:cs="Calibri"/>
          <w:b/>
          <w:sz w:val="22"/>
          <w:szCs w:val="22"/>
        </w:rPr>
        <w:t xml:space="preserve"> one year ahead</w:t>
      </w:r>
      <w:r w:rsidRPr="000B686C">
        <w:rPr>
          <w:rFonts w:ascii="Calibri" w:hAnsi="Calibri" w:cs="Calibri"/>
          <w:sz w:val="22"/>
          <w:szCs w:val="22"/>
        </w:rPr>
        <w:t xml:space="preserve"> (and make sure your grades are stellar)</w:t>
      </w:r>
    </w:p>
    <w:p w:rsidRPr="000B686C" w:rsidR="004104AD" w:rsidP="004104AD" w:rsidRDefault="004104AD" w14:paraId="08B3E8EC" w14:textId="1419B49A">
      <w:pPr>
        <w:pStyle w:val="BodyText"/>
        <w:numPr>
          <w:ilvl w:val="1"/>
          <w:numId w:val="17"/>
        </w:numPr>
        <w:spacing w:before="96" w:line="252" w:lineRule="auto"/>
        <w:ind w:right="187"/>
        <w:rPr>
          <w:rFonts w:ascii="Calibri" w:hAnsi="Calibri" w:cs="Calibri"/>
          <w:sz w:val="22"/>
          <w:szCs w:val="22"/>
        </w:rPr>
      </w:pPr>
      <w:r w:rsidRPr="000B686C">
        <w:rPr>
          <w:rFonts w:ascii="Calibri" w:hAnsi="Calibri" w:cs="Calibri"/>
          <w:sz w:val="22"/>
          <w:szCs w:val="22"/>
        </w:rPr>
        <w:t xml:space="preserve">If you want to intern in an agency that serves </w:t>
      </w:r>
      <w:r w:rsidRPr="000B686C">
        <w:rPr>
          <w:rFonts w:ascii="Calibri" w:hAnsi="Calibri" w:cs="Calibri"/>
          <w:b/>
          <w:sz w:val="22"/>
          <w:szCs w:val="22"/>
        </w:rPr>
        <w:t>domestic violence victims</w:t>
      </w:r>
      <w:r w:rsidRPr="000B686C">
        <w:rPr>
          <w:rFonts w:ascii="Calibri" w:hAnsi="Calibri" w:cs="Calibri"/>
          <w:sz w:val="22"/>
          <w:szCs w:val="22"/>
        </w:rPr>
        <w:t xml:space="preserve">, you will probably need to complete a </w:t>
      </w:r>
      <w:r w:rsidR="00776793">
        <w:rPr>
          <w:rFonts w:ascii="Calibri" w:hAnsi="Calibri" w:cs="Calibri"/>
          <w:sz w:val="22"/>
          <w:szCs w:val="22"/>
        </w:rPr>
        <w:t>40-hour</w:t>
      </w:r>
      <w:r w:rsidRPr="000B686C">
        <w:rPr>
          <w:rFonts w:ascii="Calibri" w:hAnsi="Calibri" w:cs="Calibri"/>
          <w:sz w:val="22"/>
          <w:szCs w:val="22"/>
        </w:rPr>
        <w:t xml:space="preserve"> training session that is generally held during the summer.</w:t>
      </w:r>
    </w:p>
    <w:p w:rsidRPr="000B686C" w:rsidR="004104AD" w:rsidP="004104AD" w:rsidRDefault="004104AD" w14:paraId="78FB4FEA" w14:textId="77777777">
      <w:pPr>
        <w:pStyle w:val="BodyText"/>
        <w:spacing w:before="96" w:line="252" w:lineRule="auto"/>
        <w:ind w:left="112" w:right="187"/>
        <w:rPr>
          <w:rFonts w:ascii="Calibri" w:hAnsi="Calibri" w:cs="Calibri"/>
          <w:b/>
          <w:w w:val="105"/>
          <w:sz w:val="22"/>
          <w:szCs w:val="22"/>
        </w:rPr>
      </w:pPr>
    </w:p>
    <w:p w:rsidRPr="000B686C" w:rsidR="004104AD" w:rsidP="004104AD" w:rsidRDefault="004104AD" w14:paraId="5C35CE53" w14:textId="77777777">
      <w:pPr>
        <w:rPr>
          <w:rFonts w:ascii="Calibri" w:hAnsi="Calibri" w:cs="Calibri"/>
          <w:b/>
          <w:w w:val="105"/>
        </w:rPr>
      </w:pPr>
      <w:r w:rsidRPr="000B686C">
        <w:rPr>
          <w:rFonts w:ascii="Calibri" w:hAnsi="Calibri" w:cs="Calibri"/>
          <w:b/>
          <w:w w:val="105"/>
        </w:rPr>
        <w:t>Past Placement Sites (Current/former students have interned at these sites, among others); Students are NOT limited to these sites.</w:t>
      </w:r>
    </w:p>
    <w:p w:rsidRPr="000B686C" w:rsidR="00545776" w:rsidP="004104AD" w:rsidRDefault="00545776" w14:paraId="10C73E12" w14:textId="77777777">
      <w:pPr>
        <w:rPr>
          <w:rFonts w:ascii="Calibri" w:hAnsi="Calibri" w:cs="Calibri"/>
          <w:b/>
          <w:w w:val="105"/>
        </w:rPr>
      </w:pPr>
    </w:p>
    <w:p w:rsidRPr="000B686C" w:rsidR="004104AD" w:rsidP="004104AD" w:rsidRDefault="004104AD" w14:paraId="17392BD5" w14:textId="77777777">
      <w:pPr>
        <w:widowControl/>
        <w:numPr>
          <w:ilvl w:val="0"/>
          <w:numId w:val="26"/>
        </w:numPr>
        <w:shd w:val="clear" w:color="auto" w:fill="FFFFFF"/>
        <w:autoSpaceDE/>
        <w:autoSpaceDN/>
        <w:rPr>
          <w:rFonts w:ascii="Calibri" w:hAnsi="Calibri" w:cs="Calibri"/>
          <w:color w:val="000000"/>
        </w:rPr>
      </w:pPr>
      <w:r w:rsidRPr="000B686C">
        <w:rPr>
          <w:rFonts w:ascii="Calibri" w:hAnsi="Calibri" w:cs="Calibri"/>
          <w:color w:val="000000"/>
          <w:sz w:val="20"/>
          <w:szCs w:val="20"/>
          <w:bdr w:val="none" w:color="auto" w:sz="0" w:space="0" w:frame="1"/>
        </w:rPr>
        <w:t>University Police Department </w:t>
      </w:r>
      <w:hyperlink w:tgtFrame="_blank" w:tooltip="Original URL: https://police.fullerton.edu/. Click or tap if you trust this link." w:history="1" r:id="rId42">
        <w:r w:rsidRPr="000B686C">
          <w:rPr>
            <w:rStyle w:val="Hyperlink"/>
            <w:rFonts w:ascii="Calibri" w:hAnsi="Calibri" w:cs="Calibri"/>
            <w:sz w:val="20"/>
            <w:szCs w:val="20"/>
            <w:bdr w:val="none" w:color="auto" w:sz="0" w:space="0" w:frame="1"/>
          </w:rPr>
          <w:t>https://police.fullerton.edu/</w:t>
        </w:r>
      </w:hyperlink>
    </w:p>
    <w:p w:rsidRPr="000B686C" w:rsidR="004104AD" w:rsidP="004104AD" w:rsidRDefault="004104AD" w14:paraId="07535084"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Orange County Juvenile Hall </w:t>
      </w:r>
      <w:hyperlink w:tgtFrame="_blank" w:tooltip="Original URL: https://hrs.ocgov.com/careers/volunteer-intern/internships/internship-opportunities. Click or tap if you trust this link." w:history="1" r:id="rId43">
        <w:r w:rsidRPr="000B686C">
          <w:rPr>
            <w:rStyle w:val="Hyperlink"/>
            <w:rFonts w:ascii="Calibri" w:hAnsi="Calibri" w:cs="Calibri"/>
            <w:sz w:val="20"/>
            <w:szCs w:val="20"/>
            <w:bdr w:val="none" w:color="auto" w:sz="0" w:space="0" w:frame="1"/>
          </w:rPr>
          <w:t>https://hrs.ocgov.com/careers/volunteer-intern/internships/internship-opportunities</w:t>
        </w:r>
      </w:hyperlink>
    </w:p>
    <w:p w:rsidRPr="000B686C" w:rsidR="004104AD" w:rsidP="004104AD" w:rsidRDefault="004104AD" w14:paraId="22448C08"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Orange County Probation Department </w:t>
      </w:r>
      <w:hyperlink w:tgtFrame="_blank" w:tooltip="Original URL: https://hrs.ocgov.com/careers/volunteer-intern/internships/internship-opportunities. Click or tap if you trust this link." w:history="1" r:id="rId44">
        <w:r w:rsidRPr="000B686C">
          <w:rPr>
            <w:rStyle w:val="Hyperlink"/>
            <w:rFonts w:ascii="Calibri" w:hAnsi="Calibri" w:cs="Calibri"/>
            <w:sz w:val="20"/>
            <w:szCs w:val="20"/>
            <w:bdr w:val="none" w:color="auto" w:sz="0" w:space="0" w:frame="1"/>
          </w:rPr>
          <w:t>https://hrs.ocgov.com/careers/volunteer-intern/internships/internship-opportunities</w:t>
        </w:r>
      </w:hyperlink>
    </w:p>
    <w:p w:rsidRPr="000B686C" w:rsidR="004104AD" w:rsidP="004104AD" w:rsidRDefault="004104AD" w14:paraId="3ABCCB99"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Orange County Sheriff’s Department </w:t>
      </w:r>
      <w:hyperlink w:tgtFrame="_blank" w:tooltip="Original URL: https://hrs.ocgov.com/careers/volunteer-intern/internships/internship-opportunities. Click or tap if you trust this link." w:history="1" r:id="rId45">
        <w:r w:rsidRPr="000B686C">
          <w:rPr>
            <w:rStyle w:val="Hyperlink"/>
            <w:rFonts w:ascii="Calibri" w:hAnsi="Calibri" w:cs="Calibri"/>
            <w:sz w:val="20"/>
            <w:szCs w:val="20"/>
            <w:bdr w:val="none" w:color="auto" w:sz="0" w:space="0" w:frame="1"/>
          </w:rPr>
          <w:t>https://hrs.ocgov.com/careers/volunteer-intern/internships/internship-opportunities</w:t>
        </w:r>
      </w:hyperlink>
    </w:p>
    <w:p w:rsidRPr="000B686C" w:rsidR="004104AD" w:rsidP="004104AD" w:rsidRDefault="004104AD" w14:paraId="77DB8B5D" w14:textId="29177411">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Orange County Superior Court (Family Court</w:t>
      </w:r>
      <w:r w:rsidR="00A47C17">
        <w:rPr>
          <w:rFonts w:ascii="Calibri" w:hAnsi="Calibri" w:cs="Calibri"/>
          <w:color w:val="000000"/>
          <w:sz w:val="20"/>
          <w:szCs w:val="20"/>
          <w:bdr w:val="none" w:color="auto" w:sz="0" w:space="0" w:frame="1"/>
        </w:rPr>
        <w:t xml:space="preserve"> </w:t>
      </w:r>
      <w:r w:rsidRPr="000B686C">
        <w:rPr>
          <w:rFonts w:ascii="Calibri" w:hAnsi="Calibri" w:cs="Calibri"/>
          <w:color w:val="000000"/>
          <w:sz w:val="20"/>
          <w:szCs w:val="20"/>
          <w:bdr w:val="none" w:color="auto" w:sz="0" w:space="0" w:frame="1"/>
        </w:rPr>
        <w:t>Services): </w:t>
      </w:r>
      <w:hyperlink w:tgtFrame="_blank" w:tooltip="Original URL: https://www.governmentjobs.com/careers/occourts?page=2. Click or tap if you trust this link." w:history="1" r:id="rId46">
        <w:r w:rsidRPr="000B686C">
          <w:rPr>
            <w:rStyle w:val="Hyperlink"/>
            <w:rFonts w:ascii="Calibri" w:hAnsi="Calibri" w:cs="Calibri"/>
            <w:sz w:val="20"/>
            <w:szCs w:val="20"/>
            <w:bdr w:val="none" w:color="auto" w:sz="0" w:space="0" w:frame="1"/>
          </w:rPr>
          <w:t>https://www.governmentjobs.com/careers/occourts?page=2</w:t>
        </w:r>
      </w:hyperlink>
    </w:p>
    <w:p w:rsidRPr="000B686C" w:rsidR="004104AD" w:rsidP="004104AD" w:rsidRDefault="004104AD" w14:paraId="3C7E665F"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Orange County Coroner’s Division </w:t>
      </w:r>
      <w:hyperlink w:tgtFrame="_blank" w:tooltip="Original URL: https://hrs.ocgov.com/careers/volunteer-intern/internships/internship-opportunities. Click or tap if you trust this link." w:history="1" r:id="rId47">
        <w:r w:rsidRPr="000B686C">
          <w:rPr>
            <w:rStyle w:val="Hyperlink"/>
            <w:rFonts w:ascii="Calibri" w:hAnsi="Calibri" w:cs="Calibri"/>
            <w:sz w:val="20"/>
            <w:szCs w:val="20"/>
            <w:bdr w:val="none" w:color="auto" w:sz="0" w:space="0" w:frame="1"/>
          </w:rPr>
          <w:t>https://hrs.ocgov.com/careers/volunteer-intern/internships/internship-opportunities</w:t>
        </w:r>
      </w:hyperlink>
    </w:p>
    <w:p w:rsidRPr="000B686C" w:rsidR="004104AD" w:rsidP="004104AD" w:rsidRDefault="004104AD" w14:paraId="582A2074"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Los Angeles County Probation Department </w:t>
      </w:r>
      <w:hyperlink w:tgtFrame="_blank" w:tooltip="Original URL: https://probation.lacounty.gov/volunteer-opportunity/. Click or tap if you trust this link." w:history="1" r:id="rId48">
        <w:r w:rsidRPr="000B686C">
          <w:rPr>
            <w:rStyle w:val="Hyperlink"/>
            <w:rFonts w:ascii="Calibri" w:hAnsi="Calibri" w:cs="Calibri"/>
            <w:sz w:val="20"/>
            <w:szCs w:val="20"/>
            <w:bdr w:val="none" w:color="auto" w:sz="0" w:space="0" w:frame="1"/>
          </w:rPr>
          <w:t>https://probation.lacounty.gov/volunteer-opportunity/</w:t>
        </w:r>
      </w:hyperlink>
    </w:p>
    <w:p w:rsidRPr="000B686C" w:rsidR="004104AD" w:rsidP="004104AD" w:rsidRDefault="004104AD" w14:paraId="632BE917"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Los Angeles County Medical Examiner-Coroner </w:t>
      </w:r>
      <w:hyperlink w:tgtFrame="_blank" w:tooltip="Original URL: https://mec.lacounty.gov/internships/. Click or tap if you trust this link." w:history="1" r:id="rId49">
        <w:r w:rsidRPr="000B686C">
          <w:rPr>
            <w:rStyle w:val="Hyperlink"/>
            <w:rFonts w:ascii="Calibri" w:hAnsi="Calibri" w:cs="Calibri"/>
            <w:sz w:val="20"/>
            <w:szCs w:val="20"/>
            <w:bdr w:val="none" w:color="auto" w:sz="0" w:space="0" w:frame="1"/>
          </w:rPr>
          <w:t>https://mec.lacounty.gov/internships/</w:t>
        </w:r>
      </w:hyperlink>
    </w:p>
    <w:p w:rsidRPr="000B686C" w:rsidR="004104AD" w:rsidP="004104AD" w:rsidRDefault="004104AD" w14:paraId="269A073A"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Los Angeles Police Department </w:t>
      </w:r>
      <w:hyperlink w:tgtFrame="_blank" w:tooltip="Original URL: https://www.lapdonline.org/internship-program/. Click or tap if you trust this link." w:history="1" r:id="rId50">
        <w:r w:rsidRPr="000B686C">
          <w:rPr>
            <w:rStyle w:val="Hyperlink"/>
            <w:rFonts w:ascii="Calibri" w:hAnsi="Calibri" w:cs="Calibri"/>
            <w:sz w:val="20"/>
            <w:szCs w:val="20"/>
            <w:bdr w:val="none" w:color="auto" w:sz="0" w:space="0" w:frame="1"/>
          </w:rPr>
          <w:t>https://www.lapdonline.org/internship-program/</w:t>
        </w:r>
      </w:hyperlink>
    </w:p>
    <w:p w:rsidRPr="000B686C" w:rsidR="004104AD" w:rsidP="004104AD" w:rsidRDefault="004104AD" w14:paraId="7E13F6D0"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Los Angeles Sheriff’s Department </w:t>
      </w:r>
      <w:hyperlink w:tgtFrame="_blank" w:tooltip="Original URL: https://hr.lacounty.gov/academic-internships/. Click or tap if you trust this link." w:history="1" r:id="rId51">
        <w:r w:rsidRPr="000B686C">
          <w:rPr>
            <w:rStyle w:val="Hyperlink"/>
            <w:rFonts w:ascii="Calibri" w:hAnsi="Calibri" w:cs="Calibri"/>
            <w:sz w:val="20"/>
            <w:szCs w:val="20"/>
            <w:bdr w:val="none" w:color="auto" w:sz="0" w:space="0" w:frame="1"/>
          </w:rPr>
          <w:t>https://hr.lacounty.gov/academic-internships/</w:t>
        </w:r>
      </w:hyperlink>
    </w:p>
    <w:p w:rsidRPr="000B686C" w:rsidR="004104AD" w:rsidP="004104AD" w:rsidRDefault="004104AD" w14:paraId="5EF072FC"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San Bernardino County Probation </w:t>
      </w:r>
      <w:hyperlink w:tgtFrame="_blank" w:tooltip="Original URL: http://joinprobation.org/. Click or tap if you trust this link." w:history="1" r:id="rId52">
        <w:r w:rsidRPr="000B686C">
          <w:rPr>
            <w:rStyle w:val="Hyperlink"/>
            <w:rFonts w:ascii="Calibri" w:hAnsi="Calibri" w:cs="Calibri"/>
            <w:sz w:val="20"/>
            <w:szCs w:val="20"/>
            <w:bdr w:val="none" w:color="auto" w:sz="0" w:space="0" w:frame="1"/>
          </w:rPr>
          <w:t>http://joinprobation.org/</w:t>
        </w:r>
      </w:hyperlink>
    </w:p>
    <w:p w:rsidRPr="000B686C" w:rsidR="004104AD" w:rsidP="004104AD" w:rsidRDefault="004104AD" w14:paraId="49781D44"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Riverside Sheriff’s Department </w:t>
      </w:r>
      <w:hyperlink w:tgtFrame="_blank" w:tooltip="Original URL: https://www.riversidesheriff.org/392/Recruiting. Click or tap if you trust this link." w:history="1" r:id="rId53">
        <w:r w:rsidRPr="000B686C">
          <w:rPr>
            <w:rStyle w:val="Hyperlink"/>
            <w:rFonts w:ascii="Calibri" w:hAnsi="Calibri" w:cs="Calibri"/>
            <w:sz w:val="20"/>
            <w:szCs w:val="20"/>
            <w:bdr w:val="none" w:color="auto" w:sz="0" w:space="0" w:frame="1"/>
          </w:rPr>
          <w:t>https://www.riversidesheriff.org/392/Recruiting</w:t>
        </w:r>
      </w:hyperlink>
    </w:p>
    <w:p w:rsidRPr="000B686C" w:rsidR="004104AD" w:rsidP="004104AD" w:rsidRDefault="004104AD" w14:paraId="20078CE0"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Many local police departments have internship opportunities. For example…</w:t>
      </w:r>
    </w:p>
    <w:p w:rsidRPr="000B686C" w:rsidR="004104AD" w:rsidP="004104AD" w:rsidRDefault="004104AD" w14:paraId="5CB438AD"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Anaheim Police Department </w:t>
      </w:r>
      <w:hyperlink w:tgtFrame="_blank" w:tooltip="Original URL: http://www.anaheim.net/171/Police-Department. Click or tap if you trust this link." w:history="1" r:id="rId54">
        <w:r w:rsidRPr="000B686C">
          <w:rPr>
            <w:rStyle w:val="Hyperlink"/>
            <w:rFonts w:ascii="Calibri" w:hAnsi="Calibri" w:cs="Calibri"/>
            <w:sz w:val="20"/>
            <w:szCs w:val="20"/>
            <w:bdr w:val="none" w:color="auto" w:sz="0" w:space="0" w:frame="1"/>
          </w:rPr>
          <w:t>http://www.anaheim.net/171/Police-Department</w:t>
        </w:r>
      </w:hyperlink>
    </w:p>
    <w:p w:rsidRPr="000B686C" w:rsidR="004104AD" w:rsidP="004104AD" w:rsidRDefault="004104AD" w14:paraId="08EF33BF"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Long Beach Police Department </w:t>
      </w:r>
      <w:hyperlink w:tgtFrame="_blank" w:tooltip="Original URL: https://www.longbeach.gov/police/about-the-lbpd/employment/internships/. Click or tap if you trust this link." w:history="1" r:id="rId55">
        <w:r w:rsidRPr="000B686C">
          <w:rPr>
            <w:rStyle w:val="Hyperlink"/>
            <w:rFonts w:ascii="Calibri" w:hAnsi="Calibri" w:cs="Calibri"/>
            <w:sz w:val="20"/>
            <w:szCs w:val="20"/>
            <w:bdr w:val="none" w:color="auto" w:sz="0" w:space="0" w:frame="1"/>
          </w:rPr>
          <w:t>https://www.longbeach.gov/police/about-the-lbpd/employment/internships/</w:t>
        </w:r>
      </w:hyperlink>
    </w:p>
    <w:p w:rsidRPr="000B686C" w:rsidR="004104AD" w:rsidP="004104AD" w:rsidRDefault="004104AD" w14:paraId="5BA0D344"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Irvine Police Department </w:t>
      </w:r>
      <w:hyperlink w:tgtFrame="_blank" w:tooltip="Original URL: https://www.governmentjobs.com/careers/irvine. Click or tap if you trust this link." w:history="1" r:id="rId56">
        <w:r w:rsidRPr="000B686C">
          <w:rPr>
            <w:rStyle w:val="Hyperlink"/>
            <w:rFonts w:ascii="Calibri" w:hAnsi="Calibri" w:cs="Calibri"/>
            <w:sz w:val="20"/>
            <w:szCs w:val="20"/>
            <w:bdr w:val="none" w:color="auto" w:sz="0" w:space="0" w:frame="1"/>
          </w:rPr>
          <w:t>https://www.governmentjobs.com/careers/irvine</w:t>
        </w:r>
      </w:hyperlink>
    </w:p>
    <w:p w:rsidRPr="000B686C" w:rsidR="004104AD" w:rsidP="004104AD" w:rsidRDefault="004104AD" w14:paraId="43D5D056"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Huntington Beach Police Department </w:t>
      </w:r>
      <w:hyperlink w:tgtFrame="_blank" w:tooltip="Original URL: https://www.huntingtonbeachca.gov/government/departments/pd/. Click or tap if you trust this link." w:history="1" r:id="rId57">
        <w:r w:rsidRPr="000B686C">
          <w:rPr>
            <w:rStyle w:val="Hyperlink"/>
            <w:rFonts w:ascii="Calibri" w:hAnsi="Calibri" w:cs="Calibri"/>
            <w:sz w:val="20"/>
            <w:szCs w:val="20"/>
            <w:bdr w:val="none" w:color="auto" w:sz="0" w:space="0" w:frame="1"/>
          </w:rPr>
          <w:t>https://www.huntingtonbeachca.gov/government/departments/pd/</w:t>
        </w:r>
      </w:hyperlink>
      <w:r w:rsidRPr="000B686C">
        <w:rPr>
          <w:rFonts w:ascii="Calibri" w:hAnsi="Calibri" w:cs="Calibri"/>
          <w:color w:val="000000"/>
          <w:sz w:val="20"/>
          <w:szCs w:val="20"/>
          <w:bdr w:val="none" w:color="auto" w:sz="0" w:space="0" w:frame="1"/>
        </w:rPr>
        <w:t> </w:t>
      </w:r>
      <w:hyperlink w:tgtFrame="_blank" w:tooltip="Original URL: https://www.governmentjobs.com/careers/huntingtonbeach/. Click or tap if you trust this link." w:history="1" r:id="rId58">
        <w:r w:rsidRPr="000B686C">
          <w:rPr>
            <w:rStyle w:val="Hyperlink"/>
            <w:rFonts w:ascii="Calibri" w:hAnsi="Calibri" w:cs="Calibri"/>
            <w:sz w:val="20"/>
            <w:szCs w:val="20"/>
            <w:bdr w:val="none" w:color="auto" w:sz="0" w:space="0" w:frame="1"/>
          </w:rPr>
          <w:t>https://www.governmentjobs.com/careers/huntingtonbeach/</w:t>
        </w:r>
      </w:hyperlink>
    </w:p>
    <w:p w:rsidRPr="000B686C" w:rsidR="004104AD" w:rsidP="004104AD" w:rsidRDefault="004104AD" w14:paraId="7CA65E03"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Here is a list of all city departments: </w:t>
      </w:r>
      <w:hyperlink w:tgtFrame="_blank" w:tooltip="Original URL: https://www.ocgov.com/residents/law-justice/law-enforcement-fire-public-safety/police-departments. Click or tap if you trust this link." w:history="1" r:id="rId59">
        <w:r w:rsidRPr="000B686C">
          <w:rPr>
            <w:rStyle w:val="Hyperlink"/>
            <w:rFonts w:ascii="Calibri" w:hAnsi="Calibri" w:cs="Calibri"/>
            <w:sz w:val="20"/>
            <w:szCs w:val="20"/>
            <w:bdr w:val="none" w:color="auto" w:sz="0" w:space="0" w:frame="1"/>
          </w:rPr>
          <w:t>https://www.ocgov.com/residents/law-justice/law-enforcement-fire-public-safety/police-departments</w:t>
        </w:r>
      </w:hyperlink>
    </w:p>
    <w:p w:rsidRPr="000B686C" w:rsidR="004104AD" w:rsidP="004104AD" w:rsidRDefault="004104AD" w14:paraId="15719313"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Premier Group International </w:t>
      </w:r>
      <w:hyperlink w:tgtFrame="_blank" w:tooltip="Original URL: https://pgiexecutives.com/. Click or tap if you trust this link." w:history="1" r:id="rId60">
        <w:r w:rsidRPr="000B686C">
          <w:rPr>
            <w:rStyle w:val="Hyperlink"/>
            <w:rFonts w:ascii="Calibri" w:hAnsi="Calibri" w:cs="Calibri"/>
            <w:sz w:val="20"/>
            <w:szCs w:val="20"/>
            <w:bdr w:val="none" w:color="auto" w:sz="0" w:space="0" w:frame="1"/>
          </w:rPr>
          <w:t>https://pgiexecutives.com/</w:t>
        </w:r>
      </w:hyperlink>
    </w:p>
    <w:p w:rsidRPr="000B686C" w:rsidR="004104AD" w:rsidP="004104AD" w:rsidRDefault="004104AD" w14:paraId="41240EA7"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CJ Ford PI </w:t>
      </w:r>
      <w:hyperlink w:tgtFrame="_blank" w:tooltip="Original URL: http://www.cjfordpi.com/. Click or tap if you trust this link." w:history="1" r:id="rId61">
        <w:r w:rsidRPr="000B686C">
          <w:rPr>
            <w:rStyle w:val="Hyperlink"/>
            <w:rFonts w:ascii="Calibri" w:hAnsi="Calibri" w:cs="Calibri"/>
            <w:sz w:val="20"/>
            <w:szCs w:val="20"/>
            <w:bdr w:val="none" w:color="auto" w:sz="0" w:space="0" w:frame="1"/>
          </w:rPr>
          <w:t>http://www.cjfordpi.com/</w:t>
        </w:r>
      </w:hyperlink>
    </w:p>
    <w:p w:rsidRPr="000B686C" w:rsidR="004104AD" w:rsidP="004104AD" w:rsidRDefault="004104AD" w14:paraId="1F52F2D6"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Cal Quest Investigations, Inc. </w:t>
      </w:r>
      <w:hyperlink w:tgtFrame="_blank" w:tooltip="Original URL: http://www.calquestinv.com/default.htm. Click or tap if you trust this link." w:history="1" r:id="rId62">
        <w:r w:rsidRPr="000B686C">
          <w:rPr>
            <w:rStyle w:val="Hyperlink"/>
            <w:rFonts w:ascii="Calibri" w:hAnsi="Calibri" w:cs="Calibri"/>
            <w:sz w:val="20"/>
            <w:szCs w:val="20"/>
            <w:bdr w:val="none" w:color="auto" w:sz="0" w:space="0" w:frame="1"/>
          </w:rPr>
          <w:t>http://www.calquestinv.com/default.htm</w:t>
        </w:r>
      </w:hyperlink>
    </w:p>
    <w:p w:rsidRPr="000B686C" w:rsidR="004104AD" w:rsidP="004104AD" w:rsidRDefault="004104AD" w14:paraId="4C3AD13C"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Waymakers </w:t>
      </w:r>
      <w:hyperlink w:tgtFrame="_blank" w:tooltip="Original URL: https://waymakersoc.org/volunteer/. Click or tap if you trust this link." w:history="1" r:id="rId63">
        <w:r w:rsidRPr="000B686C">
          <w:rPr>
            <w:rStyle w:val="Hyperlink"/>
            <w:rFonts w:ascii="Calibri" w:hAnsi="Calibri" w:cs="Calibri"/>
            <w:sz w:val="20"/>
            <w:szCs w:val="20"/>
            <w:bdr w:val="none" w:color="auto" w:sz="0" w:space="0" w:frame="1"/>
          </w:rPr>
          <w:t>https://waymakersoc.org/volunteer/</w:t>
        </w:r>
      </w:hyperlink>
    </w:p>
    <w:p w:rsidRPr="000B686C" w:rsidR="004104AD" w:rsidP="004104AD" w:rsidRDefault="004104AD" w14:paraId="0779CE4E"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OneOC Court Referral Program </w:t>
      </w:r>
      <w:hyperlink w:tgtFrame="_blank" w:tooltip="Original URL: https://oneoc.org/get-involved/. Click or tap if you trust this link." w:history="1" r:id="rId64">
        <w:r w:rsidRPr="000B686C">
          <w:rPr>
            <w:rStyle w:val="Hyperlink"/>
            <w:rFonts w:ascii="Calibri" w:hAnsi="Calibri" w:cs="Calibri"/>
            <w:sz w:val="20"/>
            <w:szCs w:val="20"/>
            <w:bdr w:val="none" w:color="auto" w:sz="0" w:space="0" w:frame="1"/>
          </w:rPr>
          <w:t>https://oneoc.org/get-involved/</w:t>
        </w:r>
      </w:hyperlink>
    </w:p>
    <w:p w:rsidRPr="000B686C" w:rsidR="004104AD" w:rsidP="004104AD" w:rsidRDefault="004104AD" w14:paraId="66EC4234"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2</w:t>
      </w:r>
      <w:r w:rsidRPr="000B686C">
        <w:rPr>
          <w:rFonts w:ascii="Calibri" w:hAnsi="Calibri" w:cs="Calibri"/>
          <w:color w:val="000000"/>
          <w:sz w:val="20"/>
          <w:szCs w:val="20"/>
          <w:bdr w:val="none" w:color="auto" w:sz="0" w:space="0" w:frame="1"/>
          <w:vertAlign w:val="superscript"/>
        </w:rPr>
        <w:t>nd</w:t>
      </w:r>
      <w:r w:rsidRPr="000B686C">
        <w:rPr>
          <w:rFonts w:ascii="Calibri" w:hAnsi="Calibri" w:cs="Calibri"/>
          <w:color w:val="000000"/>
          <w:sz w:val="20"/>
          <w:szCs w:val="20"/>
          <w:bdr w:val="none" w:color="auto" w:sz="0" w:space="0" w:frame="1"/>
        </w:rPr>
        <w:t> Call </w:t>
      </w:r>
      <w:hyperlink w:tgtFrame="_blank" w:tooltip="Original URL: https://www.2ndcall.org/events. Click or tap if you trust this link." w:history="1" r:id="rId65">
        <w:r w:rsidRPr="000B686C">
          <w:rPr>
            <w:rStyle w:val="Hyperlink"/>
            <w:rFonts w:ascii="Calibri" w:hAnsi="Calibri" w:cs="Calibri"/>
            <w:sz w:val="20"/>
            <w:szCs w:val="20"/>
            <w:bdr w:val="none" w:color="auto" w:sz="0" w:space="0" w:frame="1"/>
          </w:rPr>
          <w:t>https://www.2ndcall.org/events</w:t>
        </w:r>
      </w:hyperlink>
    </w:p>
    <w:p w:rsidRPr="000B686C" w:rsidR="004104AD" w:rsidP="004104AD" w:rsidRDefault="004104AD" w14:paraId="10B4A3C1"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Families and Communities Together (FaCT) </w:t>
      </w:r>
      <w:hyperlink w:tgtFrame="_blank" w:tooltip="Original URL: https://www.factoc.org/. Click or tap if you trust this link." w:history="1" r:id="rId66">
        <w:r w:rsidRPr="000B686C">
          <w:rPr>
            <w:rStyle w:val="Hyperlink"/>
            <w:rFonts w:ascii="Calibri" w:hAnsi="Calibri" w:cs="Calibri"/>
            <w:sz w:val="20"/>
            <w:szCs w:val="20"/>
            <w:bdr w:val="none" w:color="auto" w:sz="0" w:space="0" w:frame="1"/>
          </w:rPr>
          <w:t>https://www.factoc.org/</w:t>
        </w:r>
      </w:hyperlink>
    </w:p>
    <w:p w:rsidRPr="000B686C" w:rsidR="004104AD" w:rsidP="004104AD" w:rsidRDefault="004104AD" w14:paraId="7CFAD4F0"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StandUp for Kids </w:t>
      </w:r>
      <w:hyperlink w:tgtFrame="_blank" w:tooltip="Original URL: https://www.standupforkids.org/. Click or tap if you trust this link." w:history="1" r:id="rId67">
        <w:r w:rsidRPr="000B686C">
          <w:rPr>
            <w:rStyle w:val="Hyperlink"/>
            <w:rFonts w:ascii="Calibri" w:hAnsi="Calibri" w:cs="Calibri"/>
            <w:sz w:val="20"/>
            <w:szCs w:val="20"/>
            <w:bdr w:val="none" w:color="auto" w:sz="0" w:space="0" w:frame="1"/>
          </w:rPr>
          <w:t>https://www.standupforkids.org/</w:t>
        </w:r>
      </w:hyperlink>
    </w:p>
    <w:p w:rsidRPr="000B686C" w:rsidR="004104AD" w:rsidP="004104AD" w:rsidRDefault="004104AD" w14:paraId="3DC7F35F"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Higher Ground Youth and Family Services </w:t>
      </w:r>
      <w:hyperlink w:tgtFrame="_blank" w:tooltip="Original URL: https://www.highergroundoc.org/hgvolunteer. Click or tap if you trust this link." w:history="1" r:id="rId68">
        <w:r w:rsidRPr="000B686C">
          <w:rPr>
            <w:rStyle w:val="Hyperlink"/>
            <w:rFonts w:ascii="Calibri" w:hAnsi="Calibri" w:cs="Calibri"/>
            <w:sz w:val="20"/>
            <w:szCs w:val="20"/>
            <w:bdr w:val="none" w:color="auto" w:sz="0" w:space="0" w:frame="1"/>
          </w:rPr>
          <w:t>https://www.highergroundoc.org/hgvolunteer</w:t>
        </w:r>
      </w:hyperlink>
    </w:p>
    <w:p w:rsidRPr="000B686C" w:rsidR="004104AD" w:rsidP="004104AD" w:rsidRDefault="004104AD" w14:paraId="3AD06AD7"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Crittenton Services for Children and Families </w:t>
      </w:r>
      <w:hyperlink w:tgtFrame="_blank" w:tooltip="Original URL: https://www.crittentonsocal.org/get-involved/. Click or tap if you trust this link." w:history="1" r:id="rId69">
        <w:r w:rsidRPr="000B686C">
          <w:rPr>
            <w:rStyle w:val="Hyperlink"/>
            <w:rFonts w:ascii="Calibri" w:hAnsi="Calibri" w:cs="Calibri"/>
            <w:sz w:val="20"/>
            <w:szCs w:val="20"/>
            <w:bdr w:val="none" w:color="auto" w:sz="0" w:space="0" w:frame="1"/>
          </w:rPr>
          <w:t>https://www.crittentonsocal.org/get-involved/</w:t>
        </w:r>
      </w:hyperlink>
    </w:p>
    <w:p w:rsidRPr="000B686C" w:rsidR="004104AD" w:rsidP="004104AD" w:rsidRDefault="004104AD" w14:paraId="689F8016"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CASA Orange County </w:t>
      </w:r>
      <w:hyperlink w:tgtFrame="_blank" w:tooltip="Original URL: https://www.casaoc.org/volunteer. Click or tap if you trust this link." w:history="1" r:id="rId70">
        <w:r w:rsidRPr="000B686C">
          <w:rPr>
            <w:rStyle w:val="Hyperlink"/>
            <w:rFonts w:ascii="Calibri" w:hAnsi="Calibri" w:cs="Calibri"/>
            <w:sz w:val="20"/>
            <w:szCs w:val="20"/>
            <w:bdr w:val="none" w:color="auto" w:sz="0" w:space="0" w:frame="1"/>
          </w:rPr>
          <w:t>https://www.casaoc.org/volunteer</w:t>
        </w:r>
      </w:hyperlink>
    </w:p>
    <w:p w:rsidRPr="000B686C" w:rsidR="004104AD" w:rsidP="004104AD" w:rsidRDefault="004104AD" w14:paraId="4A01BEDB"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Olive Crest Foster/Adoptions Agency </w:t>
      </w:r>
      <w:hyperlink w:tgtFrame="_blank" w:tooltip="Original URL: https://www.olivecrest.org/volunteer/. Click or tap if you trust this link." w:history="1" r:id="rId71">
        <w:r w:rsidRPr="000B686C">
          <w:rPr>
            <w:rStyle w:val="Hyperlink"/>
            <w:rFonts w:ascii="Calibri" w:hAnsi="Calibri" w:cs="Calibri"/>
            <w:sz w:val="20"/>
            <w:szCs w:val="20"/>
            <w:bdr w:val="none" w:color="auto" w:sz="0" w:space="0" w:frame="1"/>
          </w:rPr>
          <w:t>https://www.olivecrest.org/volunteer/</w:t>
        </w:r>
      </w:hyperlink>
    </w:p>
    <w:p w:rsidRPr="000B686C" w:rsidR="004104AD" w:rsidP="004104AD" w:rsidRDefault="004104AD" w14:paraId="4003C2DB" w14:textId="77777777">
      <w:pPr>
        <w:widowControl/>
        <w:numPr>
          <w:ilvl w:val="0"/>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Federal law enforcement (These are very competitive and require much planning. Some rarely offer internships)</w:t>
      </w:r>
    </w:p>
    <w:p w:rsidRPr="000B686C" w:rsidR="004104AD" w:rsidP="004104AD" w:rsidRDefault="004104AD" w14:paraId="6B572997"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ATF </w:t>
      </w:r>
      <w:hyperlink w:tgtFrame="_blank" w:tooltip="Original URL: https://www.atf.gov/careers/internships. Click or tap if you trust this link." w:history="1" r:id="rId72">
        <w:r w:rsidRPr="000B686C">
          <w:rPr>
            <w:rStyle w:val="Hyperlink"/>
            <w:rFonts w:ascii="Calibri" w:hAnsi="Calibri" w:cs="Calibri"/>
            <w:sz w:val="20"/>
            <w:szCs w:val="20"/>
            <w:bdr w:val="none" w:color="auto" w:sz="0" w:space="0" w:frame="1"/>
          </w:rPr>
          <w:t>https://www.atf.gov/careers/internships</w:t>
        </w:r>
      </w:hyperlink>
    </w:p>
    <w:p w:rsidRPr="000B686C" w:rsidR="004104AD" w:rsidP="004104AD" w:rsidRDefault="004104AD" w14:paraId="09E3847D"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Capitol Police </w:t>
      </w:r>
      <w:hyperlink w:tgtFrame="_blank" w:tooltip="Original URL: https://www.uscp.gov/careers. Click or tap if you trust this link." w:history="1" r:id="rId73">
        <w:r w:rsidRPr="000B686C">
          <w:rPr>
            <w:rStyle w:val="Hyperlink"/>
            <w:rFonts w:ascii="Calibri" w:hAnsi="Calibri" w:cs="Calibri"/>
            <w:sz w:val="20"/>
            <w:szCs w:val="20"/>
            <w:bdr w:val="none" w:color="auto" w:sz="0" w:space="0" w:frame="1"/>
          </w:rPr>
          <w:t>https://www.uscp.gov/careers</w:t>
        </w:r>
      </w:hyperlink>
    </w:p>
    <w:p w:rsidRPr="000B686C" w:rsidR="004104AD" w:rsidP="004104AD" w:rsidRDefault="004104AD" w14:paraId="785E61D5"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CIA </w:t>
      </w:r>
      <w:hyperlink w:tgtFrame="_blank" w:tooltip="Original URL: https://www.cia.gov/careers/student-programs/. Click or tap if you trust this link." w:history="1" r:id="rId74">
        <w:r w:rsidRPr="000B686C">
          <w:rPr>
            <w:rStyle w:val="Hyperlink"/>
            <w:rFonts w:ascii="Calibri" w:hAnsi="Calibri" w:cs="Calibri"/>
            <w:sz w:val="20"/>
            <w:szCs w:val="20"/>
            <w:bdr w:val="none" w:color="auto" w:sz="0" w:space="0" w:frame="1"/>
          </w:rPr>
          <w:t>https://www.cia.gov/careers/student-programs/</w:t>
        </w:r>
      </w:hyperlink>
    </w:p>
    <w:p w:rsidRPr="000B686C" w:rsidR="004104AD" w:rsidP="004104AD" w:rsidRDefault="004104AD" w14:paraId="57DC31F2"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Coast Guard Investigative Service </w:t>
      </w:r>
      <w:hyperlink w:tgtFrame="_blank" w:tooltip="Original URL: https://www.uscg.mil/Units/Coast-Guard-Investigative-Service/. Click or tap if you trust this link." w:history="1" r:id="rId75">
        <w:r w:rsidRPr="000B686C">
          <w:rPr>
            <w:rStyle w:val="Hyperlink"/>
            <w:rFonts w:ascii="Calibri" w:hAnsi="Calibri" w:cs="Calibri"/>
            <w:sz w:val="20"/>
            <w:szCs w:val="20"/>
            <w:bdr w:val="none" w:color="auto" w:sz="0" w:space="0" w:frame="1"/>
          </w:rPr>
          <w:t>https://www.uscg.mil/Units/Coast-Guard-Investigative-Service/</w:t>
        </w:r>
      </w:hyperlink>
    </w:p>
    <w:p w:rsidRPr="000B686C" w:rsidR="004104AD" w:rsidP="004104AD" w:rsidRDefault="004104AD" w14:paraId="3574FDA3"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CBP </w:t>
      </w:r>
      <w:hyperlink w:tgtFrame="_blank" w:tooltip="Original URL: https://www.cbp.gov/careers/students-and-recent-graduates/we-are-hiring. Click or tap if you trust this link." w:history="1" r:id="rId76">
        <w:r w:rsidRPr="000B686C">
          <w:rPr>
            <w:rStyle w:val="Hyperlink"/>
            <w:rFonts w:ascii="Calibri" w:hAnsi="Calibri" w:cs="Calibri"/>
            <w:sz w:val="20"/>
            <w:szCs w:val="20"/>
            <w:bdr w:val="none" w:color="auto" w:sz="0" w:space="0" w:frame="1"/>
          </w:rPr>
          <w:t>https://www.cbp.gov/careers/students-and-recent-graduates/we-are-hiring</w:t>
        </w:r>
      </w:hyperlink>
    </w:p>
    <w:p w:rsidRPr="000B686C" w:rsidR="004104AD" w:rsidP="004104AD" w:rsidRDefault="004104AD" w14:paraId="64331F31"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DHS </w:t>
      </w:r>
      <w:hyperlink w:tgtFrame="_blank" w:tooltip="Original URL: https://www.dhs.gov/homeland-security-careers/students. Click or tap if you trust this link." w:history="1" r:id="rId77">
        <w:r w:rsidRPr="000B686C">
          <w:rPr>
            <w:rStyle w:val="Hyperlink"/>
            <w:rFonts w:ascii="Calibri" w:hAnsi="Calibri" w:cs="Calibri"/>
            <w:sz w:val="20"/>
            <w:szCs w:val="20"/>
            <w:bdr w:val="none" w:color="auto" w:sz="0" w:space="0" w:frame="1"/>
          </w:rPr>
          <w:t>https://www.dhs.gov/homeland-security-careers/students</w:t>
        </w:r>
      </w:hyperlink>
    </w:p>
    <w:p w:rsidRPr="000B686C" w:rsidR="004104AD" w:rsidP="004104AD" w:rsidRDefault="004104AD" w14:paraId="184097DC"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DOJ—FBI </w:t>
      </w:r>
      <w:hyperlink w:tgtFrame="_blank" w:tooltip="Original URL: https://www.fbijobs.gov/students. Click or tap if you trust this link." w:history="1" r:id="rId78">
        <w:r w:rsidRPr="000B686C">
          <w:rPr>
            <w:rStyle w:val="Hyperlink"/>
            <w:rFonts w:ascii="Calibri" w:hAnsi="Calibri" w:cs="Calibri"/>
            <w:sz w:val="20"/>
            <w:szCs w:val="20"/>
            <w:bdr w:val="none" w:color="auto" w:sz="0" w:space="0" w:frame="1"/>
          </w:rPr>
          <w:t>https://www.fbijobs.gov/students</w:t>
        </w:r>
      </w:hyperlink>
    </w:p>
    <w:p w:rsidRPr="000B686C" w:rsidR="004104AD" w:rsidP="004104AD" w:rsidRDefault="004104AD" w14:paraId="010E8C79"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Defense Criminal Investigative Service </w:t>
      </w:r>
      <w:hyperlink w:tgtFrame="_blank" w:tooltip="Original URL: https://www.dodig.mil/. Click or tap if you trust this link." w:history="1" r:id="rId79">
        <w:r w:rsidRPr="000B686C">
          <w:rPr>
            <w:rStyle w:val="Hyperlink"/>
            <w:rFonts w:ascii="Calibri" w:hAnsi="Calibri" w:cs="Calibri"/>
            <w:sz w:val="20"/>
            <w:szCs w:val="20"/>
            <w:bdr w:val="none" w:color="auto" w:sz="0" w:space="0" w:frame="1"/>
          </w:rPr>
          <w:t>https://www.dodig.mil/</w:t>
        </w:r>
      </w:hyperlink>
      <w:r w:rsidRPr="000B686C">
        <w:rPr>
          <w:rFonts w:ascii="Calibri" w:hAnsi="Calibri" w:cs="Calibri"/>
          <w:color w:val="000000"/>
          <w:sz w:val="20"/>
          <w:szCs w:val="20"/>
          <w:bdr w:val="none" w:color="auto" w:sz="0" w:space="0" w:frame="1"/>
        </w:rPr>
        <w:t>  </w:t>
      </w:r>
      <w:hyperlink w:tgtFrame="_blank" w:tooltip="Original URL: https://www.usajobs.gov/Search/Results?a=DD26&amp;p=1. Click or tap if you trust this link." w:history="1" r:id="rId80">
        <w:r w:rsidRPr="000B686C">
          <w:rPr>
            <w:rStyle w:val="Hyperlink"/>
            <w:rFonts w:ascii="Calibri" w:hAnsi="Calibri" w:cs="Calibri"/>
            <w:sz w:val="20"/>
            <w:szCs w:val="20"/>
            <w:bdr w:val="none" w:color="auto" w:sz="0" w:space="0" w:frame="1"/>
          </w:rPr>
          <w:t>https://www.usajobs.gov/Search/Results?a=DD26&amp;p=1</w:t>
        </w:r>
      </w:hyperlink>
    </w:p>
    <w:p w:rsidRPr="000B686C" w:rsidR="004104AD" w:rsidP="004104AD" w:rsidRDefault="004104AD" w14:paraId="262F9E41"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DEA </w:t>
      </w:r>
      <w:hyperlink w:tgtFrame="_blank" w:tooltip="Original URL: https://www.dea.gov/careers/student-entry-level-careers. Click or tap if you trust this link." w:history="1" r:id="rId81">
        <w:r w:rsidRPr="000B686C">
          <w:rPr>
            <w:rStyle w:val="Hyperlink"/>
            <w:rFonts w:ascii="Calibri" w:hAnsi="Calibri" w:cs="Calibri"/>
            <w:sz w:val="20"/>
            <w:szCs w:val="20"/>
            <w:bdr w:val="none" w:color="auto" w:sz="0" w:space="0" w:frame="1"/>
          </w:rPr>
          <w:t>https://www.dea.gov/careers/student-entry-level-careers</w:t>
        </w:r>
      </w:hyperlink>
    </w:p>
    <w:p w:rsidRPr="000B686C" w:rsidR="004104AD" w:rsidP="004104AD" w:rsidRDefault="004104AD" w14:paraId="0BD6E21C"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Federal Protective Service </w:t>
      </w:r>
      <w:hyperlink w:tgtFrame="_blank" w:tooltip="Original URL: https://www.dhs.gov/homeland-security-careers/student-and-recent-grads. Click or tap if you trust this link." w:history="1" r:id="rId82">
        <w:r w:rsidRPr="000B686C">
          <w:rPr>
            <w:rStyle w:val="Hyperlink"/>
            <w:rFonts w:ascii="Calibri" w:hAnsi="Calibri" w:cs="Calibri"/>
            <w:sz w:val="20"/>
            <w:szCs w:val="20"/>
            <w:bdr w:val="none" w:color="auto" w:sz="0" w:space="0" w:frame="1"/>
          </w:rPr>
          <w:t>https://www.dhs.gov/homeland-security-careers/student-and-recent-grads</w:t>
        </w:r>
      </w:hyperlink>
    </w:p>
    <w:p w:rsidRPr="000B686C" w:rsidR="004104AD" w:rsidP="004104AD" w:rsidRDefault="004104AD" w14:paraId="4DACF784"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Marshals </w:t>
      </w:r>
      <w:hyperlink w:tgtFrame="_blank" w:tooltip="Original URL: https://www.usmarshals.gov/careers/index.html. Click or tap if you trust this link." w:history="1" r:id="rId83">
        <w:r w:rsidRPr="000B686C">
          <w:rPr>
            <w:rStyle w:val="Hyperlink"/>
            <w:rFonts w:ascii="Calibri" w:hAnsi="Calibri" w:cs="Calibri"/>
            <w:sz w:val="20"/>
            <w:szCs w:val="20"/>
            <w:bdr w:val="none" w:color="auto" w:sz="0" w:space="0" w:frame="1"/>
          </w:rPr>
          <w:t>https://www.usmarshals.gov/careers/index.html</w:t>
        </w:r>
      </w:hyperlink>
    </w:p>
    <w:p w:rsidRPr="000B686C" w:rsidR="004104AD" w:rsidP="004104AD" w:rsidRDefault="004104AD" w14:paraId="7FA07301"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Office of Special Investigations </w:t>
      </w:r>
      <w:hyperlink w:tgtFrame="_blank" w:tooltip="Original URL: https://www.osi.af.mil/OSI-Careers/Civilians/. Click or tap if you trust this link." w:history="1" r:id="rId84">
        <w:r w:rsidRPr="000B686C">
          <w:rPr>
            <w:rStyle w:val="Hyperlink"/>
            <w:rFonts w:ascii="Calibri" w:hAnsi="Calibri" w:cs="Calibri"/>
            <w:sz w:val="20"/>
            <w:szCs w:val="20"/>
            <w:bdr w:val="none" w:color="auto" w:sz="0" w:space="0" w:frame="1"/>
          </w:rPr>
          <w:t>https://www.osi.af.mil/OSI-Careers/Civilians/</w:t>
        </w:r>
      </w:hyperlink>
    </w:p>
    <w:p w:rsidRPr="000B686C" w:rsidR="004104AD" w:rsidP="004104AD" w:rsidRDefault="004104AD" w14:paraId="4968F31C"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Secret Service </w:t>
      </w:r>
      <w:hyperlink w:tgtFrame="_blank" w:tooltip="Original URL: https://www.secretservice.gov/careers. Click or tap if you trust this link." w:history="1" r:id="rId85">
        <w:r w:rsidRPr="000B686C">
          <w:rPr>
            <w:rStyle w:val="Hyperlink"/>
            <w:rFonts w:ascii="Calibri" w:hAnsi="Calibri" w:cs="Calibri"/>
            <w:sz w:val="20"/>
            <w:szCs w:val="20"/>
            <w:bdr w:val="none" w:color="auto" w:sz="0" w:space="0" w:frame="1"/>
          </w:rPr>
          <w:t>https://www.secretservice.gov/careers</w:t>
        </w:r>
      </w:hyperlink>
    </w:p>
    <w:p w:rsidRPr="000B686C" w:rsidR="004104AD" w:rsidP="004104AD" w:rsidRDefault="004104AD" w14:paraId="5A435BDA"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Probation &amp; Pretrial Services </w:t>
      </w:r>
      <w:hyperlink w:tgtFrame="_blank" w:tooltip="Original URL: https://www.uscourts.gov/careers/search-judiciary-jobs. Click or tap if you trust this link." w:history="1" r:id="rId86">
        <w:r w:rsidRPr="000B686C">
          <w:rPr>
            <w:rStyle w:val="Hyperlink"/>
            <w:rFonts w:ascii="Calibri" w:hAnsi="Calibri" w:cs="Calibri"/>
            <w:sz w:val="20"/>
            <w:szCs w:val="20"/>
            <w:bdr w:val="none" w:color="auto" w:sz="0" w:space="0" w:frame="1"/>
          </w:rPr>
          <w:t>https://www.uscourts.gov/careers/search-judiciary-jobs</w:t>
        </w:r>
      </w:hyperlink>
    </w:p>
    <w:p w:rsidRPr="000B686C" w:rsidR="004104AD" w:rsidP="004104AD" w:rsidRDefault="004104AD" w14:paraId="65279C80" w14:textId="77777777">
      <w:pPr>
        <w:widowControl/>
        <w:numPr>
          <w:ilvl w:val="1"/>
          <w:numId w:val="27"/>
        </w:numPr>
        <w:shd w:val="clear" w:color="auto" w:fill="FFFFFF"/>
        <w:autoSpaceDE/>
        <w:autoSpaceDN/>
        <w:rPr>
          <w:rFonts w:ascii="Calibri" w:hAnsi="Calibri" w:cs="Calibri"/>
          <w:color w:val="000000"/>
          <w:sz w:val="20"/>
          <w:szCs w:val="20"/>
        </w:rPr>
      </w:pPr>
      <w:r w:rsidRPr="000B686C">
        <w:rPr>
          <w:rFonts w:ascii="Calibri" w:hAnsi="Calibri" w:cs="Calibri"/>
          <w:color w:val="000000"/>
          <w:sz w:val="20"/>
          <w:szCs w:val="20"/>
          <w:bdr w:val="none" w:color="auto" w:sz="0" w:space="0" w:frame="1"/>
        </w:rPr>
        <w:t>U.S. Park Police </w:t>
      </w:r>
      <w:hyperlink w:tgtFrame="_blank" w:tooltip="Original URL: https://www.nps.gov/subjects/uspp/index.htm. Click or tap if you trust this link." w:history="1" r:id="rId87">
        <w:r w:rsidRPr="000B686C">
          <w:rPr>
            <w:rStyle w:val="Hyperlink"/>
            <w:rFonts w:ascii="Calibri" w:hAnsi="Calibri" w:cs="Calibri"/>
            <w:sz w:val="20"/>
            <w:szCs w:val="20"/>
            <w:bdr w:val="none" w:color="auto" w:sz="0" w:space="0" w:frame="1"/>
          </w:rPr>
          <w:t>https://www.nps.gov/subjects/uspp/index.htm</w:t>
        </w:r>
      </w:hyperlink>
    </w:p>
    <w:p w:rsidRPr="000B686C" w:rsidR="004104AD" w:rsidP="004104AD" w:rsidRDefault="004104AD" w14:paraId="3BABC054" w14:textId="77777777">
      <w:pPr>
        <w:rPr>
          <w:rFonts w:ascii="Calibri" w:hAnsi="Calibri" w:cs="Calibri"/>
          <w:b/>
          <w:w w:val="105"/>
          <w:sz w:val="21"/>
          <w:szCs w:val="21"/>
        </w:rPr>
      </w:pPr>
    </w:p>
    <w:p w:rsidRPr="000B686C" w:rsidR="004104AD" w:rsidP="004104AD" w:rsidRDefault="004104AD" w14:paraId="46FE2A96" w14:textId="77777777">
      <w:pPr>
        <w:pStyle w:val="BodyText"/>
        <w:spacing w:line="252" w:lineRule="auto"/>
        <w:ind w:left="115" w:right="187"/>
        <w:rPr>
          <w:rFonts w:ascii="Calibri" w:hAnsi="Calibri" w:cs="Calibri"/>
          <w:w w:val="105"/>
          <w:sz w:val="22"/>
          <w:szCs w:val="22"/>
        </w:rPr>
      </w:pPr>
      <w:r w:rsidRPr="000B686C">
        <w:rPr>
          <w:rFonts w:ascii="Calibri" w:hAnsi="Calibri" w:cs="Calibri"/>
          <w:b/>
          <w:w w:val="105"/>
          <w:sz w:val="22"/>
          <w:szCs w:val="22"/>
        </w:rPr>
        <w:t xml:space="preserve">Moot Court – </w:t>
      </w:r>
      <w:r w:rsidRPr="000B686C">
        <w:rPr>
          <w:rFonts w:ascii="Calibri" w:hAnsi="Calibri" w:cs="Calibri"/>
          <w:w w:val="105"/>
          <w:sz w:val="22"/>
          <w:szCs w:val="22"/>
        </w:rPr>
        <w:t>CSUF’s Moot Court Team is consistently nationally ranked. Moot Court is a simulation of an appellate court proceeding (also known as mock Supreme Court and Supreme Court Simulation).  Moot Court involves teams of student-contestants, clients burdened by a legal problem, briefs and oratory detailing the dimensions of the legal problem before the appellate court.  Students argue a hypothetical legal case known as “the competition case.”  Some of the benefits of participation include: improved communication skills, enhanced critical thinking abilities under duress, improved legal research and writing skills, enhanced self-confidence and poise, improved relations with alumni, and likely, enhanced acceptance rates into law school.  For more information on the American Collegiate Moot Court Association and tournament please see ACM Moot Court.  For more information contact: Dr. Pam Fiber-Ostrow (</w:t>
      </w:r>
      <w:hyperlink w:history="1" r:id="rId88">
        <w:r w:rsidRPr="000B686C">
          <w:rPr>
            <w:rStyle w:val="Hyperlink"/>
            <w:rFonts w:ascii="Calibri" w:hAnsi="Calibri" w:cs="Calibri"/>
            <w:color w:val="auto"/>
            <w:w w:val="105"/>
            <w:sz w:val="22"/>
            <w:szCs w:val="22"/>
          </w:rPr>
          <w:t>pfiber@fullerton.edu</w:t>
        </w:r>
      </w:hyperlink>
      <w:r w:rsidRPr="000B686C">
        <w:rPr>
          <w:rFonts w:ascii="Calibri" w:hAnsi="Calibri" w:cs="Calibri"/>
          <w:w w:val="105"/>
          <w:sz w:val="22"/>
          <w:szCs w:val="22"/>
        </w:rPr>
        <w:t xml:space="preserve">; GH-532). </w:t>
      </w:r>
    </w:p>
    <w:p w:rsidRPr="000B686C" w:rsidR="004104AD" w:rsidP="004104AD" w:rsidRDefault="004104AD" w14:paraId="1FB48EB1" w14:textId="417D75ED">
      <w:pPr>
        <w:spacing w:before="240" w:line="252" w:lineRule="auto"/>
        <w:ind w:left="115" w:right="130"/>
        <w:rPr>
          <w:rFonts w:ascii="Calibri" w:hAnsi="Calibri" w:cs="Calibri"/>
          <w:shd w:val="clear" w:color="auto" w:fill="FFFFFF"/>
        </w:rPr>
      </w:pPr>
      <w:commentRangeStart w:id="30"/>
      <w:r w:rsidRPr="000B686C">
        <w:rPr>
          <w:rFonts w:ascii="Calibri" w:hAnsi="Calibri" w:cs="Calibri"/>
          <w:b/>
          <w:w w:val="105"/>
        </w:rPr>
        <w:t xml:space="preserve">Intelligence Community Scholars Program </w:t>
      </w:r>
      <w:r w:rsidRPr="000B686C" w:rsidR="00545776">
        <w:rPr>
          <w:rFonts w:ascii="Calibri" w:hAnsi="Calibri" w:cs="Calibri"/>
          <w:b/>
          <w:w w:val="105"/>
        </w:rPr>
        <w:t>-</w:t>
      </w:r>
      <w:r w:rsidRPr="000B686C">
        <w:rPr>
          <w:rFonts w:ascii="Calibri" w:hAnsi="Calibri" w:cs="Calibri"/>
          <w:b/>
          <w:w w:val="105"/>
        </w:rPr>
        <w:t xml:space="preserve"> </w:t>
      </w:r>
      <w:r w:rsidRPr="000B686C">
        <w:rPr>
          <w:rFonts w:ascii="Calibri" w:hAnsi="Calibri" w:cs="Calibri"/>
          <w:shd w:val="clear" w:color="auto" w:fill="FFFFFF"/>
        </w:rPr>
        <w:t xml:space="preserve">Intelligence Community Scholars Program is part of the California State University Intelligence Community Center of Academic Excellence (CSU-ACE). CSU-ACE is a unique consortium of seven CSU campuses throughout southern California. The program is designed to prepare students for possible careers in national security and intelligence through advanced study of national security, intelligence, foreign area studies, language proficiency, geographical expertise, and related competencies. It also serves as a mentoring and networking program for Cal State students.  </w:t>
      </w:r>
    </w:p>
    <w:p w:rsidRPr="000B686C" w:rsidR="004104AD" w:rsidP="004104AD" w:rsidRDefault="004104AD" w14:paraId="6CD2D9BD" w14:textId="77777777">
      <w:pPr>
        <w:spacing w:before="96" w:line="252" w:lineRule="auto"/>
        <w:ind w:left="112" w:right="132"/>
        <w:rPr>
          <w:rFonts w:ascii="Calibri" w:hAnsi="Calibri" w:cs="Calibri"/>
          <w:b/>
          <w:w w:val="105"/>
        </w:rPr>
      </w:pPr>
      <w:r w:rsidRPr="000B686C">
        <w:rPr>
          <w:rFonts w:ascii="Calibri" w:hAnsi="Calibri" w:cs="Calibri"/>
          <w:shd w:val="clear" w:color="auto" w:fill="FFFFFF"/>
        </w:rPr>
        <w:t>Applications are accepted on a rolling basis. A minimum GPA of 3.2 is required. Please contact the CSUF Program Coordinator, Dr. Valerie O'Regan for more information and for an application at </w:t>
      </w:r>
      <w:hyperlink w:history="1" r:id="rId89">
        <w:r w:rsidRPr="000B686C">
          <w:rPr>
            <w:rStyle w:val="Hyperlink"/>
            <w:rFonts w:ascii="Calibri" w:hAnsi="Calibri" w:cs="Calibri"/>
            <w:color w:val="auto"/>
            <w:bdr w:val="none" w:color="auto" w:sz="0" w:space="0" w:frame="1"/>
            <w:shd w:val="clear" w:color="auto" w:fill="FFFFFF"/>
          </w:rPr>
          <w:t>voregan@fullerton.edu</w:t>
        </w:r>
      </w:hyperlink>
      <w:r w:rsidRPr="000B686C">
        <w:rPr>
          <w:rFonts w:ascii="Calibri" w:hAnsi="Calibri" w:cs="Calibri"/>
          <w:shd w:val="clear" w:color="auto" w:fill="FFFFFF"/>
        </w:rPr>
        <w:t xml:space="preserve">. For more information see:  </w:t>
      </w:r>
      <w:hyperlink w:history="1" r:id="rId90">
        <w:r w:rsidRPr="000B686C">
          <w:rPr>
            <w:rStyle w:val="Hyperlink"/>
            <w:rFonts w:ascii="Calibri" w:hAnsi="Calibri" w:cs="Calibri"/>
            <w:color w:val="auto"/>
            <w:shd w:val="clear" w:color="auto" w:fill="FFFFFF"/>
          </w:rPr>
          <w:t>http://hss.fullerton.edu/paj/intelligence_comm.aspx</w:t>
        </w:r>
      </w:hyperlink>
      <w:r w:rsidRPr="000B686C">
        <w:rPr>
          <w:rFonts w:ascii="Calibri" w:hAnsi="Calibri" w:cs="Calibri"/>
          <w:shd w:val="clear" w:color="auto" w:fill="FFFFFF"/>
        </w:rPr>
        <w:t xml:space="preserve">  </w:t>
      </w:r>
      <w:commentRangeEnd w:id="30"/>
      <w:r w:rsidRPr="000B686C" w:rsidR="005F3E23">
        <w:rPr>
          <w:rStyle w:val="CommentReference"/>
          <w:rFonts w:ascii="Calibri" w:hAnsi="Calibri" w:cs="Calibri"/>
          <w:b/>
          <w:w w:val="105"/>
          <w:sz w:val="22"/>
          <w:szCs w:val="22"/>
        </w:rPr>
        <w:commentReference w:id="30"/>
      </w:r>
    </w:p>
    <w:p w:rsidRPr="000B686C" w:rsidR="004104AD" w:rsidP="004104AD" w:rsidRDefault="004104AD" w14:paraId="6FF825C3" w14:textId="77777777">
      <w:pPr>
        <w:pStyle w:val="BodyText"/>
        <w:spacing w:before="240" w:line="252" w:lineRule="auto"/>
        <w:ind w:left="115" w:right="158"/>
        <w:rPr>
          <w:rFonts w:ascii="Calibri" w:hAnsi="Calibri" w:cs="Calibri"/>
          <w:w w:val="105"/>
          <w:sz w:val="24"/>
          <w:szCs w:val="22"/>
        </w:rPr>
      </w:pPr>
      <w:r w:rsidRPr="000B686C">
        <w:rPr>
          <w:rFonts w:ascii="Calibri" w:hAnsi="Calibri" w:cs="Calibri"/>
          <w:b/>
          <w:w w:val="105"/>
          <w:sz w:val="22"/>
          <w:szCs w:val="22"/>
        </w:rPr>
        <w:t>Cal State D.C. Scholars</w:t>
      </w:r>
      <w:r w:rsidRPr="000B686C">
        <w:rPr>
          <w:rFonts w:ascii="Calibri" w:hAnsi="Calibri" w:cs="Calibri"/>
          <w:w w:val="105"/>
          <w:sz w:val="22"/>
          <w:szCs w:val="22"/>
        </w:rPr>
        <w:t xml:space="preserve"> – Students earn academic credit while interning in Washington D.C.  </w:t>
      </w:r>
      <w:r w:rsidRPr="000B686C">
        <w:rPr>
          <w:rFonts w:ascii="Calibri" w:hAnsi="Calibri" w:cs="Calibri"/>
          <w:w w:val="105"/>
          <w:sz w:val="22"/>
          <w:szCs w:val="22"/>
        </w:rPr>
        <w:t xml:space="preserve">Internships can be with nonprofits, advocacy groups, congressional offices, executive agencies, museums, security firms, business groups, political parties, artistic organizations, news and media companies, and a variety of other offices in and around Washington D.C.  Juniors, seniors, and graduate students from all majors are encouraged to apply.  The program is neither partisan nor ideological and welcomes students from all political persuasions.  For more information visit: </w:t>
      </w:r>
      <w:hyperlink w:history="1" r:id="rId91">
        <w:r w:rsidRPr="000B686C">
          <w:rPr>
            <w:rStyle w:val="Hyperlink"/>
            <w:rFonts w:ascii="Calibri" w:hAnsi="Calibri" w:cs="Calibri"/>
            <w:color w:val="auto"/>
            <w:sz w:val="22"/>
            <w:szCs w:val="22"/>
          </w:rPr>
          <w:t>http://hss.fullerton.edu/cal_state_dc/</w:t>
        </w:r>
      </w:hyperlink>
      <w:r w:rsidRPr="000B686C">
        <w:rPr>
          <w:rFonts w:ascii="Calibri" w:hAnsi="Calibri" w:cs="Calibri"/>
          <w:sz w:val="22"/>
          <w:szCs w:val="22"/>
        </w:rPr>
        <w:t xml:space="preserve"> or contact </w:t>
      </w:r>
      <w:r w:rsidRPr="000B686C">
        <w:rPr>
          <w:rFonts w:ascii="Calibri" w:hAnsi="Calibri" w:cs="Calibri"/>
          <w:color w:val="000000"/>
          <w:sz w:val="22"/>
          <w:shd w:val="clear" w:color="auto" w:fill="FFFFFF"/>
        </w:rPr>
        <w:t>Amie Zeoli. (amzeoli@fullerton.edu</w:t>
      </w:r>
      <w:r w:rsidRPr="000B686C">
        <w:rPr>
          <w:rFonts w:ascii="Calibri" w:hAnsi="Calibri" w:cs="Calibri"/>
          <w:sz w:val="24"/>
          <w:szCs w:val="22"/>
        </w:rPr>
        <w:t>).</w:t>
      </w:r>
    </w:p>
    <w:p w:rsidRPr="000B686C" w:rsidR="004104AD" w:rsidP="004104AD" w:rsidRDefault="004104AD" w14:paraId="1DCD9EA8" w14:textId="77777777">
      <w:pPr>
        <w:pStyle w:val="BodyText"/>
        <w:spacing w:before="240" w:line="252" w:lineRule="auto"/>
        <w:ind w:left="115" w:right="158"/>
        <w:rPr>
          <w:rFonts w:ascii="Calibri" w:hAnsi="Calibri" w:cs="Calibri"/>
          <w:w w:val="105"/>
          <w:sz w:val="22"/>
          <w:szCs w:val="22"/>
        </w:rPr>
      </w:pPr>
      <w:r w:rsidRPr="000B686C">
        <w:rPr>
          <w:rFonts w:ascii="Calibri" w:hAnsi="Calibri" w:cs="Calibri"/>
          <w:b/>
          <w:w w:val="105"/>
          <w:sz w:val="22"/>
          <w:szCs w:val="22"/>
        </w:rPr>
        <w:t xml:space="preserve">Study Abroad – </w:t>
      </w:r>
      <w:r w:rsidRPr="000B686C">
        <w:rPr>
          <w:rFonts w:ascii="Calibri" w:hAnsi="Calibri" w:cs="Calibri"/>
          <w:w w:val="105"/>
          <w:sz w:val="22"/>
          <w:szCs w:val="22"/>
        </w:rPr>
        <w:t xml:space="preserve">CRJU students are highly encouraged to take advantage of the many opportunities to participate in a study abroad program during their time at CSUF. For more information about study abroad programs through HSS, visit: </w:t>
      </w:r>
      <w:hyperlink w:history="1" r:id="rId92">
        <w:r w:rsidRPr="000B686C">
          <w:rPr>
            <w:rStyle w:val="Hyperlink"/>
            <w:rFonts w:ascii="Calibri" w:hAnsi="Calibri" w:cs="Calibri"/>
            <w:color w:val="auto"/>
            <w:w w:val="105"/>
            <w:sz w:val="22"/>
            <w:szCs w:val="22"/>
          </w:rPr>
          <w:t>http://hss.fullerton.edu/Study_Abroad/study_abroad.aspx</w:t>
        </w:r>
      </w:hyperlink>
      <w:r w:rsidRPr="000B686C">
        <w:rPr>
          <w:rFonts w:ascii="Calibri" w:hAnsi="Calibri" w:cs="Calibri"/>
          <w:w w:val="105"/>
          <w:sz w:val="22"/>
          <w:szCs w:val="22"/>
        </w:rPr>
        <w:t xml:space="preserve"> Also see: </w:t>
      </w:r>
      <w:hyperlink w:history="1" r:id="rId93">
        <w:r w:rsidRPr="000B686C">
          <w:rPr>
            <w:rStyle w:val="Hyperlink"/>
            <w:rFonts w:ascii="Calibri" w:hAnsi="Calibri" w:cs="Calibri"/>
            <w:color w:val="auto"/>
            <w:w w:val="105"/>
            <w:sz w:val="22"/>
            <w:szCs w:val="22"/>
          </w:rPr>
          <w:t>http://</w:t>
        </w:r>
        <w:r w:rsidRPr="000B686C">
          <w:rPr>
            <w:rStyle w:val="Hyperlink"/>
            <w:rFonts w:ascii="Calibri" w:hAnsi="Calibri" w:cs="Calibri"/>
            <w:color w:val="auto"/>
            <w:sz w:val="22"/>
            <w:szCs w:val="22"/>
          </w:rPr>
          <w:t>international.fullerton.edu/study-abroad</w:t>
        </w:r>
      </w:hyperlink>
      <w:r w:rsidRPr="000B686C">
        <w:rPr>
          <w:rFonts w:ascii="Calibri" w:hAnsi="Calibri" w:cs="Calibri"/>
          <w:sz w:val="22"/>
          <w:szCs w:val="22"/>
        </w:rPr>
        <w:t xml:space="preserve"> for university study abroad programs. </w:t>
      </w:r>
      <w:r w:rsidRPr="000B686C">
        <w:rPr>
          <w:rFonts w:ascii="Calibri" w:hAnsi="Calibri" w:cs="Calibri"/>
          <w:w w:val="105"/>
          <w:sz w:val="22"/>
          <w:szCs w:val="22"/>
        </w:rPr>
        <w:t xml:space="preserve"> </w:t>
      </w:r>
    </w:p>
    <w:p w:rsidRPr="000B686C" w:rsidR="00545776" w:rsidP="00545776" w:rsidRDefault="00545776" w14:paraId="07DFF965" w14:textId="77777777">
      <w:pPr>
        <w:pStyle w:val="BodyText"/>
        <w:spacing w:before="97" w:line="252" w:lineRule="auto"/>
        <w:ind w:right="99"/>
        <w:rPr>
          <w:rFonts w:ascii="Calibri" w:hAnsi="Calibri" w:cs="Calibri"/>
          <w:sz w:val="12"/>
          <w:szCs w:val="22"/>
        </w:rPr>
      </w:pPr>
    </w:p>
    <w:p w:rsidRPr="000B686C" w:rsidR="004104AD" w:rsidP="004104AD" w:rsidRDefault="004104AD" w14:paraId="3C11F0E3" w14:textId="77777777">
      <w:pPr>
        <w:pStyle w:val="Heading8"/>
        <w:spacing w:before="97"/>
        <w:ind w:left="112"/>
        <w:rPr>
          <w:rFonts w:ascii="Calibri" w:hAnsi="Calibri" w:cs="Calibri"/>
          <w:sz w:val="22"/>
          <w:szCs w:val="22"/>
        </w:rPr>
      </w:pPr>
      <w:r w:rsidRPr="000B686C">
        <w:rPr>
          <w:rFonts w:ascii="Calibri" w:hAnsi="Calibri" w:cs="Calibri"/>
          <w:w w:val="105"/>
          <w:sz w:val="24"/>
          <w:szCs w:val="22"/>
          <w:u w:val="single"/>
        </w:rPr>
        <w:t>Student Groups</w:t>
      </w:r>
    </w:p>
    <w:p w:rsidRPr="000B686C" w:rsidR="004104AD" w:rsidP="004104AD" w:rsidRDefault="004104AD" w14:paraId="1752FECC" w14:textId="77777777">
      <w:pPr>
        <w:pStyle w:val="BodyText"/>
        <w:spacing w:before="120"/>
        <w:ind w:left="115" w:right="187"/>
        <w:rPr>
          <w:rFonts w:ascii="Calibri" w:hAnsi="Calibri" w:cs="Calibri"/>
          <w:sz w:val="22"/>
          <w:szCs w:val="22"/>
          <w:shd w:val="clear" w:color="auto" w:fill="FFFFFF"/>
        </w:rPr>
      </w:pPr>
      <w:r w:rsidRPr="000B686C">
        <w:rPr>
          <w:rFonts w:ascii="Calibri" w:hAnsi="Calibri" w:cs="Calibri"/>
          <w:b/>
          <w:w w:val="105"/>
          <w:sz w:val="22"/>
          <w:szCs w:val="22"/>
        </w:rPr>
        <w:t xml:space="preserve">Alpha Phi Sigma (APS) </w:t>
      </w:r>
      <w:r w:rsidRPr="000B686C">
        <w:rPr>
          <w:rFonts w:ascii="Calibri" w:hAnsi="Calibri" w:cs="Calibri"/>
          <w:w w:val="105"/>
          <w:sz w:val="22"/>
          <w:szCs w:val="22"/>
        </w:rPr>
        <w:t xml:space="preserve">– APS is the National Criminal Justice Honor Society.  </w:t>
      </w:r>
      <w:r w:rsidRPr="000B686C">
        <w:rPr>
          <w:rFonts w:ascii="Calibri" w:hAnsi="Calibri" w:cs="Calibri"/>
          <w:sz w:val="22"/>
          <w:szCs w:val="22"/>
          <w:shd w:val="clear" w:color="auto" w:fill="FFFFFF"/>
        </w:rPr>
        <w:t>To qualify, students must have at least 12 units of Criminal Justice classes with an overall GPA of 3.0 and a GPA of 3.2 in the Criminal Justice major. The student group holds several meetings every semester with guest speakers from all areas of Criminal Justice.  For more information contact Dr. Veronica Herrera (</w:t>
      </w:r>
      <w:hyperlink w:history="1" r:id="rId94">
        <w:r w:rsidRPr="000B686C">
          <w:rPr>
            <w:rStyle w:val="Hyperlink"/>
            <w:rFonts w:ascii="Calibri" w:hAnsi="Calibri" w:cs="Calibri"/>
            <w:color w:val="auto"/>
            <w:sz w:val="22"/>
            <w:szCs w:val="22"/>
            <w:shd w:val="clear" w:color="auto" w:fill="FFFFFF"/>
          </w:rPr>
          <w:t>veherrera@fullerton.edu</w:t>
        </w:r>
      </w:hyperlink>
      <w:r w:rsidRPr="000B686C">
        <w:rPr>
          <w:rFonts w:ascii="Calibri" w:hAnsi="Calibri" w:cs="Calibri"/>
          <w:sz w:val="22"/>
          <w:szCs w:val="22"/>
          <w:shd w:val="clear" w:color="auto" w:fill="FFFFFF"/>
        </w:rPr>
        <w:t xml:space="preserve">, GH-527), consult the bulletin board between GH 547 and 544, or visit their page on TitanLink: </w:t>
      </w:r>
      <w:hyperlink w:history="1" r:id="rId95">
        <w:r w:rsidRPr="000B686C">
          <w:rPr>
            <w:rStyle w:val="Hyperlink"/>
            <w:rFonts w:ascii="Calibri" w:hAnsi="Calibri" w:cs="Calibri"/>
            <w:color w:val="auto"/>
            <w:sz w:val="22"/>
            <w:szCs w:val="22"/>
            <w:shd w:val="clear" w:color="auto" w:fill="FFFFFF"/>
          </w:rPr>
          <w:t>https://fullerton.campuslabs.com/engage/organization/alphaphisigma</w:t>
        </w:r>
      </w:hyperlink>
      <w:r w:rsidRPr="000B686C">
        <w:rPr>
          <w:rFonts w:ascii="Calibri" w:hAnsi="Calibri" w:cs="Calibri"/>
          <w:sz w:val="22"/>
          <w:szCs w:val="22"/>
          <w:shd w:val="clear" w:color="auto" w:fill="FFFFFF"/>
        </w:rPr>
        <w:t xml:space="preserve">. </w:t>
      </w:r>
    </w:p>
    <w:p w:rsidRPr="000B686C" w:rsidR="004104AD" w:rsidP="004104AD" w:rsidRDefault="004104AD" w14:paraId="660592C7" w14:textId="77777777">
      <w:pPr>
        <w:pStyle w:val="BodyText"/>
        <w:spacing w:before="120"/>
        <w:ind w:left="115" w:right="187"/>
        <w:rPr>
          <w:rFonts w:ascii="Calibri" w:hAnsi="Calibri" w:cs="Calibri"/>
          <w:b/>
          <w:w w:val="105"/>
          <w:sz w:val="22"/>
          <w:szCs w:val="22"/>
        </w:rPr>
      </w:pPr>
    </w:p>
    <w:p w:rsidRPr="000B686C" w:rsidR="004104AD" w:rsidP="004104AD" w:rsidRDefault="004104AD" w14:paraId="7EDCBEBF" w14:textId="34F0C1F0">
      <w:pPr>
        <w:pStyle w:val="BodyText"/>
        <w:ind w:left="90"/>
        <w:rPr>
          <w:rFonts w:ascii="Calibri" w:hAnsi="Calibri" w:cs="Calibri"/>
          <w:w w:val="105"/>
          <w:sz w:val="22"/>
          <w:szCs w:val="22"/>
        </w:rPr>
      </w:pPr>
      <w:r w:rsidRPr="000B686C">
        <w:rPr>
          <w:rFonts w:ascii="Calibri" w:hAnsi="Calibri" w:cs="Calibri"/>
          <w:b/>
          <w:w w:val="105"/>
          <w:sz w:val="22"/>
          <w:szCs w:val="22"/>
        </w:rPr>
        <w:t>Criminal Justice Student Association (CJSA)</w:t>
      </w:r>
      <w:r w:rsidRPr="000B686C">
        <w:rPr>
          <w:rFonts w:ascii="Calibri" w:hAnsi="Calibri" w:cs="Calibri"/>
          <w:w w:val="105"/>
          <w:sz w:val="22"/>
          <w:szCs w:val="22"/>
        </w:rPr>
        <w:t xml:space="preserve"> – CJSA is open to </w:t>
      </w:r>
      <w:r w:rsidRPr="000B686C">
        <w:rPr>
          <w:rFonts w:ascii="Calibri" w:hAnsi="Calibri" w:cs="Calibri"/>
          <w:w w:val="105"/>
          <w:sz w:val="22"/>
          <w:szCs w:val="22"/>
          <w:u w:val="single"/>
        </w:rPr>
        <w:t>all</w:t>
      </w:r>
      <w:r w:rsidRPr="000B686C">
        <w:rPr>
          <w:rFonts w:ascii="Calibri" w:hAnsi="Calibri" w:cs="Calibri"/>
          <w:w w:val="105"/>
          <w:sz w:val="22"/>
          <w:szCs w:val="22"/>
        </w:rPr>
        <w:t xml:space="preserve"> CSUF students interested in criminal justice.  CJSA provides opportunities to meet and network with other criminal justice majors, faculty, and professionals in the field of criminal justice through seminars, facility, and program tours, volunteer work and internships.  It also provides forums for the discussion and debate of current criminal justice </w:t>
      </w:r>
      <w:r w:rsidRPr="000B686C">
        <w:rPr>
          <w:rFonts w:ascii="Calibri" w:hAnsi="Calibri" w:cs="Calibri"/>
          <w:sz w:val="22"/>
          <w:szCs w:val="22"/>
        </w:rPr>
        <w:t>issues</w:t>
      </w:r>
      <w:r w:rsidRPr="000B686C">
        <w:rPr>
          <w:rFonts w:ascii="Calibri" w:hAnsi="Calibri" w:cs="Calibri"/>
          <w:w w:val="105"/>
          <w:sz w:val="22"/>
          <w:szCs w:val="22"/>
        </w:rPr>
        <w:t xml:space="preserve"> that affect us in our chosen vocation, our communities, school, and society.  For more information</w:t>
      </w:r>
      <w:r w:rsidR="0056608B">
        <w:rPr>
          <w:rFonts w:ascii="Calibri" w:hAnsi="Calibri" w:cs="Calibri"/>
          <w:w w:val="105"/>
          <w:sz w:val="22"/>
          <w:szCs w:val="22"/>
        </w:rPr>
        <w:t>,</w:t>
      </w:r>
      <w:r w:rsidRPr="000B686C">
        <w:rPr>
          <w:rFonts w:ascii="Calibri" w:hAnsi="Calibri" w:cs="Calibri"/>
          <w:w w:val="105"/>
          <w:sz w:val="22"/>
          <w:szCs w:val="22"/>
        </w:rPr>
        <w:t xml:space="preserve"> contact Dr. </w:t>
      </w:r>
      <w:r w:rsidR="005F3E23">
        <w:rPr>
          <w:rFonts w:ascii="Calibri" w:hAnsi="Calibri" w:cs="Calibri"/>
          <w:w w:val="105"/>
          <w:sz w:val="22"/>
          <w:szCs w:val="22"/>
        </w:rPr>
        <w:t>Christie Gardiner</w:t>
      </w:r>
      <w:r w:rsidRPr="000B686C">
        <w:rPr>
          <w:rFonts w:ascii="Calibri" w:hAnsi="Calibri" w:cs="Calibri"/>
          <w:w w:val="105"/>
          <w:sz w:val="22"/>
          <w:szCs w:val="22"/>
        </w:rPr>
        <w:t xml:space="preserve"> (</w:t>
      </w:r>
      <w:hyperlink w:history="1" r:id="rId96">
        <w:r w:rsidRPr="003345A4" w:rsidR="005F3E23">
          <w:rPr>
            <w:rStyle w:val="Hyperlink"/>
            <w:rFonts w:ascii="Calibri" w:hAnsi="Calibri" w:cs="Calibri"/>
            <w:w w:val="105"/>
            <w:sz w:val="22"/>
            <w:szCs w:val="22"/>
          </w:rPr>
          <w:t>cgardiner@fullerton.edu</w:t>
        </w:r>
      </w:hyperlink>
      <w:r w:rsidRPr="000B686C">
        <w:rPr>
          <w:rFonts w:ascii="Calibri" w:hAnsi="Calibri" w:cs="Calibri"/>
          <w:w w:val="105"/>
          <w:sz w:val="22"/>
          <w:szCs w:val="22"/>
        </w:rPr>
        <w:t>; GH-53</w:t>
      </w:r>
      <w:r w:rsidR="005F3E23">
        <w:rPr>
          <w:rFonts w:ascii="Calibri" w:hAnsi="Calibri" w:cs="Calibri"/>
          <w:w w:val="105"/>
          <w:sz w:val="22"/>
          <w:szCs w:val="22"/>
        </w:rPr>
        <w:t>0</w:t>
      </w:r>
      <w:r w:rsidRPr="000B686C">
        <w:rPr>
          <w:rFonts w:ascii="Calibri" w:hAnsi="Calibri" w:cs="Calibri"/>
          <w:w w:val="105"/>
          <w:sz w:val="22"/>
          <w:szCs w:val="22"/>
        </w:rPr>
        <w:t xml:space="preserve">), consult the bulletin board between GH 547 and 544, or visit their page on TitanLink: </w:t>
      </w:r>
      <w:hyperlink w:history="1" r:id="rId97">
        <w:r w:rsidRPr="000B686C">
          <w:rPr>
            <w:rStyle w:val="Hyperlink"/>
            <w:rFonts w:ascii="Calibri" w:hAnsi="Calibri" w:cs="Calibri"/>
            <w:color w:val="auto"/>
            <w:sz w:val="22"/>
            <w:szCs w:val="22"/>
          </w:rPr>
          <w:t>https://fullerton.campuslabs.com/engage/organization/cjsa</w:t>
        </w:r>
      </w:hyperlink>
    </w:p>
    <w:p w:rsidRPr="000B686C" w:rsidR="004104AD" w:rsidP="004104AD" w:rsidRDefault="004104AD" w14:paraId="758E9926" w14:textId="7E52F321">
      <w:pPr>
        <w:pStyle w:val="BodyText"/>
        <w:spacing w:before="240" w:line="252" w:lineRule="auto"/>
        <w:ind w:left="115" w:right="187"/>
        <w:rPr>
          <w:rFonts w:ascii="Calibri" w:hAnsi="Calibri" w:cs="Calibri"/>
          <w:sz w:val="22"/>
          <w:szCs w:val="22"/>
        </w:rPr>
      </w:pPr>
      <w:r w:rsidRPr="000B686C">
        <w:rPr>
          <w:rFonts w:ascii="Calibri" w:hAnsi="Calibri" w:cs="Calibri"/>
          <w:b/>
          <w:sz w:val="22"/>
          <w:szCs w:val="22"/>
          <w:shd w:val="clear" w:color="auto" w:fill="FFFFFF"/>
        </w:rPr>
        <w:t>CSUF Pre-Law Society</w:t>
      </w:r>
      <w:r w:rsidRPr="000B686C">
        <w:rPr>
          <w:rFonts w:ascii="Calibri" w:hAnsi="Calibri" w:cs="Calibri"/>
          <w:sz w:val="22"/>
          <w:szCs w:val="22"/>
          <w:shd w:val="clear" w:color="auto" w:fill="FFFFFF"/>
        </w:rPr>
        <w:t xml:space="preserve"> - The CSUF Pre-Law Society is a group of students interested in learning about law school and the practice of law. The Pre-Law Society helps connect students with peers, resources, and networks that will help them achieve their goal of becoming an attorney. </w:t>
      </w:r>
      <w:r w:rsidRPr="000B686C">
        <w:rPr>
          <w:rFonts w:ascii="Calibri" w:hAnsi="Calibri" w:cs="Calibri"/>
          <w:sz w:val="23"/>
          <w:szCs w:val="23"/>
          <w:shd w:val="clear" w:color="auto" w:fill="FFFFFF"/>
        </w:rPr>
        <w:t>For more information</w:t>
      </w:r>
      <w:r w:rsidR="0056608B">
        <w:rPr>
          <w:rFonts w:ascii="Calibri" w:hAnsi="Calibri" w:cs="Calibri"/>
          <w:sz w:val="23"/>
          <w:szCs w:val="23"/>
          <w:shd w:val="clear" w:color="auto" w:fill="FFFFFF"/>
        </w:rPr>
        <w:t>,</w:t>
      </w:r>
      <w:r w:rsidRPr="000B686C">
        <w:rPr>
          <w:rFonts w:ascii="Calibri" w:hAnsi="Calibri" w:cs="Calibri"/>
          <w:sz w:val="23"/>
          <w:szCs w:val="23"/>
          <w:shd w:val="clear" w:color="auto" w:fill="FFFFFF"/>
        </w:rPr>
        <w:t xml:space="preserve"> contact Dr. Rob Castro (</w:t>
      </w:r>
      <w:hyperlink w:history="1" r:id="rId98">
        <w:r w:rsidRPr="000B686C">
          <w:rPr>
            <w:rStyle w:val="Hyperlink"/>
            <w:rFonts w:ascii="Calibri" w:hAnsi="Calibri" w:cs="Calibri"/>
            <w:color w:val="auto"/>
            <w:sz w:val="23"/>
            <w:szCs w:val="23"/>
            <w:shd w:val="clear" w:color="auto" w:fill="FFFFFF"/>
          </w:rPr>
          <w:t>rcastro@fullerton.edu</w:t>
        </w:r>
      </w:hyperlink>
      <w:r w:rsidRPr="000B686C">
        <w:rPr>
          <w:rFonts w:ascii="Calibri" w:hAnsi="Calibri" w:cs="Calibri"/>
          <w:sz w:val="23"/>
          <w:szCs w:val="23"/>
          <w:shd w:val="clear" w:color="auto" w:fill="FFFFFF"/>
        </w:rPr>
        <w:t xml:space="preserve">; UH-544), consult the bulletin board next to GH-521, or visit their page on TitanLink: </w:t>
      </w:r>
      <w:hyperlink w:history="1" r:id="rId99">
        <w:r w:rsidRPr="000B686C">
          <w:rPr>
            <w:rStyle w:val="Hyperlink"/>
            <w:rFonts w:ascii="Calibri" w:hAnsi="Calibri" w:cs="Calibri"/>
            <w:color w:val="auto"/>
            <w:sz w:val="22"/>
            <w:szCs w:val="22"/>
            <w:shd w:val="clear" w:color="auto" w:fill="FFFFFF"/>
          </w:rPr>
          <w:t>https://fullerton.campuslabs.com/engage/organization/PreLawSociety</w:t>
        </w:r>
      </w:hyperlink>
      <w:r w:rsidRPr="000B686C">
        <w:rPr>
          <w:rFonts w:ascii="Calibri" w:hAnsi="Calibri" w:cs="Calibri"/>
          <w:sz w:val="22"/>
          <w:szCs w:val="22"/>
          <w:shd w:val="clear" w:color="auto" w:fill="FFFFFF"/>
        </w:rPr>
        <w:t xml:space="preserve">.  </w:t>
      </w:r>
    </w:p>
    <w:p w:rsidRPr="000B686C" w:rsidR="004104AD" w:rsidP="004104AD" w:rsidRDefault="004104AD" w14:paraId="7A963911" w14:textId="77777777">
      <w:pPr>
        <w:pStyle w:val="BodyText"/>
        <w:spacing w:before="96" w:line="252" w:lineRule="auto"/>
        <w:ind w:left="112" w:right="165"/>
        <w:rPr>
          <w:rFonts w:ascii="Calibri" w:hAnsi="Calibri" w:cs="Calibri"/>
          <w:w w:val="105"/>
          <w:sz w:val="16"/>
          <w:szCs w:val="22"/>
        </w:rPr>
      </w:pPr>
    </w:p>
    <w:p w:rsidRPr="000B686C" w:rsidR="004104AD" w:rsidP="004104AD" w:rsidRDefault="004104AD" w14:paraId="70184186" w14:textId="77777777">
      <w:pPr>
        <w:pStyle w:val="Heading8"/>
        <w:spacing w:before="97"/>
        <w:ind w:left="112"/>
        <w:rPr>
          <w:rFonts w:ascii="Calibri" w:hAnsi="Calibri" w:cs="Calibri"/>
          <w:sz w:val="24"/>
          <w:szCs w:val="22"/>
        </w:rPr>
      </w:pPr>
      <w:r w:rsidRPr="000B686C">
        <w:rPr>
          <w:rFonts w:ascii="Calibri" w:hAnsi="Calibri" w:cs="Calibri"/>
          <w:w w:val="105"/>
          <w:sz w:val="24"/>
          <w:szCs w:val="22"/>
          <w:u w:val="single"/>
        </w:rPr>
        <w:t>Awards, Scholarships, and Research Funding</w:t>
      </w:r>
    </w:p>
    <w:p w:rsidRPr="000B686C" w:rsidR="004104AD" w:rsidP="004104AD" w:rsidRDefault="004104AD" w14:paraId="6D96B7B9" w14:textId="77777777">
      <w:pPr>
        <w:spacing w:before="120" w:line="252" w:lineRule="auto"/>
        <w:ind w:left="115" w:right="245"/>
        <w:rPr>
          <w:rFonts w:ascii="Calibri" w:hAnsi="Calibri" w:cs="Calibri"/>
          <w:color w:val="1A1A1A"/>
          <w:w w:val="105"/>
        </w:rPr>
      </w:pPr>
      <w:r w:rsidRPr="000B686C">
        <w:rPr>
          <w:rFonts w:ascii="Calibri" w:hAnsi="Calibri" w:cs="Calibri"/>
          <w:b/>
          <w:color w:val="1A1A1A"/>
          <w:w w:val="105"/>
        </w:rPr>
        <w:t xml:space="preserve">Criminal Justice Scholarships/Awards – </w:t>
      </w:r>
      <w:r w:rsidRPr="000B686C">
        <w:rPr>
          <w:rFonts w:ascii="Calibri" w:hAnsi="Calibri" w:cs="Calibri"/>
          <w:color w:val="1A1A1A"/>
          <w:w w:val="105"/>
        </w:rPr>
        <w:t xml:space="preserve">Thanks to the generosity of alumni and faculty, the criminal justice department is proud to be able to support our students with a few small scholarships each year.  See the division webpage for more information, criteria, and applications.  Applications are due in the spring. </w:t>
      </w:r>
    </w:p>
    <w:p w:rsidR="00C53A0B" w:rsidP="00540604" w:rsidRDefault="00C53A0B" w14:paraId="63FA5548" w14:textId="77777777">
      <w:pPr>
        <w:pStyle w:val="ListParagraph"/>
        <w:numPr>
          <w:ilvl w:val="0"/>
          <w:numId w:val="19"/>
        </w:numPr>
        <w:spacing w:before="97" w:line="252" w:lineRule="auto"/>
        <w:ind w:right="247"/>
        <w:rPr>
          <w:rFonts w:ascii="Calibri" w:hAnsi="Calibri" w:cs="Calibri"/>
        </w:rPr>
      </w:pPr>
      <w:r w:rsidRPr="00C53A0B">
        <w:rPr>
          <w:rFonts w:ascii="Calibri" w:hAnsi="Calibri" w:cs="Calibri"/>
          <w:i/>
        </w:rPr>
        <w:t>Outstanding Student Leadership and Activities Award</w:t>
      </w:r>
      <w:r w:rsidRPr="00C53A0B">
        <w:rPr>
          <w:rFonts w:ascii="Calibri" w:hAnsi="Calibri" w:cs="Calibri"/>
        </w:rPr>
        <w:t xml:space="preserve"> (Certificate of Recognition) – This award is given to a graduating student in Criminal Justice who excels in service to the field of Criminal Justice, including success in community work, internships or service to the CSUF Criminal Justice Department or University.</w:t>
      </w:r>
    </w:p>
    <w:p w:rsidRPr="000B686C" w:rsidR="00C53A0B" w:rsidP="00C53A0B" w:rsidRDefault="00C53A0B" w14:paraId="0FFA95A1" w14:textId="61ED2ED3">
      <w:pPr>
        <w:pStyle w:val="ListParagraph"/>
        <w:numPr>
          <w:ilvl w:val="0"/>
          <w:numId w:val="19"/>
        </w:numPr>
        <w:spacing w:before="97" w:line="252" w:lineRule="auto"/>
        <w:ind w:right="130"/>
        <w:rPr>
          <w:rFonts w:ascii="Calibri" w:hAnsi="Calibri" w:cs="Calibri"/>
        </w:rPr>
      </w:pPr>
      <w:r w:rsidRPr="000B686C">
        <w:rPr>
          <w:rFonts w:ascii="Calibri" w:hAnsi="Calibri" w:cs="Calibri"/>
          <w:i/>
        </w:rPr>
        <w:t xml:space="preserve">Academic Excellence Award </w:t>
      </w:r>
      <w:r w:rsidRPr="000B686C">
        <w:rPr>
          <w:rFonts w:ascii="Calibri" w:hAnsi="Calibri" w:cs="Calibri"/>
        </w:rPr>
        <w:t xml:space="preserve">(Certificate of Recognition) - </w:t>
      </w:r>
      <w:r w:rsidRPr="00C53A0B">
        <w:rPr>
          <w:rFonts w:ascii="Calibri" w:hAnsi="Calibri" w:cs="Calibri"/>
        </w:rPr>
        <w:t>This award is given to a graduating student whose overall academic performance, including but not limited to courses in the major, distinguishes him or her as intellectually outstanding.</w:t>
      </w:r>
      <w:r>
        <w:rPr>
          <w:rFonts w:ascii="Calibri" w:hAnsi="Calibri" w:cs="Calibri"/>
        </w:rPr>
        <w:t xml:space="preserve"> </w:t>
      </w:r>
      <w:r w:rsidRPr="00C53A0B">
        <w:rPr>
          <w:rFonts w:ascii="Calibri" w:hAnsi="Calibri" w:cs="Calibri"/>
        </w:rPr>
        <w:t xml:space="preserve">The Criminal Justice Awards Committee </w:t>
      </w:r>
      <w:r w:rsidRPr="00C53A0B">
        <w:rPr>
          <w:rFonts w:ascii="Calibri" w:hAnsi="Calibri" w:cs="Calibri"/>
        </w:rPr>
        <w:t>selects one student with the highest major or overall GPA.</w:t>
      </w:r>
    </w:p>
    <w:p w:rsidRPr="00C53A0B" w:rsidR="00C53A0B" w:rsidP="00C53A0B" w:rsidRDefault="00C53A0B" w14:paraId="50B147C7" w14:textId="490AC972">
      <w:pPr>
        <w:pStyle w:val="ListParagraph"/>
        <w:numPr>
          <w:ilvl w:val="0"/>
          <w:numId w:val="19"/>
        </w:numPr>
        <w:spacing w:before="120" w:line="252" w:lineRule="auto"/>
        <w:ind w:left="835"/>
        <w:jc w:val="both"/>
        <w:rPr>
          <w:rFonts w:ascii="Calibri" w:hAnsi="Calibri" w:cs="Calibri"/>
        </w:rPr>
      </w:pPr>
      <w:r>
        <w:rPr>
          <w:rFonts w:ascii="Calibri" w:hAnsi="Calibri" w:cs="Calibri"/>
          <w:i/>
        </w:rPr>
        <w:t>Hobbs-Dery Award</w:t>
      </w:r>
      <w:r w:rsidRPr="000B686C">
        <w:rPr>
          <w:rFonts w:ascii="Calibri" w:hAnsi="Calibri" w:cs="Calibri"/>
          <w:i/>
        </w:rPr>
        <w:t xml:space="preserve"> </w:t>
      </w:r>
      <w:r w:rsidRPr="000B686C">
        <w:rPr>
          <w:rFonts w:ascii="Calibri" w:hAnsi="Calibri" w:cs="Calibri"/>
        </w:rPr>
        <w:t xml:space="preserve">(Certificate of Recognition) – </w:t>
      </w:r>
      <w:r w:rsidRPr="00C53A0B">
        <w:rPr>
          <w:rFonts w:ascii="Calibri" w:hAnsi="Calibri" w:cs="Calibri"/>
        </w:rPr>
        <w:t>Named after former professors of law, this award is given to a student who has a primary interest in the study of law.</w:t>
      </w:r>
      <w:r>
        <w:rPr>
          <w:rFonts w:ascii="Calibri" w:hAnsi="Calibri" w:cs="Calibri"/>
        </w:rPr>
        <w:t xml:space="preserve"> </w:t>
      </w:r>
      <w:r w:rsidRPr="00C53A0B">
        <w:rPr>
          <w:rFonts w:ascii="Calibri" w:hAnsi="Calibri" w:cs="Calibri"/>
        </w:rPr>
        <w:t xml:space="preserve">Department faculty with a special interest in law will select the student who demonstrated the highest level of excellence in </w:t>
      </w:r>
      <w:r>
        <w:rPr>
          <w:rFonts w:ascii="Calibri" w:hAnsi="Calibri" w:cs="Calibri"/>
        </w:rPr>
        <w:t>law-related</w:t>
      </w:r>
      <w:r w:rsidRPr="00C53A0B">
        <w:rPr>
          <w:rFonts w:ascii="Calibri" w:hAnsi="Calibri" w:cs="Calibri"/>
        </w:rPr>
        <w:t xml:space="preserve"> coursework and activities while at CSUF based on “a totality of the circumstances approach.”</w:t>
      </w:r>
    </w:p>
    <w:p w:rsidRPr="000B686C" w:rsidR="00C53A0B" w:rsidP="00C53A0B" w:rsidRDefault="00C53A0B" w14:paraId="5A48DF93" w14:textId="4EE45085">
      <w:pPr>
        <w:pStyle w:val="ListParagraph"/>
        <w:numPr>
          <w:ilvl w:val="0"/>
          <w:numId w:val="19"/>
        </w:numPr>
        <w:spacing w:before="120" w:line="252" w:lineRule="auto"/>
        <w:ind w:left="835"/>
        <w:jc w:val="both"/>
        <w:rPr>
          <w:rFonts w:ascii="Calibri" w:hAnsi="Calibri" w:cs="Calibri"/>
        </w:rPr>
      </w:pPr>
      <w:r w:rsidRPr="000B686C">
        <w:rPr>
          <w:rFonts w:ascii="Calibri" w:hAnsi="Calibri" w:cs="Calibri"/>
          <w:i/>
        </w:rPr>
        <w:t>Alumn</w:t>
      </w:r>
      <w:r>
        <w:rPr>
          <w:rFonts w:ascii="Calibri" w:hAnsi="Calibri" w:cs="Calibri"/>
          <w:i/>
        </w:rPr>
        <w:t>us</w:t>
      </w:r>
      <w:r w:rsidRPr="000B686C">
        <w:rPr>
          <w:rFonts w:ascii="Calibri" w:hAnsi="Calibri" w:cs="Calibri"/>
          <w:i/>
        </w:rPr>
        <w:t xml:space="preserve"> of the Year Award </w:t>
      </w:r>
      <w:r w:rsidRPr="000B686C">
        <w:rPr>
          <w:rFonts w:ascii="Calibri" w:hAnsi="Calibri" w:cs="Calibri"/>
        </w:rPr>
        <w:t>(Certificate of Recognition) – Not available to current students but something to aim for post-graduation.  This award recognizes an alumnus for his/her professional contribution to the criminal justice field and involvement, contribution, and/or service to CSUF or the Criminal Justice Department.</w:t>
      </w:r>
    </w:p>
    <w:p w:rsidRPr="00C53A0B" w:rsidR="00C53A0B" w:rsidP="00C53A0B" w:rsidRDefault="004104AD" w14:paraId="550BA302" w14:textId="100EE0B0">
      <w:pPr>
        <w:pStyle w:val="ListParagraph"/>
        <w:numPr>
          <w:ilvl w:val="0"/>
          <w:numId w:val="19"/>
        </w:numPr>
        <w:spacing w:before="97" w:line="252" w:lineRule="auto"/>
        <w:ind w:right="247"/>
        <w:rPr>
          <w:rFonts w:ascii="Calibri" w:hAnsi="Calibri" w:cs="Calibri"/>
        </w:rPr>
      </w:pPr>
      <w:r w:rsidRPr="00C53A0B">
        <w:rPr>
          <w:rFonts w:ascii="Calibri" w:hAnsi="Calibri" w:cs="Calibri"/>
          <w:i/>
        </w:rPr>
        <w:t>Rose Sullivan and Rebecca Morales Memorial Scholarship</w:t>
      </w:r>
      <w:r w:rsidRPr="00C53A0B">
        <w:rPr>
          <w:rFonts w:ascii="Calibri" w:hAnsi="Calibri" w:cs="Calibri"/>
        </w:rPr>
        <w:t xml:space="preserve"> ($500 each) - </w:t>
      </w:r>
      <w:r w:rsidRPr="00C53A0B" w:rsidR="00C53A0B">
        <w:rPr>
          <w:rFonts w:ascii="Calibri" w:hAnsi="Calibri" w:cs="Calibri"/>
        </w:rPr>
        <w:t>Currently enrolled non-traditional students who are in good academic standing and will return to CSUF for at least one additional semester. Typical characteristics of a non-traditional student can be one or all of the following—(1) a parent, (2) twenty-five years of age or older, and (3) a veteran—and must have delayed enrollment or took a break from higher education.</w:t>
      </w:r>
      <w:r w:rsidR="00C53A0B">
        <w:rPr>
          <w:rFonts w:ascii="Calibri" w:hAnsi="Calibri" w:cs="Calibri"/>
        </w:rPr>
        <w:t xml:space="preserve"> </w:t>
      </w:r>
      <w:r w:rsidRPr="00C53A0B" w:rsidR="00C53A0B">
        <w:rPr>
          <w:rFonts w:ascii="Calibri" w:hAnsi="Calibri" w:cs="Calibri"/>
        </w:rPr>
        <w:t>Description: The department scholarship was established by Dr. Ed Sullivan in order to assist adult re-entry students majoring in Criminal Justice. The scholarship seeks to reward students returning to complete their education.</w:t>
      </w:r>
      <w:r w:rsidR="00C53A0B">
        <w:rPr>
          <w:rFonts w:ascii="Calibri" w:hAnsi="Calibri" w:cs="Calibri"/>
        </w:rPr>
        <w:t xml:space="preserve"> </w:t>
      </w:r>
      <w:r w:rsidRPr="00C53A0B" w:rsidR="00C53A0B">
        <w:rPr>
          <w:rFonts w:ascii="Calibri" w:hAnsi="Calibri" w:cs="Calibri"/>
        </w:rPr>
        <w:t>Applicants must submit a personal statement and a copy of their unofficial transcripts at CSUF. In the personal statement, please tell us about yourself and your future goals. Please limit your narrative to 1 page and include how this scholarship will allow you to continue your educational or career goals in the future. Include any other relevant information to your application for this scholarship. The award recipient is selected by the Criminal Justice Awards Committee.</w:t>
      </w:r>
    </w:p>
    <w:p w:rsidRPr="00C53A0B" w:rsidR="004104AD" w:rsidP="00C53A0B" w:rsidRDefault="004104AD" w14:paraId="67EBC4DD" w14:textId="77777777">
      <w:pPr>
        <w:pStyle w:val="ListParagraph"/>
        <w:spacing w:before="97" w:line="252" w:lineRule="auto"/>
        <w:ind w:left="832" w:right="247" w:firstLine="0"/>
        <w:rPr>
          <w:rFonts w:ascii="Calibri" w:hAnsi="Calibri" w:cs="Calibri"/>
        </w:rPr>
      </w:pPr>
    </w:p>
    <w:p w:rsidRPr="000B686C" w:rsidR="004104AD" w:rsidP="00545776" w:rsidRDefault="004104AD" w14:paraId="5AEC3FD4" w14:textId="7EE62EEB">
      <w:pPr>
        <w:rPr>
          <w:rFonts w:ascii="Calibri" w:hAnsi="Calibri" w:cs="Calibri"/>
          <w:b/>
          <w:w w:val="105"/>
        </w:rPr>
      </w:pPr>
      <w:r w:rsidRPr="000B686C">
        <w:rPr>
          <w:rFonts w:ascii="Calibri" w:hAnsi="Calibri" w:cs="Calibri"/>
          <w:b/>
          <w:w w:val="105"/>
        </w:rPr>
        <w:t>Cal State Fullerton Scholarships</w:t>
      </w:r>
      <w:r w:rsidRPr="000B686C" w:rsidR="00545776">
        <w:rPr>
          <w:rFonts w:ascii="Calibri" w:hAnsi="Calibri" w:cs="Calibri"/>
          <w:b/>
          <w:w w:val="105"/>
        </w:rPr>
        <w:t xml:space="preserve"> -</w:t>
      </w:r>
      <w:r w:rsidRPr="000B686C">
        <w:rPr>
          <w:rFonts w:ascii="Calibri" w:hAnsi="Calibri" w:cs="Calibri"/>
          <w:b/>
          <w:w w:val="105"/>
        </w:rPr>
        <w:t xml:space="preserve"> </w:t>
      </w:r>
      <w:r w:rsidRPr="000B686C">
        <w:rPr>
          <w:rFonts w:ascii="Calibri" w:hAnsi="Calibri" w:cs="Calibri"/>
          <w:w w:val="105"/>
        </w:rPr>
        <w:t xml:space="preserve">A variety of scholarships – nearly $2 million annually at Cal State Fullerton – are awarded for outstanding achievement. In addition to scholastic achievement, financial need and other factors may be considered in the selection process. Some HSS scholarships use the standard University Scholarship and Award Application, and are </w:t>
      </w:r>
      <w:r w:rsidRPr="000B686C">
        <w:rPr>
          <w:rFonts w:ascii="Calibri" w:hAnsi="Calibri" w:cs="Calibri"/>
          <w:i/>
          <w:w w:val="105"/>
        </w:rPr>
        <w:t>usually due in early February</w:t>
      </w:r>
      <w:r w:rsidRPr="000B686C">
        <w:rPr>
          <w:rFonts w:ascii="Calibri" w:hAnsi="Calibri" w:cs="Calibri"/>
          <w:w w:val="105"/>
        </w:rPr>
        <w:t xml:space="preserve">. Full details at </w:t>
      </w:r>
      <w:hyperlink w:history="1" r:id="rId100">
        <w:r w:rsidRPr="000B686C">
          <w:rPr>
            <w:rStyle w:val="Hyperlink"/>
            <w:rFonts w:ascii="Calibri" w:hAnsi="Calibri" w:cs="Calibri"/>
            <w:color w:val="auto"/>
            <w:w w:val="105"/>
          </w:rPr>
          <w:t>http://www.fullerton.edu/financialaid/general/scholarships.php</w:t>
        </w:r>
      </w:hyperlink>
      <w:r w:rsidRPr="000B686C">
        <w:rPr>
          <w:rFonts w:ascii="Calibri" w:hAnsi="Calibri" w:cs="Calibri"/>
          <w:w w:val="105"/>
        </w:rPr>
        <w:t xml:space="preserve"> </w:t>
      </w:r>
    </w:p>
    <w:p w:rsidRPr="000B686C" w:rsidR="004104AD" w:rsidP="004104AD" w:rsidRDefault="004104AD" w14:paraId="34599749" w14:textId="77777777">
      <w:pPr>
        <w:pStyle w:val="BodyText"/>
        <w:spacing w:before="2"/>
        <w:rPr>
          <w:rFonts w:ascii="Calibri" w:hAnsi="Calibri" w:cs="Calibri"/>
          <w:sz w:val="16"/>
          <w:szCs w:val="22"/>
          <w:highlight w:val="yellow"/>
        </w:rPr>
      </w:pPr>
    </w:p>
    <w:p w:rsidRPr="000B686C" w:rsidR="004104AD" w:rsidP="004104AD" w:rsidRDefault="004104AD" w14:paraId="6C0D9B3E" w14:textId="36B7E7F4">
      <w:pPr>
        <w:pStyle w:val="BodyText"/>
        <w:spacing w:before="97"/>
        <w:ind w:left="112" w:right="36"/>
        <w:rPr>
          <w:rFonts w:ascii="Calibri" w:hAnsi="Calibri" w:cs="Calibri"/>
          <w:sz w:val="22"/>
          <w:szCs w:val="22"/>
        </w:rPr>
      </w:pPr>
      <w:r w:rsidRPr="000B686C">
        <w:rPr>
          <w:rFonts w:ascii="Calibri" w:hAnsi="Calibri" w:cs="Calibri"/>
          <w:b/>
          <w:w w:val="105"/>
          <w:sz w:val="22"/>
          <w:szCs w:val="22"/>
        </w:rPr>
        <w:t>Intramural Research Funding</w:t>
      </w:r>
      <w:r w:rsidRPr="000B686C">
        <w:rPr>
          <w:rFonts w:ascii="Calibri" w:hAnsi="Calibri" w:cs="Calibri"/>
          <w:w w:val="105"/>
          <w:sz w:val="22"/>
          <w:szCs w:val="22"/>
        </w:rPr>
        <w:t xml:space="preserve"> </w:t>
      </w:r>
      <w:r w:rsidRPr="000B686C" w:rsidR="00545776">
        <w:rPr>
          <w:rFonts w:ascii="Calibri" w:hAnsi="Calibri" w:cs="Calibri"/>
          <w:w w:val="105"/>
          <w:sz w:val="22"/>
          <w:szCs w:val="22"/>
        </w:rPr>
        <w:t xml:space="preserve">- </w:t>
      </w:r>
      <w:r w:rsidRPr="000B686C">
        <w:rPr>
          <w:rFonts w:ascii="Calibri" w:hAnsi="Calibri" w:cs="Calibri"/>
          <w:w w:val="105"/>
          <w:sz w:val="22"/>
          <w:szCs w:val="22"/>
        </w:rPr>
        <w:t>In addition to funding by the Department, there are other avenues for research support, including the ASI Research Grants, a student-operated committee that funds student research, and the Faculty Development Center Research and Creativity Awards that foster faculty-student collaborative research. Both require students to submit formal, competitive research proposals. For more information, students should ask their research mentors about these opportunities.</w:t>
      </w:r>
    </w:p>
    <w:p w:rsidRPr="000B686C" w:rsidR="004104AD" w:rsidP="004104AD" w:rsidRDefault="004104AD" w14:paraId="61097D8D" w14:textId="77777777">
      <w:pPr>
        <w:pStyle w:val="BodyText"/>
        <w:rPr>
          <w:rFonts w:ascii="Calibri" w:hAnsi="Calibri" w:cs="Calibri"/>
          <w:sz w:val="22"/>
          <w:szCs w:val="22"/>
        </w:rPr>
      </w:pPr>
    </w:p>
    <w:p w:rsidRPr="000B686C" w:rsidR="004104AD" w:rsidP="004104AD" w:rsidRDefault="004104AD" w14:paraId="442276F2" w14:textId="62705C65">
      <w:pPr>
        <w:pStyle w:val="BodyText"/>
        <w:spacing w:line="252" w:lineRule="auto"/>
        <w:ind w:left="112" w:right="-140"/>
        <w:rPr>
          <w:rFonts w:ascii="Calibri" w:hAnsi="Calibri" w:cs="Calibri"/>
          <w:sz w:val="24"/>
        </w:rPr>
      </w:pPr>
      <w:r w:rsidRPr="000B686C">
        <w:rPr>
          <w:rFonts w:ascii="Calibri" w:hAnsi="Calibri" w:cs="Calibri"/>
          <w:b/>
          <w:w w:val="105"/>
          <w:sz w:val="22"/>
          <w:szCs w:val="22"/>
        </w:rPr>
        <w:t>McNair Scholars Program</w:t>
      </w:r>
      <w:r w:rsidRPr="000B686C" w:rsidR="00545776">
        <w:rPr>
          <w:rFonts w:ascii="Calibri" w:hAnsi="Calibri" w:cs="Calibri"/>
          <w:b/>
          <w:w w:val="105"/>
          <w:sz w:val="22"/>
          <w:szCs w:val="22"/>
        </w:rPr>
        <w:t xml:space="preserve"> -</w:t>
      </w:r>
      <w:r w:rsidRPr="000B686C">
        <w:rPr>
          <w:rFonts w:ascii="Calibri" w:hAnsi="Calibri" w:cs="Calibri"/>
          <w:b/>
          <w:w w:val="105"/>
          <w:sz w:val="22"/>
          <w:szCs w:val="22"/>
        </w:rPr>
        <w:t xml:space="preserve"> </w:t>
      </w:r>
      <w:r w:rsidRPr="000B686C">
        <w:rPr>
          <w:rFonts w:ascii="Calibri" w:hAnsi="Calibri" w:cs="Calibri"/>
          <w:w w:val="105"/>
          <w:sz w:val="22"/>
          <w:szCs w:val="22"/>
        </w:rPr>
        <w:t>The Ronald McNair Scholars Program is open to full-time students interested in pursuing doctoral studies. Applicants must be members of a group underrepresented in graduate education and/or a first-generation college student. Applicants must have completed at least 59 semester units and have a minimum GPA of 3.0.  Applications</w:t>
      </w:r>
      <w:r w:rsidRPr="000B686C">
        <w:rPr>
          <w:rFonts w:ascii="Calibri" w:hAnsi="Calibri" w:cs="Calibri"/>
          <w:spacing w:val="-5"/>
          <w:w w:val="105"/>
          <w:sz w:val="22"/>
          <w:szCs w:val="22"/>
        </w:rPr>
        <w:t xml:space="preserve"> </w:t>
      </w:r>
      <w:r w:rsidRPr="000B686C">
        <w:rPr>
          <w:rFonts w:ascii="Calibri" w:hAnsi="Calibri" w:cs="Calibri"/>
          <w:w w:val="105"/>
          <w:sz w:val="22"/>
          <w:szCs w:val="22"/>
        </w:rPr>
        <w:t>are</w:t>
      </w:r>
      <w:r w:rsidRPr="000B686C">
        <w:rPr>
          <w:rFonts w:ascii="Calibri" w:hAnsi="Calibri" w:cs="Calibri"/>
          <w:spacing w:val="-4"/>
          <w:w w:val="105"/>
          <w:sz w:val="22"/>
          <w:szCs w:val="22"/>
        </w:rPr>
        <w:t xml:space="preserve"> </w:t>
      </w:r>
      <w:r w:rsidRPr="000B686C">
        <w:rPr>
          <w:rFonts w:ascii="Calibri" w:hAnsi="Calibri" w:cs="Calibri"/>
          <w:w w:val="105"/>
          <w:sz w:val="22"/>
          <w:szCs w:val="22"/>
        </w:rPr>
        <w:t>available</w:t>
      </w:r>
      <w:r w:rsidRPr="000B686C">
        <w:rPr>
          <w:rFonts w:ascii="Calibri" w:hAnsi="Calibri" w:cs="Calibri"/>
          <w:spacing w:val="-4"/>
          <w:w w:val="105"/>
          <w:sz w:val="22"/>
          <w:szCs w:val="22"/>
        </w:rPr>
        <w:t xml:space="preserve"> </w:t>
      </w:r>
      <w:r w:rsidRPr="000B686C">
        <w:rPr>
          <w:rFonts w:ascii="Calibri" w:hAnsi="Calibri" w:cs="Calibri"/>
          <w:w w:val="105"/>
          <w:sz w:val="22"/>
          <w:szCs w:val="22"/>
        </w:rPr>
        <w:t>at</w:t>
      </w:r>
      <w:r w:rsidRPr="000B686C">
        <w:rPr>
          <w:rFonts w:ascii="Calibri" w:hAnsi="Calibri" w:cs="Calibri"/>
          <w:spacing w:val="-5"/>
          <w:w w:val="105"/>
          <w:sz w:val="22"/>
          <w:szCs w:val="22"/>
        </w:rPr>
        <w:t xml:space="preserve"> </w:t>
      </w:r>
      <w:r w:rsidRPr="000B686C">
        <w:rPr>
          <w:rFonts w:ascii="Calibri" w:hAnsi="Calibri" w:cs="Calibri"/>
          <w:w w:val="105"/>
          <w:sz w:val="22"/>
          <w:szCs w:val="22"/>
        </w:rPr>
        <w:t>the</w:t>
      </w:r>
      <w:r w:rsidRPr="000B686C">
        <w:rPr>
          <w:rFonts w:ascii="Calibri" w:hAnsi="Calibri" w:cs="Calibri"/>
          <w:spacing w:val="-4"/>
          <w:w w:val="105"/>
          <w:sz w:val="22"/>
          <w:szCs w:val="22"/>
        </w:rPr>
        <w:t xml:space="preserve"> </w:t>
      </w:r>
      <w:r w:rsidRPr="000B686C">
        <w:rPr>
          <w:rFonts w:ascii="Calibri" w:hAnsi="Calibri" w:cs="Calibri"/>
          <w:w w:val="105"/>
          <w:sz w:val="22"/>
          <w:szCs w:val="22"/>
        </w:rPr>
        <w:t>beginning</w:t>
      </w:r>
      <w:r w:rsidRPr="000B686C">
        <w:rPr>
          <w:rFonts w:ascii="Calibri" w:hAnsi="Calibri" w:cs="Calibri"/>
          <w:spacing w:val="-4"/>
          <w:w w:val="105"/>
          <w:sz w:val="22"/>
          <w:szCs w:val="22"/>
        </w:rPr>
        <w:t xml:space="preserve"> </w:t>
      </w:r>
      <w:r w:rsidRPr="000B686C">
        <w:rPr>
          <w:rFonts w:ascii="Calibri" w:hAnsi="Calibri" w:cs="Calibri"/>
          <w:w w:val="105"/>
          <w:sz w:val="22"/>
          <w:szCs w:val="22"/>
        </w:rPr>
        <w:t>of</w:t>
      </w:r>
      <w:r w:rsidRPr="000B686C">
        <w:rPr>
          <w:rFonts w:ascii="Calibri" w:hAnsi="Calibri" w:cs="Calibri"/>
          <w:spacing w:val="-5"/>
          <w:w w:val="105"/>
          <w:sz w:val="22"/>
          <w:szCs w:val="22"/>
        </w:rPr>
        <w:t xml:space="preserve"> </w:t>
      </w:r>
      <w:r w:rsidRPr="000B686C">
        <w:rPr>
          <w:rFonts w:ascii="Calibri" w:hAnsi="Calibri" w:cs="Calibri"/>
          <w:w w:val="105"/>
          <w:sz w:val="22"/>
          <w:szCs w:val="22"/>
        </w:rPr>
        <w:t>the</w:t>
      </w:r>
      <w:r w:rsidRPr="000B686C">
        <w:rPr>
          <w:rFonts w:ascii="Calibri" w:hAnsi="Calibri" w:cs="Calibri"/>
          <w:spacing w:val="-4"/>
          <w:w w:val="105"/>
          <w:sz w:val="22"/>
          <w:szCs w:val="22"/>
        </w:rPr>
        <w:t xml:space="preserve"> </w:t>
      </w:r>
      <w:r w:rsidRPr="000B686C">
        <w:rPr>
          <w:rFonts w:ascii="Calibri" w:hAnsi="Calibri" w:cs="Calibri"/>
          <w:w w:val="105"/>
          <w:sz w:val="22"/>
          <w:szCs w:val="22"/>
        </w:rPr>
        <w:t>spring</w:t>
      </w:r>
      <w:r w:rsidRPr="000B686C">
        <w:rPr>
          <w:rFonts w:ascii="Calibri" w:hAnsi="Calibri" w:cs="Calibri"/>
          <w:spacing w:val="-4"/>
          <w:w w:val="105"/>
          <w:sz w:val="22"/>
          <w:szCs w:val="22"/>
        </w:rPr>
        <w:t xml:space="preserve"> </w:t>
      </w:r>
      <w:r w:rsidRPr="000B686C">
        <w:rPr>
          <w:rFonts w:ascii="Calibri" w:hAnsi="Calibri" w:cs="Calibri"/>
          <w:w w:val="105"/>
          <w:sz w:val="22"/>
          <w:szCs w:val="22"/>
        </w:rPr>
        <w:t>semester</w:t>
      </w:r>
      <w:r w:rsidRPr="000B686C">
        <w:rPr>
          <w:rFonts w:ascii="Calibri" w:hAnsi="Calibri" w:cs="Calibri"/>
          <w:spacing w:val="-5"/>
          <w:w w:val="105"/>
          <w:sz w:val="22"/>
          <w:szCs w:val="22"/>
        </w:rPr>
        <w:t xml:space="preserve"> </w:t>
      </w:r>
      <w:r w:rsidRPr="000B686C">
        <w:rPr>
          <w:rFonts w:ascii="Calibri" w:hAnsi="Calibri" w:cs="Calibri"/>
          <w:w w:val="105"/>
          <w:sz w:val="22"/>
          <w:szCs w:val="22"/>
        </w:rPr>
        <w:t>at</w:t>
      </w:r>
      <w:r w:rsidRPr="000B686C">
        <w:rPr>
          <w:rFonts w:ascii="Calibri" w:hAnsi="Calibri" w:cs="Calibri"/>
          <w:spacing w:val="-5"/>
          <w:w w:val="105"/>
          <w:sz w:val="22"/>
          <w:szCs w:val="22"/>
        </w:rPr>
        <w:t xml:space="preserve"> </w:t>
      </w:r>
      <w:r w:rsidRPr="000B686C">
        <w:rPr>
          <w:rFonts w:ascii="Calibri" w:hAnsi="Calibri" w:cs="Calibri"/>
          <w:w w:val="105"/>
          <w:sz w:val="22"/>
          <w:szCs w:val="22"/>
        </w:rPr>
        <w:t>McNair</w:t>
      </w:r>
      <w:r w:rsidRPr="000B686C">
        <w:rPr>
          <w:rFonts w:ascii="Calibri" w:hAnsi="Calibri" w:cs="Calibri"/>
          <w:spacing w:val="-5"/>
          <w:w w:val="105"/>
          <w:sz w:val="22"/>
          <w:szCs w:val="22"/>
        </w:rPr>
        <w:t xml:space="preserve"> </w:t>
      </w:r>
      <w:r w:rsidRPr="000B686C">
        <w:rPr>
          <w:rFonts w:ascii="Calibri" w:hAnsi="Calibri" w:cs="Calibri"/>
          <w:w w:val="105"/>
          <w:sz w:val="22"/>
          <w:szCs w:val="22"/>
        </w:rPr>
        <w:t>Scholars</w:t>
      </w:r>
      <w:r w:rsidRPr="000B686C">
        <w:rPr>
          <w:rFonts w:ascii="Calibri" w:hAnsi="Calibri" w:cs="Calibri"/>
          <w:spacing w:val="-5"/>
          <w:w w:val="105"/>
          <w:sz w:val="22"/>
          <w:szCs w:val="22"/>
        </w:rPr>
        <w:t xml:space="preserve"> </w:t>
      </w:r>
      <w:r w:rsidRPr="000B686C">
        <w:rPr>
          <w:rFonts w:ascii="Calibri" w:hAnsi="Calibri" w:cs="Calibri"/>
          <w:w w:val="105"/>
          <w:sz w:val="22"/>
          <w:szCs w:val="22"/>
        </w:rPr>
        <w:t>Office,</w:t>
      </w:r>
      <w:r w:rsidRPr="000B686C">
        <w:rPr>
          <w:rFonts w:ascii="Calibri" w:hAnsi="Calibri" w:cs="Calibri"/>
          <w:spacing w:val="-5"/>
          <w:w w:val="105"/>
          <w:sz w:val="22"/>
          <w:szCs w:val="22"/>
        </w:rPr>
        <w:t xml:space="preserve"> Titan Hall</w:t>
      </w:r>
      <w:r w:rsidRPr="000B686C">
        <w:rPr>
          <w:rFonts w:ascii="Calibri" w:hAnsi="Calibri" w:cs="Calibri"/>
          <w:w w:val="105"/>
          <w:sz w:val="22"/>
          <w:szCs w:val="22"/>
        </w:rPr>
        <w:t xml:space="preserve"> (657)278-7667.</w:t>
      </w:r>
      <w:r w:rsidRPr="000B686C">
        <w:rPr>
          <w:rFonts w:ascii="Calibri" w:hAnsi="Calibri" w:cs="Calibri"/>
          <w:spacing w:val="-23"/>
          <w:w w:val="105"/>
          <w:sz w:val="22"/>
          <w:szCs w:val="22"/>
        </w:rPr>
        <w:t xml:space="preserve"> </w:t>
      </w:r>
      <w:hyperlink r:id="rId101">
        <w:r w:rsidRPr="000B686C">
          <w:rPr>
            <w:rFonts w:ascii="Calibri" w:hAnsi="Calibri" w:cs="Calibri"/>
            <w:w w:val="105"/>
            <w:sz w:val="22"/>
            <w:szCs w:val="22"/>
            <w:u w:val="single"/>
          </w:rPr>
          <w:t>http://www.fullerton.edu/mcnair/</w:t>
        </w:r>
      </w:hyperlink>
    </w:p>
    <w:p w:rsidRPr="000B686C" w:rsidR="00E43177" w:rsidP="00BB082D" w:rsidRDefault="00E43177" w14:paraId="1026F7D3" w14:textId="2F49396A">
      <w:pPr>
        <w:pStyle w:val="BodyText"/>
        <w:spacing w:line="252" w:lineRule="auto"/>
        <w:ind w:left="112" w:right="-140"/>
        <w:rPr>
          <w:rFonts w:ascii="Calibri" w:hAnsi="Calibri" w:cs="Calibri"/>
          <w:sz w:val="24"/>
        </w:rPr>
      </w:pPr>
    </w:p>
    <w:p w:rsidRPr="00545776" w:rsidR="00136375" w:rsidRDefault="00136375" w14:paraId="042C5D41" w14:textId="77777777">
      <w:pPr>
        <w:spacing w:line="242" w:lineRule="auto"/>
        <w:sectPr w:rsidRPr="00545776" w:rsidR="00136375" w:rsidSect="007607B5">
          <w:pgSz w:w="12240" w:h="15840" w:orient="portrait"/>
          <w:pgMar w:top="660" w:right="1530" w:bottom="900" w:left="1040" w:header="0" w:footer="701" w:gutter="0"/>
          <w:cols w:space="720"/>
        </w:sectPr>
      </w:pPr>
      <w:bookmarkStart w:name="_TOC_250005" w:id="31"/>
      <w:bookmarkEnd w:id="31"/>
    </w:p>
    <w:p w:rsidRPr="00545776" w:rsidR="00136375" w:rsidRDefault="005A65E6" w14:paraId="4D2E12B8" w14:textId="77777777">
      <w:pPr>
        <w:tabs>
          <w:tab w:val="left" w:pos="2746"/>
          <w:tab w:val="left" w:pos="4782"/>
          <w:tab w:val="left" w:pos="6996"/>
          <w:tab w:val="left" w:pos="9612"/>
        </w:tabs>
        <w:ind w:left="109"/>
        <w:rPr>
          <w:sz w:val="20"/>
        </w:rPr>
      </w:pPr>
      <w:bookmarkStart w:name="_TOC_250004" w:id="32"/>
      <w:bookmarkEnd w:id="32"/>
      <w:r w:rsidRPr="00545776">
        <w:rPr>
          <w:position w:val="96"/>
          <w:sz w:val="20"/>
        </w:rPr>
        <w:tab/>
      </w:r>
      <w:r w:rsidRPr="00545776">
        <w:rPr>
          <w:position w:val="77"/>
          <w:sz w:val="20"/>
        </w:rPr>
        <w:tab/>
      </w:r>
    </w:p>
    <w:p w:rsidRPr="00545776" w:rsidR="00136375" w:rsidRDefault="00136375" w14:paraId="308F224F" w14:textId="77777777">
      <w:pPr>
        <w:pStyle w:val="BodyText"/>
        <w:rPr>
          <w:b/>
          <w:sz w:val="20"/>
        </w:rPr>
      </w:pPr>
    </w:p>
    <w:p w:rsidRPr="00545776" w:rsidR="004104AD" w:rsidRDefault="004104AD" w14:paraId="35E5BE21" w14:textId="77777777">
      <w:pPr>
        <w:pStyle w:val="BodyText"/>
        <w:rPr>
          <w:b/>
          <w:sz w:val="20"/>
        </w:rPr>
      </w:pPr>
    </w:p>
    <w:p w:rsidR="004104AD" w:rsidRDefault="004104AD" w14:paraId="4661D8B2" w14:textId="77777777">
      <w:pPr>
        <w:pStyle w:val="BodyText"/>
        <w:rPr>
          <w:b/>
          <w:sz w:val="20"/>
        </w:rPr>
      </w:pPr>
    </w:p>
    <w:p w:rsidR="004104AD" w:rsidRDefault="004104AD" w14:paraId="7CD895F9" w14:textId="77777777">
      <w:pPr>
        <w:pStyle w:val="BodyText"/>
        <w:rPr>
          <w:b/>
          <w:sz w:val="20"/>
        </w:rPr>
      </w:pPr>
    </w:p>
    <w:p w:rsidR="004104AD" w:rsidRDefault="004104AD" w14:paraId="0A611D52" w14:textId="4AAE9314">
      <w:pPr>
        <w:rPr>
          <w:b/>
          <w:sz w:val="20"/>
          <w:szCs w:val="21"/>
        </w:rPr>
      </w:pPr>
      <w:r>
        <w:rPr>
          <w:b/>
          <w:sz w:val="20"/>
        </w:rPr>
        <w:br w:type="page"/>
      </w:r>
    </w:p>
    <w:p w:rsidR="004104AD" w:rsidRDefault="004104AD" w14:paraId="264D3A43" w14:textId="77777777">
      <w:pPr>
        <w:pStyle w:val="BodyText"/>
        <w:rPr>
          <w:b/>
          <w:sz w:val="20"/>
        </w:rPr>
      </w:pPr>
    </w:p>
    <w:p w:rsidR="004104AD" w:rsidP="00776793" w:rsidRDefault="004104AD" w14:paraId="15060D8D" w14:textId="39323CA8">
      <w:pPr>
        <w:pStyle w:val="Heading1"/>
        <w:jc w:val="center"/>
        <w:rPr>
          <w:rFonts w:ascii="Calibri" w:hAnsi="Calibri" w:cs="Calibri"/>
          <w:sz w:val="32"/>
          <w:szCs w:val="32"/>
        </w:rPr>
      </w:pPr>
      <w:bookmarkStart w:name="_Toc141195004" w:id="33"/>
      <w:r w:rsidRPr="0056608B">
        <w:rPr>
          <w:rFonts w:ascii="Calibri" w:hAnsi="Calibri" w:cs="Calibri"/>
          <w:sz w:val="32"/>
          <w:szCs w:val="32"/>
        </w:rPr>
        <w:t>DEPARTMENT OF CRIMINAL JUSTICE FACULTY ROSTER</w:t>
      </w:r>
      <w:bookmarkEnd w:id="33"/>
    </w:p>
    <w:p w:rsidRPr="00776793" w:rsidR="00776793" w:rsidP="00776793" w:rsidRDefault="00776793" w14:paraId="5D1E8386" w14:textId="77777777">
      <w:pPr>
        <w:pStyle w:val="Heading1"/>
        <w:jc w:val="center"/>
        <w:rPr>
          <w:rFonts w:ascii="Calibri" w:hAnsi="Calibri" w:cs="Calibri"/>
          <w:sz w:val="32"/>
          <w:szCs w:val="32"/>
        </w:rPr>
      </w:pPr>
    </w:p>
    <w:p w:rsidRPr="0056608B" w:rsidR="004104AD" w:rsidP="004104AD" w:rsidRDefault="004104AD" w14:paraId="24428F93" w14:textId="77777777">
      <w:pPr>
        <w:ind w:left="532"/>
        <w:rPr>
          <w:rFonts w:ascii="Calibri" w:hAnsi="Calibri" w:cs="Calibri"/>
          <w:i/>
          <w:sz w:val="19"/>
        </w:rPr>
      </w:pPr>
      <w:r w:rsidRPr="0056608B">
        <w:rPr>
          <w:rFonts w:ascii="Calibri" w:hAnsi="Calibri" w:cs="Calibri"/>
          <w:w w:val="105"/>
          <w:sz w:val="19"/>
        </w:rPr>
        <w:t xml:space="preserve">* </w:t>
      </w:r>
      <w:r w:rsidRPr="0056608B">
        <w:rPr>
          <w:rFonts w:ascii="Calibri" w:hAnsi="Calibri" w:cs="Calibri"/>
          <w:i/>
          <w:w w:val="105"/>
          <w:sz w:val="19"/>
        </w:rPr>
        <w:t>Year joined faculty at CSUF</w:t>
      </w:r>
      <w:r w:rsidRPr="0056608B">
        <w:rPr>
          <w:rFonts w:ascii="Calibri" w:hAnsi="Calibri" w:cs="Calibri"/>
          <w:i/>
          <w:w w:val="105"/>
          <w:sz w:val="19"/>
        </w:rPr>
        <w:tab/>
      </w:r>
      <w:r w:rsidRPr="0056608B">
        <w:rPr>
          <w:rFonts w:ascii="Calibri" w:hAnsi="Calibri" w:cs="Calibri"/>
          <w:i/>
          <w:w w:val="105"/>
          <w:sz w:val="19"/>
        </w:rPr>
        <w:t xml:space="preserve"> </w:t>
      </w:r>
    </w:p>
    <w:p w:rsidRPr="0056608B" w:rsidR="004104AD" w:rsidP="004104AD" w:rsidRDefault="005F3E23" w14:paraId="288ABA78" w14:textId="54213C35">
      <w:pPr>
        <w:spacing w:before="240"/>
        <w:ind w:left="101"/>
        <w:rPr>
          <w:rFonts w:ascii="Calibri" w:hAnsi="Calibri" w:cs="Calibri"/>
          <w:b/>
          <w:i/>
          <w:sz w:val="19"/>
        </w:rPr>
      </w:pPr>
      <w:r>
        <w:rPr>
          <w:rFonts w:ascii="Calibri" w:hAnsi="Calibri" w:cs="Calibri"/>
          <w:b/>
          <w:i/>
          <w:w w:val="105"/>
          <w:sz w:val="19"/>
        </w:rPr>
        <w:t>Associate Chair</w:t>
      </w:r>
    </w:p>
    <w:p w:rsidRPr="0056608B" w:rsidR="004104AD" w:rsidP="004104AD" w:rsidRDefault="004104AD" w14:paraId="6D204CAE" w14:textId="44BA7BB7">
      <w:pPr>
        <w:tabs>
          <w:tab w:val="left" w:pos="3240"/>
        </w:tabs>
        <w:ind w:left="100"/>
        <w:rPr>
          <w:rFonts w:ascii="Calibri" w:hAnsi="Calibri" w:cs="Calibri"/>
          <w:sz w:val="19"/>
        </w:rPr>
      </w:pPr>
      <w:r w:rsidRPr="0056608B">
        <w:rPr>
          <w:rFonts w:ascii="Calibri" w:hAnsi="Calibri" w:cs="Calibri"/>
          <w:b/>
          <w:w w:val="105"/>
          <w:sz w:val="19"/>
        </w:rPr>
        <w:t>ACKERMAN,</w:t>
      </w:r>
      <w:r w:rsidRPr="0056608B">
        <w:rPr>
          <w:rFonts w:ascii="Calibri" w:hAnsi="Calibri" w:cs="Calibri"/>
          <w:b/>
          <w:spacing w:val="-1"/>
          <w:w w:val="105"/>
          <w:sz w:val="19"/>
        </w:rPr>
        <w:t xml:space="preserve"> </w:t>
      </w:r>
      <w:r w:rsidRPr="0056608B">
        <w:rPr>
          <w:rFonts w:ascii="Calibri" w:hAnsi="Calibri" w:cs="Calibri"/>
          <w:b/>
          <w:w w:val="105"/>
          <w:sz w:val="19"/>
        </w:rPr>
        <w:t>Alissa R.</w:t>
      </w:r>
      <w:r w:rsidRPr="0056608B">
        <w:rPr>
          <w:rFonts w:ascii="Calibri" w:hAnsi="Calibri" w:cs="Calibri"/>
          <w:b/>
          <w:w w:val="105"/>
          <w:sz w:val="19"/>
        </w:rPr>
        <w:tab/>
      </w:r>
      <w:r w:rsidRPr="0056608B">
        <w:rPr>
          <w:rFonts w:ascii="Calibri" w:hAnsi="Calibri" w:cs="Calibri"/>
          <w:w w:val="105"/>
          <w:sz w:val="19"/>
        </w:rPr>
        <w:t>*(2017) Professor; Ph.D., CUNY, John Jay College of Criminal Justice</w:t>
      </w:r>
    </w:p>
    <w:p w:rsidRPr="0056608B" w:rsidR="004104AD" w:rsidP="004104AD" w:rsidRDefault="004104AD" w14:paraId="0B2AAD2B" w14:textId="77777777">
      <w:pPr>
        <w:tabs>
          <w:tab w:val="left" w:pos="3240"/>
        </w:tabs>
        <w:spacing w:before="50" w:line="252" w:lineRule="auto"/>
        <w:ind w:left="3240" w:right="10"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CRJU300- Foundations of Criminal Justice; CRJU340-Research Methods; CRJU345-Corrections; CRJU370-Sex, Crime, and Culture; CRJU 410 Restorative Justice</w:t>
      </w:r>
    </w:p>
    <w:p w:rsidRPr="0056608B" w:rsidR="004104AD" w:rsidP="004104AD" w:rsidRDefault="004104AD" w14:paraId="7F420B21"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Sex crimes policy and management, Sexual violence prevention, Restorative and transformative justice with people impacted by sexual harm; Impacts of sexual violence</w:t>
      </w:r>
    </w:p>
    <w:p w:rsidRPr="0056608B" w:rsidR="004104AD" w:rsidP="004104AD" w:rsidRDefault="004104AD" w14:paraId="23B20041" w14:textId="77777777">
      <w:pPr>
        <w:tabs>
          <w:tab w:val="left" w:pos="3240"/>
          <w:tab w:val="left" w:pos="5408"/>
          <w:tab w:val="left" w:pos="7880"/>
        </w:tabs>
        <w:spacing w:before="50"/>
        <w:ind w:left="720"/>
        <w:rPr>
          <w:rFonts w:ascii="Calibri" w:hAnsi="Calibri" w:cs="Calibri"/>
          <w:w w:val="105"/>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536</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278-2272</w:t>
      </w:r>
      <w:r w:rsidRPr="0056608B">
        <w:rPr>
          <w:rFonts w:ascii="Calibri" w:hAnsi="Calibri" w:cs="Calibri"/>
          <w:w w:val="105"/>
          <w:sz w:val="19"/>
        </w:rPr>
        <w:tab/>
      </w:r>
      <w:hyperlink w:history="1" r:id="rId102">
        <w:r w:rsidRPr="0056608B">
          <w:rPr>
            <w:rStyle w:val="Hyperlink"/>
            <w:rFonts w:ascii="Calibri" w:hAnsi="Calibri" w:cs="Calibri"/>
            <w:color w:val="auto"/>
            <w:w w:val="105"/>
            <w:sz w:val="19"/>
          </w:rPr>
          <w:t>aackerman@fullerton.edu</w:t>
        </w:r>
      </w:hyperlink>
    </w:p>
    <w:p w:rsidRPr="0056608B" w:rsidR="004104AD" w:rsidP="003876B0" w:rsidRDefault="004104AD" w14:paraId="11C5DAF9" w14:textId="77777777">
      <w:pPr>
        <w:tabs>
          <w:tab w:val="left" w:pos="3240"/>
        </w:tabs>
        <w:rPr>
          <w:rFonts w:ascii="Calibri" w:hAnsi="Calibri" w:cs="Calibri"/>
          <w:b/>
          <w:w w:val="105"/>
          <w:sz w:val="19"/>
        </w:rPr>
      </w:pPr>
    </w:p>
    <w:p w:rsidRPr="0056608B" w:rsidR="004104AD" w:rsidP="004104AD" w:rsidRDefault="004104AD" w14:paraId="6E6E399A" w14:textId="57163CA1">
      <w:pPr>
        <w:tabs>
          <w:tab w:val="left" w:pos="3240"/>
        </w:tabs>
        <w:spacing w:before="240"/>
        <w:ind w:left="101"/>
        <w:rPr>
          <w:rFonts w:ascii="Calibri" w:hAnsi="Calibri" w:cs="Calibri"/>
          <w:sz w:val="19"/>
        </w:rPr>
      </w:pPr>
      <w:r w:rsidRPr="0056608B">
        <w:rPr>
          <w:rFonts w:ascii="Calibri" w:hAnsi="Calibri" w:cs="Calibri"/>
          <w:b/>
          <w:w w:val="105"/>
          <w:sz w:val="19"/>
        </w:rPr>
        <w:t>CASS FOUST, Amy</w:t>
      </w:r>
      <w:r w:rsidRPr="0056608B">
        <w:rPr>
          <w:rFonts w:ascii="Calibri" w:hAnsi="Calibri" w:cs="Calibri"/>
          <w:b/>
          <w:w w:val="105"/>
          <w:sz w:val="19"/>
        </w:rPr>
        <w:tab/>
      </w:r>
      <w:r w:rsidRPr="0056608B">
        <w:rPr>
          <w:rFonts w:ascii="Calibri" w:hAnsi="Calibri" w:cs="Calibri"/>
          <w:w w:val="105"/>
          <w:sz w:val="19"/>
        </w:rPr>
        <w:t>*(2007) Professor; Ph.D., University of Delaware</w:t>
      </w:r>
    </w:p>
    <w:p w:rsidRPr="0056608B" w:rsidR="004104AD" w:rsidP="004104AD" w:rsidRDefault="004104AD" w14:paraId="15A4BD29" w14:textId="77777777">
      <w:pPr>
        <w:tabs>
          <w:tab w:val="left" w:pos="3240"/>
        </w:tabs>
        <w:spacing w:before="50" w:line="252" w:lineRule="auto"/>
        <w:ind w:left="3240" w:right="100"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CRJU300- Foundations of Criminal Justice; CRJU303-Controling Crime; CRJU304-Courts; CRJU330-Theories of Crime and Delinquency</w:t>
      </w:r>
    </w:p>
    <w:p w:rsidRPr="0056608B" w:rsidR="004104AD" w:rsidP="004104AD" w:rsidRDefault="004104AD" w14:paraId="6BF99D3E"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 xml:space="preserve">Criminological theory; Criminal justice pedagogy; Gender, crime, and violence; Crime control and prevention </w:t>
      </w:r>
    </w:p>
    <w:p w:rsidRPr="0056608B" w:rsidR="004104AD" w:rsidP="004104AD" w:rsidRDefault="004104AD" w14:paraId="62123B13"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511</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278-3437</w:t>
      </w:r>
      <w:r w:rsidRPr="0056608B">
        <w:rPr>
          <w:rFonts w:ascii="Calibri" w:hAnsi="Calibri" w:cs="Calibri"/>
          <w:w w:val="105"/>
          <w:sz w:val="19"/>
        </w:rPr>
        <w:tab/>
      </w:r>
      <w:hyperlink w:history="1" r:id="rId103">
        <w:r w:rsidRPr="0056608B">
          <w:rPr>
            <w:rStyle w:val="Hyperlink"/>
            <w:rFonts w:ascii="Calibri" w:hAnsi="Calibri" w:cs="Calibri"/>
            <w:color w:val="auto"/>
            <w:w w:val="105"/>
            <w:sz w:val="19"/>
          </w:rPr>
          <w:t>acass@fullerton.edu</w:t>
        </w:r>
      </w:hyperlink>
    </w:p>
    <w:p w:rsidRPr="0056608B" w:rsidR="004104AD" w:rsidP="004104AD" w:rsidRDefault="004104AD" w14:paraId="707122CA" w14:textId="77777777">
      <w:pPr>
        <w:spacing w:line="316" w:lineRule="auto"/>
        <w:rPr>
          <w:rFonts w:ascii="Calibri" w:hAnsi="Calibri" w:cs="Calibri"/>
          <w:sz w:val="19"/>
        </w:rPr>
      </w:pPr>
    </w:p>
    <w:p w:rsidRPr="0056608B" w:rsidR="004104AD" w:rsidP="004104AD" w:rsidRDefault="00225D7B" w14:paraId="3D2235F7" w14:textId="6809CC52">
      <w:pPr>
        <w:tabs>
          <w:tab w:val="left" w:pos="3240"/>
        </w:tabs>
        <w:ind w:left="101"/>
        <w:rPr>
          <w:rFonts w:ascii="Calibri" w:hAnsi="Calibri" w:cs="Calibri"/>
          <w:b/>
          <w:i/>
          <w:w w:val="105"/>
          <w:sz w:val="19"/>
        </w:rPr>
      </w:pPr>
      <w:r>
        <w:rPr>
          <w:rFonts w:ascii="Calibri" w:hAnsi="Calibri" w:cs="Calibri"/>
          <w:b/>
          <w:i/>
          <w:w w:val="105"/>
          <w:sz w:val="19"/>
        </w:rPr>
        <w:t>Internship Coordinator</w:t>
      </w:r>
    </w:p>
    <w:p w:rsidRPr="0056608B" w:rsidR="004104AD" w:rsidP="004104AD" w:rsidRDefault="004104AD" w14:paraId="647D08EA" w14:textId="77777777">
      <w:pPr>
        <w:tabs>
          <w:tab w:val="left" w:pos="3240"/>
        </w:tabs>
        <w:ind w:left="101"/>
        <w:rPr>
          <w:rFonts w:ascii="Calibri" w:hAnsi="Calibri" w:cs="Calibri"/>
          <w:sz w:val="19"/>
        </w:rPr>
      </w:pPr>
      <w:r w:rsidRPr="0056608B">
        <w:rPr>
          <w:rFonts w:ascii="Calibri" w:hAnsi="Calibri" w:cs="Calibri"/>
          <w:b/>
          <w:w w:val="105"/>
          <w:sz w:val="19"/>
        </w:rPr>
        <w:t>GARDINER,</w:t>
      </w:r>
      <w:r w:rsidRPr="0056608B">
        <w:rPr>
          <w:rFonts w:ascii="Calibri" w:hAnsi="Calibri" w:cs="Calibri"/>
          <w:b/>
          <w:spacing w:val="-1"/>
          <w:w w:val="105"/>
          <w:sz w:val="19"/>
        </w:rPr>
        <w:t xml:space="preserve"> </w:t>
      </w:r>
      <w:r w:rsidRPr="0056608B">
        <w:rPr>
          <w:rFonts w:ascii="Calibri" w:hAnsi="Calibri" w:cs="Calibri"/>
          <w:b/>
          <w:w w:val="105"/>
          <w:sz w:val="19"/>
        </w:rPr>
        <w:t xml:space="preserve">Christie </w:t>
      </w:r>
      <w:r w:rsidRPr="0056608B">
        <w:rPr>
          <w:rFonts w:ascii="Calibri" w:hAnsi="Calibri" w:cs="Calibri"/>
          <w:b/>
          <w:w w:val="105"/>
          <w:sz w:val="19"/>
        </w:rPr>
        <w:tab/>
      </w:r>
      <w:r w:rsidRPr="0056608B">
        <w:rPr>
          <w:rFonts w:ascii="Calibri" w:hAnsi="Calibri" w:cs="Calibri"/>
          <w:w w:val="105"/>
          <w:sz w:val="19"/>
        </w:rPr>
        <w:t>*(2008) Professor; Ph.D., University of California, Irvine</w:t>
      </w:r>
    </w:p>
    <w:p w:rsidRPr="0056608B" w:rsidR="004104AD" w:rsidP="004104AD" w:rsidRDefault="004104AD" w14:paraId="2BCBDE16"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 xml:space="preserve">CRJU315-Policing; CRJU327-Juvenile Justice; CRJU405-Criminal Justice Policy; CRJU415-Policing the City; CRJU491-Applied Policy Research </w:t>
      </w:r>
    </w:p>
    <w:p w:rsidRPr="0056608B" w:rsidR="004104AD" w:rsidP="004104AD" w:rsidRDefault="004104AD" w14:paraId="4713CD1B"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Policing; Criminal Justice Policy; Pedagogy and Student Success</w:t>
      </w:r>
    </w:p>
    <w:p w:rsidR="004104AD" w:rsidP="004104AD" w:rsidRDefault="004104AD" w14:paraId="5DB059DA" w14:textId="77777777">
      <w:pPr>
        <w:tabs>
          <w:tab w:val="left" w:pos="3240"/>
          <w:tab w:val="left" w:pos="5408"/>
          <w:tab w:val="left" w:pos="7880"/>
        </w:tabs>
        <w:spacing w:before="50"/>
        <w:ind w:left="720"/>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530</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278-3608</w:t>
      </w:r>
      <w:r w:rsidRPr="0056608B">
        <w:rPr>
          <w:rFonts w:ascii="Calibri" w:hAnsi="Calibri" w:cs="Calibri"/>
          <w:w w:val="105"/>
          <w:sz w:val="19"/>
        </w:rPr>
        <w:tab/>
      </w:r>
      <w:hyperlink w:history="1" r:id="rId104">
        <w:r w:rsidRPr="0056608B">
          <w:rPr>
            <w:rStyle w:val="Hyperlink"/>
            <w:rFonts w:ascii="Calibri" w:hAnsi="Calibri" w:cs="Calibri"/>
            <w:color w:val="auto"/>
            <w:w w:val="105"/>
            <w:sz w:val="19"/>
          </w:rPr>
          <w:t>cgardiner@fullerton.edu</w:t>
        </w:r>
      </w:hyperlink>
    </w:p>
    <w:p w:rsidR="003876B0" w:rsidP="003876B0" w:rsidRDefault="003876B0" w14:paraId="18F0AFE0" w14:textId="77777777">
      <w:pPr>
        <w:tabs>
          <w:tab w:val="left" w:pos="3240"/>
          <w:tab w:val="left" w:pos="5408"/>
          <w:tab w:val="left" w:pos="7880"/>
        </w:tabs>
        <w:spacing w:before="50"/>
      </w:pPr>
    </w:p>
    <w:p w:rsidRPr="0056608B" w:rsidR="003876B0" w:rsidP="003876B0" w:rsidRDefault="003876B0" w14:paraId="7F58998B" w14:textId="77777777">
      <w:pPr>
        <w:spacing w:before="240"/>
        <w:rPr>
          <w:rFonts w:ascii="Calibri" w:hAnsi="Calibri" w:cs="Calibri"/>
          <w:b/>
          <w:i/>
          <w:sz w:val="19"/>
        </w:rPr>
      </w:pPr>
      <w:r w:rsidRPr="0056608B">
        <w:rPr>
          <w:rFonts w:ascii="Calibri" w:hAnsi="Calibri" w:cs="Calibri"/>
          <w:b/>
          <w:i/>
          <w:w w:val="105"/>
          <w:sz w:val="19"/>
        </w:rPr>
        <w:t>APS ADVISOR</w:t>
      </w:r>
    </w:p>
    <w:p w:rsidRPr="0056608B" w:rsidR="003876B0" w:rsidP="003876B0" w:rsidRDefault="003876B0" w14:paraId="0507589E" w14:textId="1AA3CF0D">
      <w:pPr>
        <w:tabs>
          <w:tab w:val="left" w:pos="3240"/>
        </w:tabs>
        <w:ind w:left="101"/>
        <w:rPr>
          <w:rFonts w:ascii="Calibri" w:hAnsi="Calibri" w:cs="Calibri"/>
          <w:sz w:val="19"/>
        </w:rPr>
      </w:pPr>
      <w:r w:rsidRPr="0056608B">
        <w:rPr>
          <w:rFonts w:ascii="Calibri" w:hAnsi="Calibri" w:cs="Calibri"/>
          <w:b/>
          <w:w w:val="105"/>
          <w:sz w:val="19"/>
        </w:rPr>
        <w:t>HERRERA,</w:t>
      </w:r>
      <w:r w:rsidRPr="0056608B">
        <w:rPr>
          <w:rFonts w:ascii="Calibri" w:hAnsi="Calibri" w:cs="Calibri"/>
          <w:b/>
          <w:spacing w:val="-1"/>
          <w:w w:val="105"/>
          <w:sz w:val="19"/>
        </w:rPr>
        <w:t xml:space="preserve"> </w:t>
      </w:r>
      <w:r w:rsidRPr="0056608B">
        <w:rPr>
          <w:rFonts w:ascii="Calibri" w:hAnsi="Calibri" w:cs="Calibri"/>
          <w:b/>
          <w:w w:val="105"/>
          <w:sz w:val="19"/>
        </w:rPr>
        <w:t>Veronica</w:t>
      </w:r>
      <w:r w:rsidRPr="0056608B">
        <w:rPr>
          <w:rFonts w:ascii="Calibri" w:hAnsi="Calibri" w:cs="Calibri"/>
          <w:b/>
          <w:w w:val="105"/>
          <w:sz w:val="19"/>
        </w:rPr>
        <w:tab/>
      </w:r>
      <w:r w:rsidRPr="0056608B">
        <w:rPr>
          <w:rFonts w:ascii="Calibri" w:hAnsi="Calibri" w:cs="Calibri"/>
          <w:w w:val="105"/>
          <w:sz w:val="19"/>
        </w:rPr>
        <w:t>*(2016) Professor; Ph.D., University of Arizona</w:t>
      </w:r>
    </w:p>
    <w:p w:rsidRPr="0056608B" w:rsidR="003876B0" w:rsidP="003876B0" w:rsidRDefault="003876B0" w14:paraId="05DF6744"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CRJU325-Juvenile Justice; CRJU330-Theories of Crime and Delinquency; CRJU430-Women and Crime</w:t>
      </w:r>
    </w:p>
    <w:p w:rsidRPr="0056608B" w:rsidR="003876B0" w:rsidP="003876B0" w:rsidRDefault="003876B0" w14:paraId="66894237"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Pathways to female offending, impact of exposure to violence on youth, risk and protective factors associated with adolescent substance use</w:t>
      </w:r>
    </w:p>
    <w:p w:rsidRPr="0056608B" w:rsidR="003876B0" w:rsidP="003876B0" w:rsidRDefault="003876B0" w14:paraId="3ABE1FC2"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527</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278-8531</w:t>
      </w:r>
      <w:r w:rsidRPr="0056608B">
        <w:rPr>
          <w:rFonts w:ascii="Calibri" w:hAnsi="Calibri" w:cs="Calibri"/>
          <w:w w:val="105"/>
          <w:sz w:val="19"/>
        </w:rPr>
        <w:tab/>
      </w:r>
      <w:hyperlink w:history="1" r:id="rId105">
        <w:r w:rsidRPr="0056608B">
          <w:rPr>
            <w:rStyle w:val="Hyperlink"/>
            <w:rFonts w:ascii="Calibri" w:hAnsi="Calibri" w:cs="Calibri"/>
            <w:color w:val="auto"/>
            <w:w w:val="105"/>
            <w:sz w:val="19"/>
          </w:rPr>
          <w:t>veherrera@fullerton.edu</w:t>
        </w:r>
      </w:hyperlink>
    </w:p>
    <w:p w:rsidRPr="0056608B" w:rsidR="003876B0" w:rsidP="003876B0" w:rsidRDefault="003876B0" w14:paraId="2AD51EE8" w14:textId="77777777">
      <w:pPr>
        <w:tabs>
          <w:tab w:val="left" w:pos="3240"/>
        </w:tabs>
        <w:spacing w:before="240"/>
        <w:ind w:left="101"/>
        <w:rPr>
          <w:rFonts w:ascii="Calibri" w:hAnsi="Calibri" w:cs="Calibri"/>
          <w:sz w:val="19"/>
        </w:rPr>
      </w:pPr>
      <w:r w:rsidRPr="0056608B">
        <w:rPr>
          <w:rFonts w:ascii="Calibri" w:hAnsi="Calibri" w:cs="Calibri"/>
          <w:b/>
          <w:w w:val="105"/>
          <w:sz w:val="19"/>
        </w:rPr>
        <w:t>KOO,</w:t>
      </w:r>
      <w:r w:rsidRPr="0056608B">
        <w:rPr>
          <w:rFonts w:ascii="Calibri" w:hAnsi="Calibri" w:cs="Calibri"/>
          <w:b/>
          <w:spacing w:val="-1"/>
          <w:w w:val="105"/>
          <w:sz w:val="19"/>
        </w:rPr>
        <w:t xml:space="preserve"> </w:t>
      </w:r>
      <w:r w:rsidRPr="0056608B">
        <w:rPr>
          <w:rFonts w:ascii="Calibri" w:hAnsi="Calibri" w:cs="Calibri"/>
          <w:b/>
          <w:w w:val="105"/>
          <w:sz w:val="19"/>
        </w:rPr>
        <w:t>Dixie</w:t>
      </w:r>
      <w:r w:rsidRPr="0056608B">
        <w:rPr>
          <w:rFonts w:ascii="Calibri" w:hAnsi="Calibri" w:cs="Calibri"/>
          <w:b/>
          <w:w w:val="105"/>
          <w:sz w:val="19"/>
        </w:rPr>
        <w:tab/>
      </w:r>
      <w:r w:rsidRPr="0056608B">
        <w:rPr>
          <w:rFonts w:ascii="Calibri" w:hAnsi="Calibri" w:cs="Calibri"/>
          <w:w w:val="105"/>
          <w:sz w:val="19"/>
        </w:rPr>
        <w:t>*(2006) Professor; Ph.D., University of Miami</w:t>
      </w:r>
    </w:p>
    <w:p w:rsidRPr="0056608B" w:rsidR="003876B0" w:rsidP="003876B0" w:rsidRDefault="003876B0" w14:paraId="4D0F846B" w14:textId="77777777">
      <w:pPr>
        <w:tabs>
          <w:tab w:val="left" w:pos="3240"/>
        </w:tabs>
        <w:spacing w:before="50" w:line="252" w:lineRule="auto"/>
        <w:ind w:left="3240" w:right="100"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CRJU340-Research Methods; CRJU385-Minorities &amp; the Criminal Justice System; CRJU420-Drugs and Crime</w:t>
      </w:r>
    </w:p>
    <w:p w:rsidRPr="0056608B" w:rsidR="003876B0" w:rsidP="003876B0" w:rsidRDefault="003876B0" w14:paraId="6757EA6A" w14:textId="77777777">
      <w:pPr>
        <w:tabs>
          <w:tab w:val="left" w:pos="3240"/>
        </w:tabs>
        <w:spacing w:before="44"/>
        <w:ind w:left="3240" w:right="-35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Homelessness, Substance use, Social determinants of health &amp; disease among underserved &amp; disadvantaged populations, Violence &amp; victimization, Race/Ethnicity, and Immigration &amp; acculturation</w:t>
      </w:r>
    </w:p>
    <w:p w:rsidRPr="0056608B" w:rsidR="003876B0" w:rsidP="003876B0" w:rsidRDefault="003876B0" w14:paraId="32C8D3C7"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522</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278-3658</w:t>
      </w:r>
      <w:r w:rsidRPr="0056608B">
        <w:rPr>
          <w:rFonts w:ascii="Calibri" w:hAnsi="Calibri" w:cs="Calibri"/>
          <w:w w:val="105"/>
          <w:sz w:val="19"/>
        </w:rPr>
        <w:tab/>
      </w:r>
      <w:hyperlink w:history="1" r:id="rId106">
        <w:r w:rsidRPr="0056608B">
          <w:rPr>
            <w:rStyle w:val="Hyperlink"/>
            <w:rFonts w:ascii="Calibri" w:hAnsi="Calibri" w:cs="Calibri"/>
            <w:color w:val="auto"/>
            <w:w w:val="105"/>
            <w:sz w:val="19"/>
          </w:rPr>
          <w:t>dkoo@fullerton.edu</w:t>
        </w:r>
      </w:hyperlink>
    </w:p>
    <w:p w:rsidRPr="0056608B" w:rsidR="003876B0" w:rsidP="001A54B5" w:rsidRDefault="003876B0" w14:paraId="12A6B529" w14:textId="77777777">
      <w:pPr>
        <w:tabs>
          <w:tab w:val="left" w:pos="3240"/>
          <w:tab w:val="left" w:pos="5408"/>
          <w:tab w:val="left" w:pos="7880"/>
        </w:tabs>
        <w:spacing w:before="50"/>
        <w:rPr>
          <w:rFonts w:ascii="Calibri" w:hAnsi="Calibri" w:cs="Calibri"/>
          <w:sz w:val="19"/>
        </w:rPr>
      </w:pPr>
    </w:p>
    <w:p w:rsidRPr="0056608B" w:rsidR="004104AD" w:rsidP="004104AD" w:rsidRDefault="004104AD" w14:paraId="5173E041" w14:textId="77777777">
      <w:pPr>
        <w:rPr>
          <w:rFonts w:ascii="Calibri" w:hAnsi="Calibri" w:cs="Calibri"/>
          <w:sz w:val="19"/>
        </w:rPr>
        <w:sectPr w:rsidRPr="0056608B" w:rsidR="004104AD" w:rsidSect="004104AD">
          <w:type w:val="continuous"/>
          <w:pgSz w:w="12240" w:h="15840" w:orient="portrait"/>
          <w:pgMar w:top="700" w:right="1350" w:bottom="900" w:left="620" w:header="0" w:footer="701" w:gutter="0"/>
          <w:cols w:space="720"/>
        </w:sectPr>
      </w:pPr>
    </w:p>
    <w:p w:rsidRPr="0056608B" w:rsidR="004104AD" w:rsidP="003D5198" w:rsidRDefault="004104AD" w14:paraId="656EF235" w14:textId="77777777">
      <w:pPr>
        <w:pStyle w:val="BodyText"/>
        <w:jc w:val="center"/>
        <w:rPr>
          <w:rFonts w:ascii="Calibri" w:hAnsi="Calibri" w:cs="Calibri"/>
          <w:b/>
          <w:bCs/>
          <w:sz w:val="31"/>
          <w:szCs w:val="31"/>
        </w:rPr>
      </w:pPr>
      <w:r w:rsidRPr="0056608B">
        <w:rPr>
          <w:rFonts w:ascii="Calibri" w:hAnsi="Calibri" w:cs="Calibri"/>
          <w:b/>
          <w:bCs/>
          <w:sz w:val="31"/>
          <w:szCs w:val="31"/>
        </w:rPr>
        <w:t>DEPARTMENT OF CRIMINAL JUSTICE FACULTY ROSTER</w:t>
      </w:r>
    </w:p>
    <w:p w:rsidRPr="0056608B" w:rsidR="004104AD" w:rsidP="004104AD" w:rsidRDefault="004104AD" w14:paraId="3C8C4ABE" w14:textId="66D5528A">
      <w:pPr>
        <w:spacing w:before="240"/>
        <w:ind w:left="101"/>
        <w:rPr>
          <w:rFonts w:ascii="Calibri" w:hAnsi="Calibri" w:cs="Calibri"/>
          <w:b/>
          <w:i/>
          <w:sz w:val="19"/>
        </w:rPr>
      </w:pPr>
    </w:p>
    <w:p w:rsidRPr="0056608B" w:rsidR="004104AD" w:rsidP="004104AD" w:rsidRDefault="004104AD" w14:paraId="6D1C32B0" w14:textId="2B121974">
      <w:pPr>
        <w:tabs>
          <w:tab w:val="left" w:pos="3240"/>
        </w:tabs>
        <w:ind w:left="101"/>
        <w:rPr>
          <w:rFonts w:ascii="Calibri" w:hAnsi="Calibri" w:cs="Calibri"/>
          <w:sz w:val="19"/>
        </w:rPr>
      </w:pPr>
      <w:r w:rsidRPr="0056608B">
        <w:rPr>
          <w:rFonts w:ascii="Calibri" w:hAnsi="Calibri" w:cs="Calibri"/>
          <w:b/>
          <w:w w:val="105"/>
          <w:sz w:val="19"/>
        </w:rPr>
        <w:t>KOPP, Phillip</w:t>
      </w:r>
      <w:r w:rsidRPr="0056608B">
        <w:rPr>
          <w:rFonts w:ascii="Calibri" w:hAnsi="Calibri" w:cs="Calibri"/>
          <w:b/>
          <w:w w:val="105"/>
          <w:sz w:val="19"/>
        </w:rPr>
        <w:tab/>
      </w:r>
      <w:r w:rsidRPr="0056608B">
        <w:rPr>
          <w:rFonts w:ascii="Calibri" w:hAnsi="Calibri" w:cs="Calibri"/>
          <w:w w:val="105"/>
          <w:sz w:val="19"/>
        </w:rPr>
        <w:t>*(2014) Professor; Ph.D., CUNY, John Jay College of Criminal Justice</w:t>
      </w:r>
    </w:p>
    <w:p w:rsidRPr="0056608B" w:rsidR="004104AD" w:rsidP="004104AD" w:rsidRDefault="004104AD" w14:paraId="6DD177B4"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CRJU303-Controlling Crime; CRJU315-Policing; CRJU340-Research Methods; CRJU360-Comparative and International Criminal Justice Systems</w:t>
      </w:r>
    </w:p>
    <w:p w:rsidRPr="0056608B" w:rsidR="004104AD" w:rsidP="004104AD" w:rsidRDefault="004104AD" w14:paraId="17EA38A4"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Policing; Crime prevention and management; Burglary</w:t>
      </w:r>
    </w:p>
    <w:p w:rsidRPr="0056608B" w:rsidR="004104AD" w:rsidP="004104AD" w:rsidRDefault="004104AD" w14:paraId="0F8BB5FC"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533</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278-7650</w:t>
      </w:r>
      <w:r w:rsidRPr="0056608B">
        <w:rPr>
          <w:rFonts w:ascii="Calibri" w:hAnsi="Calibri" w:cs="Calibri"/>
          <w:w w:val="105"/>
          <w:sz w:val="19"/>
        </w:rPr>
        <w:tab/>
      </w:r>
      <w:hyperlink w:history="1" r:id="rId107">
        <w:r w:rsidRPr="0056608B">
          <w:rPr>
            <w:rStyle w:val="Hyperlink"/>
            <w:rFonts w:ascii="Calibri" w:hAnsi="Calibri" w:cs="Calibri"/>
            <w:color w:val="auto"/>
            <w:w w:val="105"/>
            <w:sz w:val="19"/>
          </w:rPr>
          <w:t>pkopp@fullerton.edu</w:t>
        </w:r>
      </w:hyperlink>
    </w:p>
    <w:p w:rsidRPr="0056608B" w:rsidR="004104AD" w:rsidP="004104AD" w:rsidRDefault="004104AD" w14:paraId="7DD1462E" w14:textId="77777777">
      <w:pPr>
        <w:tabs>
          <w:tab w:val="left" w:pos="3240"/>
        </w:tabs>
        <w:spacing w:before="240"/>
        <w:ind w:left="101"/>
        <w:rPr>
          <w:rFonts w:ascii="Calibri" w:hAnsi="Calibri" w:cs="Calibri"/>
          <w:sz w:val="19"/>
        </w:rPr>
      </w:pPr>
      <w:r w:rsidRPr="0056608B">
        <w:rPr>
          <w:rFonts w:ascii="Calibri" w:hAnsi="Calibri" w:cs="Calibri"/>
          <w:b/>
          <w:w w:val="105"/>
          <w:sz w:val="19"/>
        </w:rPr>
        <w:t>LASLEY, Jim</w:t>
      </w:r>
      <w:r w:rsidRPr="0056608B">
        <w:rPr>
          <w:rFonts w:ascii="Calibri" w:hAnsi="Calibri" w:cs="Calibri"/>
          <w:b/>
          <w:w w:val="105"/>
          <w:sz w:val="19"/>
        </w:rPr>
        <w:tab/>
      </w:r>
      <w:r w:rsidRPr="0056608B">
        <w:rPr>
          <w:rFonts w:ascii="Calibri" w:hAnsi="Calibri" w:cs="Calibri"/>
          <w:w w:val="105"/>
          <w:sz w:val="19"/>
        </w:rPr>
        <w:t>*(1986) Professor; Ph.D., Claremont Graduate School</w:t>
      </w:r>
    </w:p>
    <w:p w:rsidRPr="0056608B" w:rsidR="004104AD" w:rsidP="004104AD" w:rsidRDefault="004104AD" w14:paraId="607E5768"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CRJU300- Foundations of CJ; CRJU330-Theories of Crime and Delinquency; CRJU340-Research Methods; CRJU345-Corrections; CRJU475T-Forensic Psychology</w:t>
      </w:r>
    </w:p>
    <w:p w:rsidRPr="0056608B" w:rsidR="004104AD" w:rsidP="004104AD" w:rsidRDefault="004104AD" w14:paraId="69EC24FE"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Research Methods, Investigation, Situational Crime Prevention</w:t>
      </w:r>
    </w:p>
    <w:p w:rsidRPr="0056608B" w:rsidR="004104AD" w:rsidP="004104AD" w:rsidRDefault="004104AD" w14:paraId="235419EA"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544</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278-3401</w:t>
      </w:r>
      <w:r w:rsidRPr="0056608B">
        <w:rPr>
          <w:rFonts w:ascii="Calibri" w:hAnsi="Calibri" w:cs="Calibri"/>
          <w:w w:val="105"/>
          <w:sz w:val="19"/>
        </w:rPr>
        <w:tab/>
      </w:r>
      <w:hyperlink w:history="1" r:id="rId108">
        <w:r w:rsidRPr="0056608B">
          <w:rPr>
            <w:rStyle w:val="Hyperlink"/>
            <w:rFonts w:ascii="Calibri" w:hAnsi="Calibri" w:cs="Calibri"/>
            <w:color w:val="auto"/>
            <w:w w:val="105"/>
            <w:sz w:val="19"/>
          </w:rPr>
          <w:t>jlasley@fullerton.edu</w:t>
        </w:r>
      </w:hyperlink>
    </w:p>
    <w:p w:rsidRPr="0056608B" w:rsidR="004104AD" w:rsidP="004104AD" w:rsidRDefault="004104AD" w14:paraId="6C72E03A" w14:textId="77777777">
      <w:pPr>
        <w:pStyle w:val="BodyText"/>
        <w:spacing w:before="7"/>
        <w:rPr>
          <w:rFonts w:ascii="Calibri" w:hAnsi="Calibri" w:cs="Calibri"/>
          <w:sz w:val="16"/>
        </w:rPr>
      </w:pPr>
    </w:p>
    <w:p w:rsidRPr="0056608B" w:rsidR="004104AD" w:rsidP="004104AD" w:rsidRDefault="004104AD" w14:paraId="0E10F015" w14:textId="77777777">
      <w:pPr>
        <w:tabs>
          <w:tab w:val="left" w:pos="3240"/>
        </w:tabs>
        <w:spacing w:before="240"/>
        <w:ind w:left="101"/>
        <w:rPr>
          <w:rFonts w:ascii="Calibri" w:hAnsi="Calibri" w:cs="Calibri"/>
          <w:sz w:val="19"/>
        </w:rPr>
      </w:pPr>
      <w:r w:rsidRPr="0056608B">
        <w:rPr>
          <w:rFonts w:ascii="Calibri" w:hAnsi="Calibri" w:cs="Calibri"/>
          <w:b/>
          <w:w w:val="105"/>
          <w:sz w:val="19"/>
        </w:rPr>
        <w:t>LOVELL, Jarret</w:t>
      </w:r>
      <w:r w:rsidRPr="0056608B">
        <w:rPr>
          <w:rFonts w:ascii="Calibri" w:hAnsi="Calibri" w:cs="Calibri"/>
          <w:b/>
          <w:w w:val="105"/>
          <w:sz w:val="19"/>
        </w:rPr>
        <w:tab/>
      </w:r>
      <w:r w:rsidRPr="0056608B">
        <w:rPr>
          <w:rFonts w:ascii="Calibri" w:hAnsi="Calibri" w:cs="Calibri"/>
          <w:w w:val="105"/>
          <w:sz w:val="19"/>
        </w:rPr>
        <w:t>*(2002) Professor; Ph.D., Rutgers University</w:t>
      </w:r>
    </w:p>
    <w:p w:rsidRPr="0056608B" w:rsidR="004104AD" w:rsidP="004104AD" w:rsidRDefault="004104AD" w14:paraId="3AD71565"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 xml:space="preserve">CRJU330-Theories of Crime and Delinquency; CRJU435-Civil Disobedience; CRJU478-Animals, Law, and Society </w:t>
      </w:r>
    </w:p>
    <w:p w:rsidRPr="0056608B" w:rsidR="004104AD" w:rsidP="004104AD" w:rsidRDefault="004104AD" w14:paraId="685C8D45"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Criminological theory, Non-violent protest, Animals as victims</w:t>
      </w:r>
    </w:p>
    <w:p w:rsidRPr="0056608B" w:rsidR="004104AD" w:rsidP="004104AD" w:rsidRDefault="004104AD" w14:paraId="41A47824"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539</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278-2290</w:t>
      </w:r>
      <w:r w:rsidRPr="0056608B">
        <w:rPr>
          <w:rFonts w:ascii="Calibri" w:hAnsi="Calibri" w:cs="Calibri"/>
          <w:w w:val="105"/>
          <w:sz w:val="19"/>
        </w:rPr>
        <w:tab/>
      </w:r>
      <w:hyperlink w:history="1" r:id="rId109">
        <w:r w:rsidRPr="0056608B">
          <w:rPr>
            <w:rStyle w:val="Hyperlink"/>
            <w:rFonts w:ascii="Calibri" w:hAnsi="Calibri" w:cs="Calibri"/>
            <w:color w:val="auto"/>
            <w:w w:val="105"/>
            <w:sz w:val="19"/>
          </w:rPr>
          <w:t>jlovell@fullerton.edu</w:t>
        </w:r>
      </w:hyperlink>
    </w:p>
    <w:p w:rsidRPr="0056608B" w:rsidR="004104AD" w:rsidP="004104AD" w:rsidRDefault="004104AD" w14:paraId="5DA1E261" w14:textId="77777777">
      <w:pPr>
        <w:pStyle w:val="BodyText"/>
        <w:spacing w:before="7"/>
        <w:rPr>
          <w:rFonts w:ascii="Calibri" w:hAnsi="Calibri" w:cs="Calibri"/>
          <w:sz w:val="16"/>
        </w:rPr>
      </w:pPr>
    </w:p>
    <w:p w:rsidRPr="0056608B" w:rsidR="004104AD" w:rsidP="004104AD" w:rsidRDefault="004104AD" w14:paraId="26769342" w14:textId="77777777">
      <w:pPr>
        <w:tabs>
          <w:tab w:val="left" w:pos="3240"/>
        </w:tabs>
        <w:spacing w:before="240"/>
        <w:ind w:left="101"/>
        <w:rPr>
          <w:rFonts w:ascii="Calibri" w:hAnsi="Calibri" w:cs="Calibri"/>
          <w:sz w:val="19"/>
        </w:rPr>
      </w:pPr>
      <w:r w:rsidRPr="0056608B">
        <w:rPr>
          <w:rFonts w:ascii="Calibri" w:hAnsi="Calibri" w:cs="Calibri"/>
          <w:b/>
          <w:w w:val="105"/>
          <w:sz w:val="19"/>
        </w:rPr>
        <w:t>MALLICOAT, Stacy</w:t>
      </w:r>
      <w:r w:rsidRPr="0056608B">
        <w:rPr>
          <w:rFonts w:ascii="Calibri" w:hAnsi="Calibri" w:cs="Calibri"/>
          <w:b/>
          <w:w w:val="105"/>
          <w:sz w:val="19"/>
        </w:rPr>
        <w:tab/>
      </w:r>
      <w:r w:rsidRPr="0056608B">
        <w:rPr>
          <w:rFonts w:ascii="Calibri" w:hAnsi="Calibri" w:cs="Calibri"/>
          <w:w w:val="105"/>
          <w:sz w:val="19"/>
        </w:rPr>
        <w:t>*(2003) Professor; Ph.D., University of Colorado, Boulder</w:t>
      </w:r>
    </w:p>
    <w:p w:rsidRPr="0056608B" w:rsidR="004104AD" w:rsidP="004104AD" w:rsidRDefault="004104AD" w14:paraId="2DFC13A9"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CRJU100-Intro. to Crime, Law, &amp; Justice; CRJU300-Foundations of Criminal Justice; CRJU345-Corrections; CRJU393-Peer Mentorship; CRJU404-Capital Punishment; CRJU430-Women &amp; Crime</w:t>
      </w:r>
    </w:p>
    <w:p w:rsidRPr="0056608B" w:rsidR="004104AD" w:rsidP="004104AD" w:rsidRDefault="004104AD" w14:paraId="3A8AF537"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Feminist criminology, Capital Punishment, Criminal Justice Policy, Evaluation research, Student Success, Pedagogy</w:t>
      </w:r>
    </w:p>
    <w:p w:rsidRPr="0056608B" w:rsidR="004104AD" w:rsidP="004104AD" w:rsidRDefault="004104AD" w14:paraId="7FEE0902"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537</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278-2133</w:t>
      </w:r>
      <w:r w:rsidRPr="0056608B">
        <w:rPr>
          <w:rFonts w:ascii="Calibri" w:hAnsi="Calibri" w:cs="Calibri"/>
          <w:w w:val="105"/>
          <w:sz w:val="19"/>
        </w:rPr>
        <w:tab/>
      </w:r>
      <w:hyperlink w:history="1" r:id="rId110">
        <w:r w:rsidRPr="0056608B">
          <w:rPr>
            <w:rStyle w:val="Hyperlink"/>
            <w:rFonts w:ascii="Calibri" w:hAnsi="Calibri" w:cs="Calibri"/>
            <w:color w:val="auto"/>
            <w:w w:val="105"/>
            <w:sz w:val="19"/>
          </w:rPr>
          <w:t>smallicoat@fullerton.edu</w:t>
        </w:r>
      </w:hyperlink>
    </w:p>
    <w:p w:rsidRPr="0056608B" w:rsidR="004104AD" w:rsidP="004104AD" w:rsidRDefault="004104AD" w14:paraId="69DC7D3F" w14:textId="77777777">
      <w:pPr>
        <w:pStyle w:val="BodyText"/>
        <w:spacing w:before="7"/>
        <w:rPr>
          <w:rFonts w:ascii="Calibri" w:hAnsi="Calibri" w:cs="Calibri"/>
          <w:sz w:val="16"/>
        </w:rPr>
      </w:pPr>
    </w:p>
    <w:p w:rsidRPr="0056608B" w:rsidR="004104AD" w:rsidP="004104AD" w:rsidRDefault="004104AD" w14:paraId="4ABDCCE7" w14:textId="77777777">
      <w:pPr>
        <w:tabs>
          <w:tab w:val="left" w:pos="3240"/>
        </w:tabs>
        <w:spacing w:before="240"/>
        <w:ind w:left="101"/>
        <w:rPr>
          <w:rFonts w:ascii="Calibri" w:hAnsi="Calibri" w:cs="Calibri"/>
          <w:sz w:val="19"/>
          <w:highlight w:val="yellow"/>
        </w:rPr>
      </w:pPr>
      <w:r w:rsidRPr="0056608B">
        <w:rPr>
          <w:rFonts w:ascii="Calibri" w:hAnsi="Calibri" w:cs="Calibri"/>
          <w:b/>
          <w:w w:val="105"/>
          <w:sz w:val="19"/>
        </w:rPr>
        <w:t xml:space="preserve">PARK, Jihye </w:t>
      </w:r>
      <w:r w:rsidRPr="0056608B">
        <w:rPr>
          <w:rFonts w:ascii="Calibri" w:hAnsi="Calibri" w:cs="Calibri"/>
          <w:b/>
          <w:w w:val="105"/>
          <w:sz w:val="19"/>
        </w:rPr>
        <w:tab/>
      </w:r>
      <w:r w:rsidRPr="0056608B">
        <w:rPr>
          <w:rFonts w:ascii="Calibri" w:hAnsi="Calibri" w:cs="Calibri"/>
          <w:w w:val="105"/>
          <w:sz w:val="19"/>
        </w:rPr>
        <w:t>*(2024) Assistant Professor; Ph.D., University of California, Irvine</w:t>
      </w:r>
    </w:p>
    <w:p w:rsidRPr="0056608B" w:rsidR="004104AD" w:rsidP="004104AD" w:rsidRDefault="004104AD" w14:paraId="6E6A8CC9" w14:textId="77777777">
      <w:pPr>
        <w:tabs>
          <w:tab w:val="left" w:pos="3240"/>
        </w:tabs>
        <w:spacing w:before="50" w:line="252" w:lineRule="auto"/>
        <w:ind w:left="3240" w:right="199" w:hanging="2522"/>
        <w:rPr>
          <w:rFonts w:ascii="Calibri" w:hAnsi="Calibri" w:cs="Calibri"/>
          <w:w w:val="105"/>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CRJU345-Corrections</w:t>
      </w:r>
    </w:p>
    <w:p w:rsidRPr="0056608B" w:rsidR="004104AD" w:rsidP="004104AD" w:rsidRDefault="004104AD" w14:paraId="08A7F72E" w14:textId="77777777">
      <w:pPr>
        <w:tabs>
          <w:tab w:val="left" w:pos="3240"/>
        </w:tabs>
        <w:spacing w:before="50" w:line="252" w:lineRule="auto"/>
        <w:ind w:left="3240" w:right="199" w:hanging="2522"/>
        <w:rPr>
          <w:rFonts w:ascii="Calibri" w:hAnsi="Calibri" w:cs="Calibri"/>
          <w:sz w:val="19"/>
          <w:szCs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sz w:val="19"/>
          <w:szCs w:val="19"/>
        </w:rPr>
        <w:t>Criminology &amp; Inequality,  Sociology of Punishment,  Social Control on Immigrants, Private Prisons, Communities and Crime, Gender and Crime</w:t>
      </w:r>
    </w:p>
    <w:p w:rsidRPr="0056608B" w:rsidR="004104AD" w:rsidP="004104AD" w:rsidRDefault="004104AD" w14:paraId="2EC25270"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sz w:val="18"/>
        </w:rPr>
        <w:tab/>
      </w:r>
      <w:r w:rsidRPr="0056608B">
        <w:rPr>
          <w:rFonts w:ascii="Calibri" w:hAnsi="Calibri" w:cs="Calibri"/>
          <w:sz w:val="18"/>
        </w:rPr>
        <w:t xml:space="preserve"> </w:t>
      </w:r>
      <w:r w:rsidRPr="0056608B">
        <w:rPr>
          <w:rFonts w:ascii="Calibri" w:hAnsi="Calibri" w:cs="Calibri"/>
          <w:w w:val="105"/>
          <w:sz w:val="19"/>
        </w:rPr>
        <w:t>Office: TBD</w:t>
      </w:r>
      <w:r w:rsidRPr="0056608B">
        <w:rPr>
          <w:rFonts w:ascii="Calibri" w:hAnsi="Calibri" w:cs="Calibri"/>
          <w:w w:val="105"/>
          <w:sz w:val="19"/>
        </w:rPr>
        <w:tab/>
      </w:r>
      <w:r w:rsidRPr="0056608B">
        <w:rPr>
          <w:rFonts w:ascii="Calibri" w:hAnsi="Calibri" w:cs="Calibri"/>
          <w:w w:val="105"/>
          <w:sz w:val="19"/>
        </w:rPr>
        <w:t xml:space="preserve">   </w:t>
      </w:r>
      <w:r w:rsidRPr="0056608B">
        <w:rPr>
          <w:rFonts w:ascii="Calibri" w:hAnsi="Calibri" w:cs="Calibri"/>
          <w:w w:val="105"/>
          <w:sz w:val="19"/>
        </w:rPr>
        <w:tab/>
      </w:r>
      <w:r w:rsidRPr="0056608B">
        <w:rPr>
          <w:rFonts w:ascii="Calibri" w:hAnsi="Calibri" w:cs="Calibri"/>
          <w:w w:val="105"/>
          <w:sz w:val="19"/>
        </w:rPr>
        <w:t xml:space="preserve">      Phone:</w:t>
      </w:r>
      <w:r w:rsidRPr="0056608B">
        <w:rPr>
          <w:rFonts w:ascii="Calibri" w:hAnsi="Calibri" w:cs="Calibri"/>
          <w:spacing w:val="-2"/>
          <w:w w:val="105"/>
          <w:sz w:val="19"/>
        </w:rPr>
        <w:t xml:space="preserve"> </w:t>
      </w:r>
      <w:r w:rsidRPr="0056608B">
        <w:rPr>
          <w:rFonts w:ascii="Calibri" w:hAnsi="Calibri" w:cs="Calibri"/>
          <w:w w:val="105"/>
          <w:sz w:val="19"/>
        </w:rPr>
        <w:t>TBD</w:t>
      </w:r>
      <w:r w:rsidRPr="0056608B">
        <w:rPr>
          <w:rFonts w:ascii="Calibri" w:hAnsi="Calibri" w:cs="Calibri"/>
          <w:w w:val="105"/>
          <w:sz w:val="19"/>
        </w:rPr>
        <w:tab/>
      </w:r>
      <w:r w:rsidRPr="0056608B">
        <w:rPr>
          <w:rFonts w:ascii="Calibri" w:hAnsi="Calibri" w:cs="Calibri"/>
          <w:w w:val="105"/>
          <w:sz w:val="19"/>
        </w:rPr>
        <w:tab/>
      </w:r>
      <w:r w:rsidRPr="0056608B">
        <w:rPr>
          <w:rFonts w:ascii="Calibri" w:hAnsi="Calibri" w:cs="Calibri"/>
          <w:w w:val="105"/>
          <w:sz w:val="19"/>
        </w:rPr>
        <w:t xml:space="preserve">              jihpark</w:t>
      </w:r>
      <w:hyperlink w:history="1" r:id="rId111">
        <w:r w:rsidRPr="0056608B">
          <w:rPr>
            <w:rStyle w:val="Hyperlink"/>
            <w:rFonts w:ascii="Calibri" w:hAnsi="Calibri" w:cs="Calibri"/>
            <w:color w:val="auto"/>
            <w:w w:val="105"/>
            <w:sz w:val="19"/>
          </w:rPr>
          <w:t>@fullerton.edu</w:t>
        </w:r>
      </w:hyperlink>
    </w:p>
    <w:p w:rsidR="004104AD" w:rsidP="004104AD" w:rsidRDefault="004104AD" w14:paraId="5D99FF11" w14:textId="77777777">
      <w:pPr>
        <w:rPr>
          <w:rFonts w:ascii="Calibri" w:hAnsi="Calibri" w:cs="Calibri"/>
          <w:sz w:val="16"/>
        </w:rPr>
      </w:pPr>
    </w:p>
    <w:p w:rsidR="003876B0" w:rsidP="004104AD" w:rsidRDefault="003876B0" w14:paraId="5D2AF07E" w14:textId="77777777">
      <w:pPr>
        <w:rPr>
          <w:rFonts w:ascii="Calibri" w:hAnsi="Calibri" w:cs="Calibri"/>
          <w:sz w:val="16"/>
        </w:rPr>
      </w:pPr>
    </w:p>
    <w:p w:rsidRPr="0056608B" w:rsidR="003876B0" w:rsidP="003876B0" w:rsidRDefault="00225D7B" w14:paraId="19F516FB" w14:textId="77189A02">
      <w:pPr>
        <w:spacing w:before="240"/>
        <w:rPr>
          <w:rFonts w:ascii="Calibri" w:hAnsi="Calibri" w:cs="Calibri"/>
          <w:b/>
          <w:i/>
          <w:sz w:val="19"/>
        </w:rPr>
      </w:pPr>
      <w:r>
        <w:rPr>
          <w:rFonts w:ascii="Calibri" w:hAnsi="Calibri" w:cs="Calibri"/>
          <w:b/>
          <w:i/>
          <w:w w:val="105"/>
          <w:sz w:val="19"/>
        </w:rPr>
        <w:t>Assistant Chair</w:t>
      </w:r>
    </w:p>
    <w:p w:rsidRPr="0056608B" w:rsidR="003876B0" w:rsidP="003876B0" w:rsidRDefault="003876B0" w14:paraId="6A7F6510" w14:textId="77777777">
      <w:pPr>
        <w:tabs>
          <w:tab w:val="left" w:pos="3240"/>
        </w:tabs>
        <w:spacing w:before="240"/>
        <w:rPr>
          <w:rFonts w:ascii="Calibri" w:hAnsi="Calibri" w:cs="Calibri"/>
          <w:sz w:val="19"/>
        </w:rPr>
      </w:pPr>
      <w:r w:rsidRPr="0056608B">
        <w:rPr>
          <w:rFonts w:ascii="Calibri" w:hAnsi="Calibri" w:cs="Calibri"/>
          <w:b/>
          <w:w w:val="105"/>
          <w:sz w:val="19"/>
        </w:rPr>
        <w:t>SPIROPOULOS, Georgia</w:t>
      </w:r>
      <w:r w:rsidRPr="0056608B">
        <w:rPr>
          <w:rFonts w:ascii="Calibri" w:hAnsi="Calibri" w:cs="Calibri"/>
          <w:b/>
          <w:w w:val="105"/>
          <w:sz w:val="19"/>
        </w:rPr>
        <w:tab/>
      </w:r>
      <w:r w:rsidRPr="0056608B">
        <w:rPr>
          <w:rFonts w:ascii="Calibri" w:hAnsi="Calibri" w:cs="Calibri"/>
          <w:w w:val="105"/>
          <w:sz w:val="19"/>
        </w:rPr>
        <w:t>*(2006) Associate Professor; Ph.D., University of Cincinnati</w:t>
      </w:r>
    </w:p>
    <w:p w:rsidRPr="0056608B" w:rsidR="003876B0" w:rsidP="003876B0" w:rsidRDefault="003876B0" w14:paraId="3454F466"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CRJU340-Research Methods; CRJU345-Corrections; CRJU417-Mass Murder</w:t>
      </w:r>
    </w:p>
    <w:p w:rsidRPr="0056608B" w:rsidR="003876B0" w:rsidP="003876B0" w:rsidRDefault="003876B0" w14:paraId="3A30C1E0"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Correctional rehabilitation and offender risk assessment, multiple (mass) murder and school and campus violence</w:t>
      </w:r>
    </w:p>
    <w:p w:rsidRPr="0056608B" w:rsidR="003876B0" w:rsidP="003876B0" w:rsidRDefault="003876B0" w14:paraId="7B8A7986"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520</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278-8249</w:t>
      </w:r>
      <w:r w:rsidRPr="0056608B">
        <w:rPr>
          <w:rFonts w:ascii="Calibri" w:hAnsi="Calibri" w:cs="Calibri"/>
          <w:w w:val="105"/>
          <w:sz w:val="19"/>
        </w:rPr>
        <w:tab/>
      </w:r>
      <w:hyperlink w:history="1" r:id="rId112">
        <w:r w:rsidRPr="0056608B">
          <w:rPr>
            <w:rStyle w:val="Hyperlink"/>
            <w:rFonts w:ascii="Calibri" w:hAnsi="Calibri" w:cs="Calibri"/>
            <w:color w:val="auto"/>
            <w:w w:val="105"/>
            <w:sz w:val="19"/>
          </w:rPr>
          <w:t>gspiropoulos@fullerton.edu</w:t>
        </w:r>
      </w:hyperlink>
    </w:p>
    <w:p w:rsidRPr="0056608B" w:rsidR="003876B0" w:rsidP="004104AD" w:rsidRDefault="003876B0" w14:paraId="35E22AA8" w14:textId="77777777">
      <w:pPr>
        <w:rPr>
          <w:rFonts w:ascii="Calibri" w:hAnsi="Calibri" w:cs="Calibri"/>
          <w:sz w:val="16"/>
        </w:rPr>
        <w:sectPr w:rsidRPr="0056608B" w:rsidR="003876B0" w:rsidSect="00540F74">
          <w:pgSz w:w="12240" w:h="15840" w:orient="portrait"/>
          <w:pgMar w:top="700" w:right="1350" w:bottom="900" w:left="620" w:header="0" w:footer="701" w:gutter="0"/>
          <w:cols w:space="720"/>
        </w:sectPr>
      </w:pPr>
    </w:p>
    <w:p w:rsidRPr="0056608B" w:rsidR="004104AD" w:rsidP="003D5198" w:rsidRDefault="004104AD" w14:paraId="408B3996" w14:textId="77777777">
      <w:pPr>
        <w:pStyle w:val="BodyText"/>
        <w:jc w:val="center"/>
        <w:rPr>
          <w:rFonts w:ascii="Calibri" w:hAnsi="Calibri" w:cs="Calibri"/>
          <w:b/>
          <w:bCs/>
          <w:sz w:val="31"/>
          <w:szCs w:val="31"/>
        </w:rPr>
      </w:pPr>
      <w:r w:rsidRPr="0056608B">
        <w:rPr>
          <w:rFonts w:ascii="Calibri" w:hAnsi="Calibri" w:cs="Calibri"/>
          <w:b/>
          <w:bCs/>
          <w:sz w:val="31"/>
          <w:szCs w:val="31"/>
        </w:rPr>
        <w:t>DEPARTMENT OF CRIMINAL JUSTICE FACULTY ROSTER</w:t>
      </w:r>
    </w:p>
    <w:p w:rsidRPr="0056608B" w:rsidR="004104AD" w:rsidP="004104AD" w:rsidRDefault="004104AD" w14:paraId="382CFF11" w14:textId="77777777">
      <w:pPr>
        <w:rPr>
          <w:rFonts w:ascii="Calibri" w:hAnsi="Calibri" w:cs="Calibri"/>
          <w:sz w:val="19"/>
        </w:rPr>
        <w:sectPr w:rsidRPr="0056608B" w:rsidR="004104AD">
          <w:pgSz w:w="12240" w:h="15840" w:orient="portrait"/>
          <w:pgMar w:top="700" w:right="920" w:bottom="900" w:left="620" w:header="0" w:footer="701" w:gutter="0"/>
          <w:cols w:space="720"/>
        </w:sectPr>
      </w:pPr>
    </w:p>
    <w:p w:rsidRPr="0056608B" w:rsidR="004104AD" w:rsidP="004104AD" w:rsidRDefault="004104AD" w14:paraId="779FA1E9" w14:textId="77777777">
      <w:pPr>
        <w:spacing w:line="316" w:lineRule="auto"/>
        <w:rPr>
          <w:rFonts w:ascii="Calibri" w:hAnsi="Calibri" w:cs="Calibri"/>
          <w:sz w:val="19"/>
        </w:rPr>
      </w:pPr>
    </w:p>
    <w:p w:rsidRPr="0056608B" w:rsidR="004104AD" w:rsidP="004104AD" w:rsidRDefault="004104AD" w14:paraId="421360A7" w14:textId="77777777">
      <w:pPr>
        <w:spacing w:line="316" w:lineRule="auto"/>
        <w:rPr>
          <w:rFonts w:ascii="Calibri" w:hAnsi="Calibri" w:cs="Calibri"/>
          <w:sz w:val="19"/>
        </w:rPr>
      </w:pPr>
    </w:p>
    <w:p w:rsidRPr="0056608B" w:rsidR="004104AD" w:rsidP="004104AD" w:rsidRDefault="004104AD" w14:paraId="7C6FCDFE" w14:textId="77777777">
      <w:pPr>
        <w:spacing w:line="316" w:lineRule="auto"/>
        <w:rPr>
          <w:rFonts w:ascii="Calibri" w:hAnsi="Calibri" w:cs="Calibri"/>
        </w:rPr>
      </w:pPr>
      <w:r w:rsidRPr="0056608B">
        <w:rPr>
          <w:rFonts w:ascii="Calibri" w:hAnsi="Calibri" w:cs="Calibri"/>
          <w:b/>
        </w:rPr>
        <w:t>Part-time Faculty</w:t>
      </w:r>
      <w:r w:rsidRPr="0056608B">
        <w:rPr>
          <w:rFonts w:ascii="Calibri" w:hAnsi="Calibri" w:cs="Calibri"/>
        </w:rPr>
        <w:t xml:space="preserve"> contact information: </w:t>
      </w:r>
      <w:hyperlink w:history="1" r:id="rId113">
        <w:r w:rsidRPr="0056608B">
          <w:rPr>
            <w:rStyle w:val="Hyperlink"/>
            <w:rFonts w:ascii="Calibri" w:hAnsi="Calibri" w:cs="Calibri"/>
            <w:color w:val="auto"/>
          </w:rPr>
          <w:t>http://hss.fullerton.edu/paj/Faculty/part_time_faculty.aspx</w:t>
        </w:r>
      </w:hyperlink>
      <w:r w:rsidRPr="0056608B">
        <w:rPr>
          <w:rFonts w:ascii="Calibri" w:hAnsi="Calibri" w:cs="Calibri"/>
        </w:rPr>
        <w:t xml:space="preserve"> </w:t>
      </w:r>
    </w:p>
    <w:p w:rsidRPr="0056608B" w:rsidR="004104AD" w:rsidP="004104AD" w:rsidRDefault="004104AD" w14:paraId="683E759E" w14:textId="77777777">
      <w:pPr>
        <w:tabs>
          <w:tab w:val="left" w:pos="3240"/>
        </w:tabs>
        <w:spacing w:before="240"/>
        <w:ind w:left="101"/>
        <w:jc w:val="center"/>
        <w:rPr>
          <w:rFonts w:ascii="Calibri" w:hAnsi="Calibri" w:cs="Calibri"/>
          <w:b/>
          <w:w w:val="105"/>
        </w:rPr>
      </w:pPr>
      <w:r w:rsidRPr="0056608B">
        <w:rPr>
          <w:rFonts w:ascii="Calibri" w:hAnsi="Calibri" w:cs="Calibri"/>
          <w:b/>
          <w:w w:val="105"/>
        </w:rPr>
        <w:t>PAJ FACULTY WHO TEACH CROSS-LISTED COURSES</w:t>
      </w:r>
    </w:p>
    <w:p w:rsidRPr="0056608B" w:rsidR="004104AD" w:rsidP="004104AD" w:rsidRDefault="004104AD" w14:paraId="3F332144" w14:textId="77777777">
      <w:pPr>
        <w:tabs>
          <w:tab w:val="left" w:pos="3240"/>
        </w:tabs>
        <w:spacing w:before="240"/>
        <w:ind w:left="101"/>
        <w:rPr>
          <w:rFonts w:ascii="Calibri" w:hAnsi="Calibri" w:cs="Calibri"/>
          <w:sz w:val="19"/>
        </w:rPr>
      </w:pPr>
      <w:r w:rsidRPr="0056608B">
        <w:rPr>
          <w:rFonts w:ascii="Calibri" w:hAnsi="Calibri" w:cs="Calibri"/>
          <w:b/>
          <w:w w:val="105"/>
          <w:sz w:val="19"/>
        </w:rPr>
        <w:t>CASTRO, Rob</w:t>
      </w:r>
      <w:r w:rsidRPr="0056608B">
        <w:rPr>
          <w:rFonts w:ascii="Calibri" w:hAnsi="Calibri" w:cs="Calibri"/>
          <w:b/>
          <w:w w:val="105"/>
          <w:sz w:val="19"/>
        </w:rPr>
        <w:tab/>
      </w:r>
      <w:r w:rsidRPr="0056608B">
        <w:rPr>
          <w:rFonts w:ascii="Calibri" w:hAnsi="Calibri" w:cs="Calibri"/>
          <w:w w:val="105"/>
          <w:sz w:val="19"/>
        </w:rPr>
        <w:t>*(2002) Professor; Ph.D., University of Michigan, Ann Arbor; J.D., UCLA Law School</w:t>
      </w:r>
    </w:p>
    <w:p w:rsidRPr="0056608B" w:rsidR="004104AD" w:rsidP="004104AD" w:rsidRDefault="004104AD" w14:paraId="278FF2A4"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CRJU385-Minorities &amp; Crime; CRJU459-Crime &amp; Justice at the U.S.-Mexico Border; CRJU492-Legal Internship</w:t>
      </w:r>
    </w:p>
    <w:p w:rsidRPr="0056608B" w:rsidR="004104AD" w:rsidP="004104AD" w:rsidRDefault="004104AD" w14:paraId="585C3540"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Law &amp; Society; Public Interest Litigation</w:t>
      </w:r>
    </w:p>
    <w:p w:rsidRPr="0056608B" w:rsidR="004104AD" w:rsidP="004104AD" w:rsidRDefault="004104AD" w14:paraId="6473B083"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544</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278-2571</w:t>
      </w:r>
      <w:r w:rsidRPr="0056608B">
        <w:rPr>
          <w:rFonts w:ascii="Calibri" w:hAnsi="Calibri" w:cs="Calibri"/>
          <w:w w:val="105"/>
          <w:sz w:val="19"/>
        </w:rPr>
        <w:tab/>
      </w:r>
      <w:hyperlink w:history="1" r:id="rId114">
        <w:r w:rsidRPr="0056608B">
          <w:rPr>
            <w:rStyle w:val="Hyperlink"/>
            <w:rFonts w:ascii="Calibri" w:hAnsi="Calibri" w:cs="Calibri"/>
            <w:color w:val="auto"/>
            <w:w w:val="105"/>
            <w:sz w:val="19"/>
          </w:rPr>
          <w:t>rcastro@fullerton.edu</w:t>
        </w:r>
      </w:hyperlink>
    </w:p>
    <w:p w:rsidRPr="0056608B" w:rsidR="004104AD" w:rsidP="004104AD" w:rsidRDefault="004104AD" w14:paraId="454790BE" w14:textId="4C8F73E8">
      <w:pPr>
        <w:tabs>
          <w:tab w:val="left" w:pos="3240"/>
        </w:tabs>
        <w:spacing w:before="240"/>
        <w:ind w:left="101"/>
        <w:rPr>
          <w:rFonts w:ascii="Calibri" w:hAnsi="Calibri" w:cs="Calibri"/>
          <w:sz w:val="19"/>
        </w:rPr>
      </w:pPr>
      <w:r w:rsidRPr="0056608B">
        <w:rPr>
          <w:rFonts w:ascii="Calibri" w:hAnsi="Calibri" w:cs="Calibri"/>
          <w:b/>
          <w:w w:val="105"/>
          <w:sz w:val="19"/>
        </w:rPr>
        <w:t>DOUCETTE, Meriem</w:t>
      </w:r>
      <w:r w:rsidRPr="0056608B">
        <w:rPr>
          <w:rFonts w:ascii="Calibri" w:hAnsi="Calibri" w:cs="Calibri"/>
          <w:b/>
          <w:w w:val="105"/>
          <w:sz w:val="19"/>
        </w:rPr>
        <w:tab/>
      </w:r>
      <w:r w:rsidRPr="0056608B">
        <w:rPr>
          <w:rFonts w:ascii="Calibri" w:hAnsi="Calibri" w:cs="Calibri"/>
          <w:w w:val="105"/>
          <w:sz w:val="19"/>
        </w:rPr>
        <w:t>*(2015) Ass</w:t>
      </w:r>
      <w:r w:rsidR="00A7187B">
        <w:rPr>
          <w:rFonts w:ascii="Calibri" w:hAnsi="Calibri" w:cs="Calibri"/>
          <w:w w:val="105"/>
          <w:sz w:val="19"/>
        </w:rPr>
        <w:t>ociate</w:t>
      </w:r>
      <w:r w:rsidRPr="0056608B">
        <w:rPr>
          <w:rFonts w:ascii="Calibri" w:hAnsi="Calibri" w:cs="Calibri"/>
          <w:w w:val="105"/>
          <w:sz w:val="19"/>
        </w:rPr>
        <w:t xml:space="preserve"> Professor of Public Administration; Ph.D., University of Georgia</w:t>
      </w:r>
    </w:p>
    <w:p w:rsidRPr="0056608B" w:rsidR="004104AD" w:rsidP="004104AD" w:rsidRDefault="004104AD" w14:paraId="6588AC3A"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CRJU320-Intro. to Public Management &amp; Policy</w:t>
      </w:r>
    </w:p>
    <w:p w:rsidRPr="0056608B" w:rsidR="004104AD" w:rsidP="004104AD" w:rsidRDefault="004104AD" w14:paraId="474419CB"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Organizational Theory and Behavior, Leadership, Education Policy, Behavioral Economics, and Labor Economics</w:t>
      </w:r>
    </w:p>
    <w:p w:rsidRPr="0056608B" w:rsidR="004104AD" w:rsidP="004104AD" w:rsidRDefault="004104AD" w14:paraId="1A9E49BB"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518</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278-3837</w:t>
      </w:r>
      <w:r w:rsidRPr="0056608B">
        <w:rPr>
          <w:rFonts w:ascii="Calibri" w:hAnsi="Calibri" w:cs="Calibri"/>
          <w:w w:val="105"/>
          <w:sz w:val="19"/>
        </w:rPr>
        <w:tab/>
      </w:r>
      <w:hyperlink w:history="1" r:id="rId115">
        <w:r w:rsidRPr="0056608B">
          <w:rPr>
            <w:rStyle w:val="Hyperlink"/>
            <w:rFonts w:ascii="Calibri" w:hAnsi="Calibri" w:cs="Calibri"/>
            <w:color w:val="auto"/>
            <w:w w:val="105"/>
            <w:sz w:val="19"/>
          </w:rPr>
          <w:t>mdoucette@fullerton.edu</w:t>
        </w:r>
      </w:hyperlink>
    </w:p>
    <w:p w:rsidRPr="0056608B" w:rsidR="004104AD" w:rsidP="004104AD" w:rsidRDefault="004104AD" w14:paraId="457F3B43" w14:textId="77777777">
      <w:pPr>
        <w:tabs>
          <w:tab w:val="left" w:pos="3240"/>
        </w:tabs>
        <w:spacing w:before="240"/>
        <w:ind w:left="101"/>
        <w:rPr>
          <w:rFonts w:ascii="Calibri" w:hAnsi="Calibri" w:cs="Calibri"/>
          <w:sz w:val="19"/>
        </w:rPr>
      </w:pPr>
      <w:r w:rsidRPr="0056608B">
        <w:rPr>
          <w:rFonts w:ascii="Calibri" w:hAnsi="Calibri" w:cs="Calibri"/>
          <w:b/>
          <w:w w:val="105"/>
          <w:sz w:val="19"/>
        </w:rPr>
        <w:t>FIBER-OSTROW, Pam</w:t>
      </w:r>
      <w:r w:rsidRPr="0056608B">
        <w:rPr>
          <w:rFonts w:ascii="Calibri" w:hAnsi="Calibri" w:cs="Calibri"/>
          <w:b/>
          <w:w w:val="105"/>
          <w:sz w:val="19"/>
        </w:rPr>
        <w:tab/>
      </w:r>
      <w:r w:rsidRPr="0056608B">
        <w:rPr>
          <w:rFonts w:ascii="Calibri" w:hAnsi="Calibri" w:cs="Calibri"/>
          <w:w w:val="105"/>
          <w:sz w:val="19"/>
        </w:rPr>
        <w:t>*(2005) Professor; Ph.D., Claremont Graduate University</w:t>
      </w:r>
    </w:p>
    <w:p w:rsidRPr="0056608B" w:rsidR="004104AD" w:rsidP="004104AD" w:rsidRDefault="004104AD" w14:paraId="3D115940"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 xml:space="preserve">POSC 375; POSC/CRJU 471; POSC 473; POSC/WGST 485; POSC/WGST 487  </w:t>
      </w:r>
    </w:p>
    <w:p w:rsidRPr="0056608B" w:rsidR="004104AD" w:rsidP="004104AD" w:rsidRDefault="004104AD" w14:paraId="5D99B2E8" w14:textId="77777777">
      <w:pPr>
        <w:tabs>
          <w:tab w:val="left" w:pos="3240"/>
        </w:tabs>
        <w:spacing w:before="44"/>
        <w:ind w:left="3240" w:hanging="2520"/>
        <w:rPr>
          <w:rFonts w:ascii="Calibri" w:hAnsi="Calibri" w:cs="Calibri"/>
          <w:w w:val="105"/>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Gender and elections; gender and American law; reproductive rights; Immigration, law and international human rights</w:t>
      </w:r>
    </w:p>
    <w:p w:rsidRPr="0056608B" w:rsidR="004104AD" w:rsidP="004104AD" w:rsidRDefault="004104AD" w14:paraId="6C715322" w14:textId="77777777">
      <w:pPr>
        <w:tabs>
          <w:tab w:val="left" w:pos="3240"/>
          <w:tab w:val="left" w:pos="5400"/>
          <w:tab w:val="left" w:pos="7830"/>
        </w:tabs>
        <w:ind w:left="720"/>
        <w:rPr>
          <w:rStyle w:val="Hyperlink"/>
          <w:rFonts w:ascii="Calibri" w:hAnsi="Calibri" w:cs="Calibri"/>
          <w:color w:val="auto"/>
          <w:w w:val="105"/>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532</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278-3467</w:t>
      </w:r>
      <w:r w:rsidRPr="0056608B">
        <w:rPr>
          <w:rFonts w:ascii="Calibri" w:hAnsi="Calibri" w:cs="Calibri"/>
          <w:w w:val="105"/>
          <w:sz w:val="19"/>
        </w:rPr>
        <w:tab/>
      </w:r>
      <w:hyperlink w:history="1" r:id="rId116">
        <w:r w:rsidRPr="0056608B">
          <w:rPr>
            <w:rStyle w:val="Hyperlink"/>
            <w:rFonts w:ascii="Calibri" w:hAnsi="Calibri" w:cs="Calibri"/>
            <w:color w:val="auto"/>
            <w:w w:val="105"/>
            <w:sz w:val="19"/>
          </w:rPr>
          <w:t>pfiber@@fullerton.edu</w:t>
        </w:r>
      </w:hyperlink>
    </w:p>
    <w:p w:rsidRPr="0056608B" w:rsidR="004104AD" w:rsidP="004104AD" w:rsidRDefault="004104AD" w14:paraId="528F2BEC" w14:textId="77777777">
      <w:pPr>
        <w:tabs>
          <w:tab w:val="left" w:pos="3240"/>
        </w:tabs>
        <w:spacing w:before="240"/>
        <w:ind w:left="101"/>
        <w:rPr>
          <w:rFonts w:ascii="Calibri" w:hAnsi="Calibri" w:cs="Calibri"/>
          <w:sz w:val="19"/>
        </w:rPr>
      </w:pPr>
      <w:r w:rsidRPr="0056608B">
        <w:rPr>
          <w:rFonts w:ascii="Calibri" w:hAnsi="Calibri" w:cs="Calibri"/>
          <w:b/>
          <w:w w:val="105"/>
          <w:sz w:val="19"/>
        </w:rPr>
        <w:t>Kwan, Myungjung</w:t>
      </w:r>
      <w:r w:rsidRPr="0056608B">
        <w:rPr>
          <w:rFonts w:ascii="Calibri" w:hAnsi="Calibri" w:cs="Calibri"/>
          <w:b/>
          <w:w w:val="105"/>
          <w:sz w:val="19"/>
        </w:rPr>
        <w:tab/>
      </w:r>
      <w:r w:rsidRPr="0056608B">
        <w:rPr>
          <w:rFonts w:ascii="Calibri" w:hAnsi="Calibri" w:cs="Calibri"/>
          <w:w w:val="105"/>
          <w:sz w:val="19"/>
        </w:rPr>
        <w:t xml:space="preserve">*(2009) Associate Professor of Public Administration; Ph.D., Florida State University </w:t>
      </w:r>
    </w:p>
    <w:p w:rsidRPr="0056608B" w:rsidR="004104AD" w:rsidP="004104AD" w:rsidRDefault="004104AD" w14:paraId="5994DE37"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 xml:space="preserve">CRJU422-Human Resources Management </w:t>
      </w:r>
    </w:p>
    <w:p w:rsidRPr="0056608B" w:rsidR="004104AD" w:rsidP="004104AD" w:rsidRDefault="004104AD" w14:paraId="3F1DC9E2"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Smartwork policy; Smart cities; Climate protection &amp; energy sustainability policy; Public Management, Performance measurement; Human resource management</w:t>
      </w:r>
    </w:p>
    <w:p w:rsidRPr="0056608B" w:rsidR="004104AD" w:rsidP="004104AD" w:rsidRDefault="004104AD" w14:paraId="74D6BE23"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542</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278-3809</w:t>
      </w:r>
      <w:r w:rsidRPr="0056608B">
        <w:rPr>
          <w:rFonts w:ascii="Calibri" w:hAnsi="Calibri" w:cs="Calibri"/>
          <w:w w:val="105"/>
          <w:sz w:val="19"/>
        </w:rPr>
        <w:tab/>
      </w:r>
      <w:hyperlink w:history="1" r:id="rId117">
        <w:r w:rsidRPr="0056608B">
          <w:rPr>
            <w:rStyle w:val="Hyperlink"/>
            <w:rFonts w:ascii="Calibri" w:hAnsi="Calibri" w:cs="Calibri"/>
            <w:color w:val="auto"/>
            <w:w w:val="105"/>
            <w:sz w:val="19"/>
          </w:rPr>
          <w:t>mkwon@fullerton.edu</w:t>
        </w:r>
      </w:hyperlink>
    </w:p>
    <w:p w:rsidRPr="0056608B" w:rsidR="004104AD" w:rsidP="004104AD" w:rsidRDefault="004104AD" w14:paraId="6D493927" w14:textId="77777777">
      <w:pPr>
        <w:tabs>
          <w:tab w:val="left" w:pos="3240"/>
        </w:tabs>
        <w:spacing w:before="240"/>
        <w:ind w:left="101"/>
        <w:rPr>
          <w:rFonts w:ascii="Calibri" w:hAnsi="Calibri" w:cs="Calibri"/>
          <w:sz w:val="19"/>
        </w:rPr>
      </w:pPr>
      <w:r w:rsidRPr="0056608B">
        <w:rPr>
          <w:rFonts w:ascii="Calibri" w:hAnsi="Calibri" w:cs="Calibri"/>
          <w:b/>
          <w:w w:val="105"/>
          <w:sz w:val="19"/>
        </w:rPr>
        <w:t>ROBINSON, Rob R.</w:t>
      </w:r>
      <w:r w:rsidRPr="0056608B">
        <w:rPr>
          <w:rFonts w:ascii="Calibri" w:hAnsi="Calibri" w:cs="Calibri"/>
          <w:b/>
          <w:w w:val="105"/>
          <w:sz w:val="19"/>
        </w:rPr>
        <w:tab/>
      </w:r>
      <w:r w:rsidRPr="0056608B">
        <w:rPr>
          <w:rFonts w:ascii="Calibri" w:hAnsi="Calibri" w:cs="Calibri"/>
          <w:w w:val="105"/>
          <w:sz w:val="19"/>
        </w:rPr>
        <w:t>*(2015) Associate Professor of Political Science; Ph.D., University of Wisconsin, Madison</w:t>
      </w:r>
    </w:p>
    <w:p w:rsidRPr="0056608B" w:rsidR="004104AD" w:rsidP="004104AD" w:rsidRDefault="004104AD" w14:paraId="2D227159"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CRJU474-Civil Liberties</w:t>
      </w:r>
    </w:p>
    <w:p w:rsidRPr="0056608B" w:rsidR="004104AD" w:rsidP="004104AD" w:rsidRDefault="004104AD" w14:paraId="1D6337A1"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Judicial decision-making, legal change, ideology</w:t>
      </w:r>
    </w:p>
    <w:p w:rsidRPr="0056608B" w:rsidR="004104AD" w:rsidP="004104AD" w:rsidRDefault="004104AD" w14:paraId="0259DC3B"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546</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278-3653</w:t>
      </w:r>
      <w:r w:rsidRPr="0056608B">
        <w:rPr>
          <w:rFonts w:ascii="Calibri" w:hAnsi="Calibri" w:cs="Calibri"/>
          <w:w w:val="105"/>
          <w:sz w:val="19"/>
        </w:rPr>
        <w:tab/>
      </w:r>
      <w:hyperlink w:history="1" r:id="rId118">
        <w:r w:rsidRPr="0056608B">
          <w:rPr>
            <w:rStyle w:val="Hyperlink"/>
            <w:rFonts w:ascii="Calibri" w:hAnsi="Calibri" w:cs="Calibri"/>
            <w:color w:val="auto"/>
            <w:w w:val="105"/>
            <w:sz w:val="19"/>
          </w:rPr>
          <w:t>rorobinson@fullerton.edu</w:t>
        </w:r>
      </w:hyperlink>
    </w:p>
    <w:p w:rsidRPr="0056608B" w:rsidR="004104AD" w:rsidP="004104AD" w:rsidRDefault="004104AD" w14:paraId="4C627483" w14:textId="47B19961">
      <w:pPr>
        <w:tabs>
          <w:tab w:val="left" w:pos="3240"/>
        </w:tabs>
        <w:spacing w:before="240"/>
        <w:ind w:left="101"/>
        <w:rPr>
          <w:rFonts w:ascii="Calibri" w:hAnsi="Calibri" w:cs="Calibri"/>
          <w:sz w:val="19"/>
        </w:rPr>
      </w:pPr>
      <w:r w:rsidRPr="0056608B">
        <w:rPr>
          <w:rFonts w:ascii="Calibri" w:hAnsi="Calibri" w:cs="Calibri"/>
          <w:b/>
          <w:w w:val="105"/>
          <w:sz w:val="19"/>
        </w:rPr>
        <w:t>STONE, Samuel</w:t>
      </w:r>
      <w:r w:rsidRPr="0056608B">
        <w:rPr>
          <w:rFonts w:ascii="Calibri" w:hAnsi="Calibri" w:cs="Calibri"/>
          <w:b/>
          <w:w w:val="105"/>
          <w:sz w:val="19"/>
        </w:rPr>
        <w:tab/>
      </w:r>
      <w:r w:rsidRPr="0056608B">
        <w:rPr>
          <w:rFonts w:ascii="Calibri" w:hAnsi="Calibri" w:cs="Calibri"/>
          <w:w w:val="105"/>
          <w:sz w:val="19"/>
        </w:rPr>
        <w:t xml:space="preserve">*(2011) Professor of Public Administration; Ph.D., Indiana University </w:t>
      </w:r>
    </w:p>
    <w:p w:rsidRPr="0056608B" w:rsidR="004104AD" w:rsidP="004104AD" w:rsidRDefault="004104AD" w14:paraId="781C9E74" w14:textId="77777777">
      <w:pPr>
        <w:tabs>
          <w:tab w:val="left" w:pos="3240"/>
        </w:tabs>
        <w:spacing w:before="50" w:line="252" w:lineRule="auto"/>
        <w:ind w:left="3240" w:right="199" w:hanging="2522"/>
        <w:rPr>
          <w:rFonts w:ascii="Calibri" w:hAnsi="Calibri" w:cs="Calibri"/>
          <w:sz w:val="19"/>
        </w:rPr>
      </w:pPr>
      <w:r w:rsidRPr="0056608B">
        <w:rPr>
          <w:rFonts w:ascii="Calibri" w:hAnsi="Calibri" w:cs="Calibri"/>
          <w:w w:val="105"/>
          <w:sz w:val="19"/>
        </w:rPr>
        <w:t>Teaches:</w:t>
      </w:r>
      <w:r w:rsidRPr="0056608B">
        <w:rPr>
          <w:rFonts w:ascii="Calibri" w:hAnsi="Calibri" w:cs="Calibri"/>
          <w:w w:val="105"/>
          <w:sz w:val="19"/>
        </w:rPr>
        <w:tab/>
      </w:r>
      <w:r w:rsidRPr="0056608B">
        <w:rPr>
          <w:rFonts w:ascii="Calibri" w:hAnsi="Calibri" w:cs="Calibri"/>
          <w:w w:val="105"/>
          <w:sz w:val="19"/>
        </w:rPr>
        <w:t>CRJU320-Intro. to Public Management &amp; Policy</w:t>
      </w:r>
    </w:p>
    <w:p w:rsidRPr="0056608B" w:rsidR="004104AD" w:rsidP="004104AD" w:rsidRDefault="004104AD" w14:paraId="7CF7C950" w14:textId="77777777">
      <w:pPr>
        <w:tabs>
          <w:tab w:val="left" w:pos="3240"/>
        </w:tabs>
        <w:spacing w:before="44"/>
        <w:ind w:left="3240" w:hanging="2520"/>
        <w:rPr>
          <w:rFonts w:ascii="Calibri" w:hAnsi="Calibri" w:cs="Calibri"/>
          <w:sz w:val="19"/>
        </w:rPr>
      </w:pPr>
      <w:r w:rsidRPr="0056608B">
        <w:rPr>
          <w:rFonts w:ascii="Calibri" w:hAnsi="Calibri" w:cs="Calibri"/>
          <w:w w:val="105"/>
          <w:sz w:val="19"/>
        </w:rPr>
        <w:t>Research Interests:</w:t>
      </w:r>
      <w:r w:rsidRPr="0056608B">
        <w:rPr>
          <w:rFonts w:ascii="Calibri" w:hAnsi="Calibri" w:cs="Calibri"/>
          <w:w w:val="105"/>
          <w:sz w:val="19"/>
        </w:rPr>
        <w:tab/>
      </w:r>
      <w:r w:rsidRPr="0056608B">
        <w:rPr>
          <w:rFonts w:ascii="Calibri" w:hAnsi="Calibri" w:cs="Calibri"/>
          <w:w w:val="105"/>
          <w:sz w:val="19"/>
        </w:rPr>
        <w:t>Public Finance and Public Management</w:t>
      </w:r>
    </w:p>
    <w:p w:rsidRPr="0056608B" w:rsidR="004104AD" w:rsidP="004104AD" w:rsidRDefault="004104AD" w14:paraId="48F307F6" w14:textId="77777777">
      <w:pPr>
        <w:tabs>
          <w:tab w:val="left" w:pos="3240"/>
          <w:tab w:val="left" w:pos="5408"/>
          <w:tab w:val="left" w:pos="7880"/>
        </w:tabs>
        <w:spacing w:before="50"/>
        <w:ind w:left="720"/>
        <w:rPr>
          <w:rFonts w:ascii="Calibri" w:hAnsi="Calibri" w:cs="Calibri"/>
          <w:sz w:val="19"/>
        </w:rPr>
      </w:pPr>
      <w:r w:rsidRPr="0056608B">
        <w:rPr>
          <w:rFonts w:ascii="Calibri" w:hAnsi="Calibri" w:cs="Calibri"/>
          <w:w w:val="105"/>
          <w:sz w:val="19"/>
        </w:rPr>
        <w:t>Office:</w:t>
      </w:r>
      <w:r w:rsidRPr="0056608B">
        <w:rPr>
          <w:rFonts w:ascii="Calibri" w:hAnsi="Calibri" w:cs="Calibri"/>
          <w:w w:val="105"/>
          <w:sz w:val="19"/>
        </w:rPr>
        <w:tab/>
      </w:r>
      <w:r w:rsidRPr="0056608B">
        <w:rPr>
          <w:rFonts w:ascii="Calibri" w:hAnsi="Calibri" w:cs="Calibri"/>
          <w:w w:val="105"/>
          <w:sz w:val="19"/>
        </w:rPr>
        <w:t>GH</w:t>
      </w:r>
      <w:r w:rsidRPr="0056608B">
        <w:rPr>
          <w:rFonts w:ascii="Calibri" w:hAnsi="Calibri" w:cs="Calibri"/>
          <w:spacing w:val="-1"/>
          <w:w w:val="105"/>
          <w:sz w:val="19"/>
        </w:rPr>
        <w:t xml:space="preserve"> </w:t>
      </w:r>
      <w:r w:rsidRPr="0056608B">
        <w:rPr>
          <w:rFonts w:ascii="Calibri" w:hAnsi="Calibri" w:cs="Calibri"/>
          <w:w w:val="105"/>
          <w:sz w:val="19"/>
        </w:rPr>
        <w:t>528</w:t>
      </w:r>
      <w:r w:rsidRPr="0056608B">
        <w:rPr>
          <w:rFonts w:ascii="Calibri" w:hAnsi="Calibri" w:cs="Calibri"/>
          <w:w w:val="105"/>
          <w:sz w:val="19"/>
        </w:rPr>
        <w:tab/>
      </w:r>
      <w:r w:rsidRPr="0056608B">
        <w:rPr>
          <w:rFonts w:ascii="Calibri" w:hAnsi="Calibri" w:cs="Calibri"/>
          <w:w w:val="105"/>
          <w:sz w:val="19"/>
        </w:rPr>
        <w:t>Phone:</w:t>
      </w:r>
      <w:r w:rsidRPr="0056608B">
        <w:rPr>
          <w:rFonts w:ascii="Calibri" w:hAnsi="Calibri" w:cs="Calibri"/>
          <w:spacing w:val="-2"/>
          <w:w w:val="105"/>
          <w:sz w:val="19"/>
        </w:rPr>
        <w:t xml:space="preserve"> </w:t>
      </w:r>
      <w:r w:rsidRPr="0056608B">
        <w:rPr>
          <w:rFonts w:ascii="Calibri" w:hAnsi="Calibri" w:cs="Calibri"/>
          <w:w w:val="105"/>
          <w:sz w:val="19"/>
        </w:rPr>
        <w:t>(657)</w:t>
      </w:r>
      <w:r w:rsidRPr="0056608B">
        <w:rPr>
          <w:rFonts w:ascii="Calibri" w:hAnsi="Calibri" w:cs="Calibri"/>
          <w:spacing w:val="-2"/>
          <w:w w:val="105"/>
          <w:sz w:val="19"/>
        </w:rPr>
        <w:t xml:space="preserve"> </w:t>
      </w:r>
      <w:r w:rsidRPr="0056608B">
        <w:rPr>
          <w:rFonts w:ascii="Calibri" w:hAnsi="Calibri" w:cs="Calibri"/>
          <w:w w:val="105"/>
          <w:sz w:val="19"/>
        </w:rPr>
        <w:t>278-3728</w:t>
      </w:r>
      <w:r w:rsidRPr="0056608B">
        <w:rPr>
          <w:rFonts w:ascii="Calibri" w:hAnsi="Calibri" w:cs="Calibri"/>
          <w:w w:val="105"/>
          <w:sz w:val="19"/>
        </w:rPr>
        <w:tab/>
      </w:r>
      <w:hyperlink w:history="1" r:id="rId119">
        <w:r w:rsidRPr="0056608B">
          <w:rPr>
            <w:rStyle w:val="Hyperlink"/>
            <w:rFonts w:ascii="Calibri" w:hAnsi="Calibri" w:cs="Calibri"/>
            <w:color w:val="auto"/>
            <w:w w:val="105"/>
            <w:sz w:val="19"/>
          </w:rPr>
          <w:t>sstone@fullerton.edu</w:t>
        </w:r>
      </w:hyperlink>
    </w:p>
    <w:p w:rsidRPr="0056608B" w:rsidR="004104AD" w:rsidP="004104AD" w:rsidRDefault="004104AD" w14:paraId="2E85329F" w14:textId="77777777">
      <w:pPr>
        <w:pStyle w:val="Heading2"/>
        <w:spacing w:before="65"/>
        <w:ind w:left="0"/>
        <w:rPr>
          <w:rFonts w:ascii="Calibri" w:hAnsi="Calibri" w:cs="Calibri"/>
          <w:sz w:val="21"/>
        </w:rPr>
      </w:pPr>
    </w:p>
    <w:p w:rsidR="006408E4" w:rsidRDefault="006408E4" w14:paraId="603CC4DB" w14:textId="77777777">
      <w:pPr>
        <w:spacing w:line="316" w:lineRule="auto"/>
        <w:rPr>
          <w:sz w:val="19"/>
        </w:rPr>
        <w:sectPr w:rsidR="006408E4">
          <w:type w:val="continuous"/>
          <w:pgSz w:w="12240" w:h="15840" w:orient="portrait"/>
          <w:pgMar w:top="1380" w:right="860" w:bottom="280" w:left="600" w:header="720" w:footer="720" w:gutter="0"/>
          <w:cols w:space="720"/>
        </w:sectPr>
      </w:pPr>
    </w:p>
    <w:p w:rsidRPr="0056608B" w:rsidR="00136375" w:rsidP="004C1E2E" w:rsidRDefault="000D5E86" w14:paraId="13B6C26C" w14:textId="77777777">
      <w:pPr>
        <w:pStyle w:val="Heading1"/>
        <w:jc w:val="center"/>
        <w:rPr>
          <w:rFonts w:ascii="Calibri" w:hAnsi="Calibri" w:cs="Calibri"/>
        </w:rPr>
      </w:pPr>
      <w:bookmarkStart w:name="_Toc141195005" w:id="34"/>
      <w:r w:rsidRPr="0056608B">
        <w:rPr>
          <w:rFonts w:ascii="Calibri" w:hAnsi="Calibri" w:cs="Calibri"/>
        </w:rPr>
        <w:t xml:space="preserve">ADMINISTRATIVE </w:t>
      </w:r>
      <w:r w:rsidRPr="0056608B" w:rsidR="005A65E6">
        <w:rPr>
          <w:rFonts w:ascii="Calibri" w:hAnsi="Calibri" w:cs="Calibri"/>
        </w:rPr>
        <w:t>OFFICES</w:t>
      </w:r>
      <w:bookmarkEnd w:id="34"/>
    </w:p>
    <w:p w:rsidRPr="0056608B" w:rsidR="00136375" w:rsidP="004C1E2E" w:rsidRDefault="005A65E6" w14:paraId="4A41727C" w14:textId="1A20665F">
      <w:pPr>
        <w:pStyle w:val="Heading6"/>
        <w:spacing w:before="56" w:after="10"/>
        <w:ind w:left="7920" w:right="1230" w:firstLine="720"/>
        <w:jc w:val="center"/>
        <w:rPr>
          <w:rFonts w:ascii="Calibri" w:hAnsi="Calibri" w:cs="Calibri"/>
        </w:rPr>
      </w:pPr>
      <w:r w:rsidRPr="0056608B">
        <w:rPr>
          <w:rFonts w:ascii="Calibri" w:hAnsi="Calibri" w:cs="Calibri"/>
        </w:rPr>
        <w:t>657</w:t>
      </w:r>
      <w:r w:rsidRPr="0056608B" w:rsidR="001D3A00">
        <w:rPr>
          <w:rFonts w:ascii="Calibri" w:hAnsi="Calibri" w:cs="Calibri"/>
        </w:rPr>
        <w:t>-278</w:t>
      </w:r>
      <w:r w:rsidRPr="0056608B" w:rsidR="004C1E2E">
        <w:rPr>
          <w:rFonts w:ascii="Calibri" w:hAnsi="Calibri" w:cs="Calibri"/>
        </w:rPr>
        <w:t>…</w:t>
      </w:r>
    </w:p>
    <w:tbl>
      <w:tblPr>
        <w:tblW w:w="0" w:type="auto"/>
        <w:tblInd w:w="1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9071"/>
        <w:gridCol w:w="630"/>
        <w:gridCol w:w="1104"/>
      </w:tblGrid>
      <w:tr w:rsidRPr="0056608B" w:rsidR="00136375" w:rsidTr="004104AD" w14:paraId="1384C08A" w14:textId="77777777">
        <w:trPr>
          <w:trHeight w:val="298" w:hRule="exact"/>
        </w:trPr>
        <w:tc>
          <w:tcPr>
            <w:tcW w:w="9071" w:type="dxa"/>
          </w:tcPr>
          <w:p w:rsidRPr="0056608B" w:rsidR="00136375" w:rsidRDefault="00136375" w14:paraId="5BAD3425" w14:textId="77777777">
            <w:pPr>
              <w:rPr>
                <w:rFonts w:ascii="Calibri" w:hAnsi="Calibri" w:cs="Calibri"/>
              </w:rPr>
            </w:pPr>
          </w:p>
        </w:tc>
        <w:tc>
          <w:tcPr>
            <w:tcW w:w="630" w:type="dxa"/>
          </w:tcPr>
          <w:p w:rsidRPr="0056608B" w:rsidR="00136375" w:rsidRDefault="005A65E6" w14:paraId="4A1FCEE3" w14:textId="77777777">
            <w:pPr>
              <w:pStyle w:val="TableParagraph"/>
              <w:spacing w:before="71"/>
              <w:ind w:left="100"/>
              <w:rPr>
                <w:rFonts w:ascii="Calibri" w:hAnsi="Calibri" w:cs="Calibri"/>
                <w:b/>
                <w:sz w:val="17"/>
              </w:rPr>
            </w:pPr>
            <w:r w:rsidRPr="0056608B">
              <w:rPr>
                <w:rFonts w:ascii="Calibri" w:hAnsi="Calibri" w:cs="Calibri"/>
                <w:b/>
                <w:w w:val="105"/>
                <w:sz w:val="17"/>
              </w:rPr>
              <w:t>Phone #</w:t>
            </w:r>
          </w:p>
        </w:tc>
        <w:tc>
          <w:tcPr>
            <w:tcW w:w="1104" w:type="dxa"/>
          </w:tcPr>
          <w:p w:rsidRPr="0056608B" w:rsidR="00136375" w:rsidRDefault="005A65E6" w14:paraId="7E74F171" w14:textId="77777777">
            <w:pPr>
              <w:pStyle w:val="TableParagraph"/>
              <w:spacing w:before="71"/>
              <w:ind w:left="100"/>
              <w:rPr>
                <w:rFonts w:ascii="Calibri" w:hAnsi="Calibri" w:cs="Calibri"/>
                <w:b/>
                <w:sz w:val="17"/>
              </w:rPr>
            </w:pPr>
            <w:r w:rsidRPr="0056608B">
              <w:rPr>
                <w:rFonts w:ascii="Calibri" w:hAnsi="Calibri" w:cs="Calibri"/>
                <w:b/>
                <w:w w:val="105"/>
                <w:sz w:val="17"/>
              </w:rPr>
              <w:t>Room #</w:t>
            </w:r>
          </w:p>
        </w:tc>
      </w:tr>
      <w:tr w:rsidRPr="0056608B" w:rsidR="00136375" w:rsidTr="004104AD" w14:paraId="40D35FFD" w14:textId="77777777">
        <w:trPr>
          <w:trHeight w:val="302" w:hRule="exact"/>
        </w:trPr>
        <w:tc>
          <w:tcPr>
            <w:tcW w:w="9071" w:type="dxa"/>
          </w:tcPr>
          <w:p w:rsidRPr="0056608B" w:rsidR="00136375" w:rsidRDefault="005A65E6" w14:paraId="1A5D02E3" w14:textId="77777777">
            <w:pPr>
              <w:pStyle w:val="TableParagraph"/>
              <w:spacing w:before="58"/>
              <w:rPr>
                <w:rFonts w:ascii="Calibri" w:hAnsi="Calibri" w:cs="Calibri"/>
                <w:b/>
                <w:sz w:val="19"/>
              </w:rPr>
            </w:pPr>
            <w:r w:rsidRPr="0056608B">
              <w:rPr>
                <w:rFonts w:ascii="Calibri" w:hAnsi="Calibri" w:cs="Calibri"/>
                <w:b/>
                <w:w w:val="105"/>
                <w:sz w:val="19"/>
              </w:rPr>
              <w:t>California State University, Fullerton, General Information</w:t>
            </w:r>
          </w:p>
        </w:tc>
        <w:tc>
          <w:tcPr>
            <w:tcW w:w="630" w:type="dxa"/>
          </w:tcPr>
          <w:p w:rsidRPr="0056608B" w:rsidR="00136375" w:rsidRDefault="005A65E6" w14:paraId="30658528" w14:textId="77777777">
            <w:pPr>
              <w:pStyle w:val="TableParagraph"/>
              <w:spacing w:before="58"/>
              <w:ind w:left="100"/>
              <w:rPr>
                <w:rFonts w:ascii="Calibri" w:hAnsi="Calibri" w:cs="Calibri"/>
                <w:b/>
                <w:sz w:val="19"/>
              </w:rPr>
            </w:pPr>
            <w:r w:rsidRPr="0056608B">
              <w:rPr>
                <w:rFonts w:ascii="Calibri" w:hAnsi="Calibri" w:cs="Calibri"/>
                <w:b/>
                <w:w w:val="105"/>
                <w:sz w:val="19"/>
              </w:rPr>
              <w:t>2011</w:t>
            </w:r>
          </w:p>
        </w:tc>
        <w:tc>
          <w:tcPr>
            <w:tcW w:w="1104" w:type="dxa"/>
          </w:tcPr>
          <w:p w:rsidRPr="0056608B" w:rsidR="00136375" w:rsidRDefault="00136375" w14:paraId="0C7D08AC" w14:textId="77777777">
            <w:pPr>
              <w:rPr>
                <w:rFonts w:ascii="Calibri" w:hAnsi="Calibri" w:cs="Calibri"/>
              </w:rPr>
            </w:pPr>
          </w:p>
        </w:tc>
      </w:tr>
      <w:tr w:rsidRPr="0056608B" w:rsidR="00136375" w:rsidTr="004104AD" w14:paraId="5A8F39C5" w14:textId="77777777">
        <w:trPr>
          <w:trHeight w:val="302" w:hRule="exact"/>
        </w:trPr>
        <w:tc>
          <w:tcPr>
            <w:tcW w:w="9071" w:type="dxa"/>
          </w:tcPr>
          <w:p w:rsidRPr="0056608B" w:rsidR="00136375" w:rsidP="00D941A5" w:rsidRDefault="00D941A5" w14:paraId="43561F52" w14:textId="77777777">
            <w:pPr>
              <w:pStyle w:val="TableParagraph"/>
              <w:spacing w:before="53"/>
              <w:rPr>
                <w:rFonts w:ascii="Calibri" w:hAnsi="Calibri" w:cs="Calibri"/>
                <w:b/>
                <w:color w:val="0000FF"/>
                <w:sz w:val="19"/>
              </w:rPr>
            </w:pPr>
            <w:hyperlink w:history="1" r:id="rId120">
              <w:r w:rsidRPr="0056608B">
                <w:rPr>
                  <w:rStyle w:val="Hyperlink"/>
                  <w:rFonts w:ascii="Calibri" w:hAnsi="Calibri" w:cs="Calibri"/>
                  <w:b/>
                  <w:color w:val="0000FF"/>
                  <w:w w:val="105"/>
                  <w:sz w:val="19"/>
                  <w:u w:val="none"/>
                </w:rPr>
                <w:t>Division of Politics, Administration, and Justice</w:t>
              </w:r>
              <w:r w:rsidRPr="0056608B" w:rsidR="005A65E6">
                <w:rPr>
                  <w:rStyle w:val="Hyperlink"/>
                  <w:rFonts w:ascii="Calibri" w:hAnsi="Calibri" w:cs="Calibri"/>
                  <w:b/>
                  <w:color w:val="0000FF"/>
                  <w:w w:val="105"/>
                  <w:sz w:val="19"/>
                  <w:u w:val="none"/>
                </w:rPr>
                <w:t xml:space="preserve"> Office</w:t>
              </w:r>
            </w:hyperlink>
          </w:p>
        </w:tc>
        <w:tc>
          <w:tcPr>
            <w:tcW w:w="630" w:type="dxa"/>
          </w:tcPr>
          <w:p w:rsidRPr="0056608B" w:rsidR="00136375" w:rsidRDefault="00D941A5" w14:paraId="6DE25D90" w14:textId="77777777">
            <w:pPr>
              <w:pStyle w:val="TableParagraph"/>
              <w:spacing w:before="53"/>
              <w:ind w:left="100"/>
              <w:rPr>
                <w:rFonts w:ascii="Calibri" w:hAnsi="Calibri" w:cs="Calibri"/>
                <w:b/>
                <w:sz w:val="19"/>
              </w:rPr>
            </w:pPr>
            <w:r w:rsidRPr="0056608B">
              <w:rPr>
                <w:rFonts w:ascii="Calibri" w:hAnsi="Calibri" w:cs="Calibri"/>
                <w:b/>
                <w:w w:val="105"/>
                <w:sz w:val="19"/>
              </w:rPr>
              <w:t>3521</w:t>
            </w:r>
          </w:p>
        </w:tc>
        <w:tc>
          <w:tcPr>
            <w:tcW w:w="1104" w:type="dxa"/>
          </w:tcPr>
          <w:p w:rsidRPr="0056608B" w:rsidR="00136375" w:rsidP="00D941A5" w:rsidRDefault="00D941A5" w14:paraId="0CA8AE5F" w14:textId="77777777">
            <w:pPr>
              <w:pStyle w:val="TableParagraph"/>
              <w:spacing w:before="53"/>
              <w:ind w:left="100"/>
              <w:rPr>
                <w:rFonts w:ascii="Calibri" w:hAnsi="Calibri" w:cs="Calibri"/>
                <w:b/>
                <w:sz w:val="19"/>
              </w:rPr>
            </w:pPr>
            <w:r w:rsidRPr="0056608B">
              <w:rPr>
                <w:rFonts w:ascii="Calibri" w:hAnsi="Calibri" w:cs="Calibri"/>
                <w:b/>
                <w:w w:val="105"/>
                <w:sz w:val="19"/>
              </w:rPr>
              <w:t>G</w:t>
            </w:r>
            <w:r w:rsidRPr="0056608B" w:rsidR="005A65E6">
              <w:rPr>
                <w:rFonts w:ascii="Calibri" w:hAnsi="Calibri" w:cs="Calibri"/>
                <w:b/>
                <w:w w:val="105"/>
                <w:sz w:val="19"/>
              </w:rPr>
              <w:t xml:space="preserve">H </w:t>
            </w:r>
            <w:r w:rsidRPr="0056608B">
              <w:rPr>
                <w:rFonts w:ascii="Calibri" w:hAnsi="Calibri" w:cs="Calibri"/>
                <w:b/>
                <w:w w:val="105"/>
                <w:sz w:val="19"/>
              </w:rPr>
              <w:t>511</w:t>
            </w:r>
          </w:p>
        </w:tc>
      </w:tr>
      <w:tr w:rsidRPr="0056608B" w:rsidR="00136375" w:rsidTr="004104AD" w14:paraId="0BA3EF89" w14:textId="77777777">
        <w:trPr>
          <w:trHeight w:val="302" w:hRule="exact"/>
        </w:trPr>
        <w:tc>
          <w:tcPr>
            <w:tcW w:w="9071" w:type="dxa"/>
          </w:tcPr>
          <w:p w:rsidRPr="0056608B" w:rsidR="00136375" w:rsidP="00D941A5" w:rsidRDefault="005A65E6" w14:paraId="3D8FE53E" w14:textId="55A99626">
            <w:pPr>
              <w:pStyle w:val="TableParagraph"/>
              <w:tabs>
                <w:tab w:val="left" w:pos="930"/>
              </w:tabs>
              <w:spacing w:before="53"/>
              <w:ind w:left="570"/>
              <w:rPr>
                <w:rFonts w:ascii="Calibri" w:hAnsi="Calibri" w:cs="Calibri"/>
                <w:sz w:val="19"/>
              </w:rPr>
            </w:pPr>
            <w:r w:rsidRPr="0056608B">
              <w:rPr>
                <w:rFonts w:ascii="Calibri" w:hAnsi="Calibri" w:cs="Calibri"/>
                <w:w w:val="105"/>
                <w:sz w:val="19"/>
              </w:rPr>
              <w:t>o</w:t>
            </w:r>
            <w:r w:rsidRPr="0056608B">
              <w:rPr>
                <w:rFonts w:ascii="Calibri" w:hAnsi="Calibri" w:cs="Calibri"/>
                <w:w w:val="105"/>
                <w:sz w:val="19"/>
              </w:rPr>
              <w:tab/>
            </w:r>
            <w:r w:rsidR="003C514F">
              <w:rPr>
                <w:rFonts w:ascii="Calibri" w:hAnsi="Calibri" w:cs="Calibri"/>
                <w:w w:val="105"/>
                <w:sz w:val="19"/>
              </w:rPr>
              <w:t>Cha</w:t>
            </w:r>
            <w:r w:rsidR="00C53A0B">
              <w:rPr>
                <w:rFonts w:ascii="Calibri" w:hAnsi="Calibri" w:cs="Calibri"/>
                <w:w w:val="105"/>
                <w:sz w:val="19"/>
              </w:rPr>
              <w:t>i</w:t>
            </w:r>
            <w:r w:rsidR="003C514F">
              <w:rPr>
                <w:rFonts w:ascii="Calibri" w:hAnsi="Calibri" w:cs="Calibri"/>
                <w:w w:val="105"/>
                <w:sz w:val="19"/>
              </w:rPr>
              <w:t xml:space="preserve">r – Dr. </w:t>
            </w:r>
            <w:r w:rsidR="00C53A0B">
              <w:rPr>
                <w:rFonts w:ascii="Calibri" w:hAnsi="Calibri" w:cs="Calibri"/>
                <w:w w:val="105"/>
                <w:sz w:val="19"/>
              </w:rPr>
              <w:t xml:space="preserve">Sarah Hill </w:t>
            </w:r>
          </w:p>
        </w:tc>
        <w:tc>
          <w:tcPr>
            <w:tcW w:w="630" w:type="dxa"/>
          </w:tcPr>
          <w:p w:rsidRPr="0056608B" w:rsidR="00136375" w:rsidP="006408E4" w:rsidRDefault="006408E4" w14:paraId="4A82A0D4" w14:textId="77777777">
            <w:pPr>
              <w:pStyle w:val="TableParagraph"/>
              <w:spacing w:before="53"/>
              <w:ind w:left="100"/>
              <w:rPr>
                <w:rFonts w:ascii="Calibri" w:hAnsi="Calibri" w:cs="Calibri"/>
                <w:b/>
                <w:sz w:val="19"/>
              </w:rPr>
            </w:pPr>
            <w:r w:rsidRPr="0056608B">
              <w:rPr>
                <w:rFonts w:ascii="Calibri" w:hAnsi="Calibri" w:cs="Calibri"/>
                <w:b/>
                <w:w w:val="105"/>
                <w:sz w:val="19"/>
              </w:rPr>
              <w:t>8460</w:t>
            </w:r>
          </w:p>
        </w:tc>
        <w:tc>
          <w:tcPr>
            <w:tcW w:w="1104" w:type="dxa"/>
          </w:tcPr>
          <w:p w:rsidRPr="0056608B" w:rsidR="00136375" w:rsidP="006408E4" w:rsidRDefault="003B47E8" w14:paraId="3202FC67" w14:textId="77777777">
            <w:pPr>
              <w:pStyle w:val="TableParagraph"/>
              <w:spacing w:before="53"/>
              <w:ind w:left="100"/>
              <w:rPr>
                <w:rFonts w:ascii="Calibri" w:hAnsi="Calibri" w:cs="Calibri"/>
                <w:b/>
                <w:sz w:val="19"/>
              </w:rPr>
            </w:pPr>
            <w:r w:rsidRPr="0056608B">
              <w:rPr>
                <w:rFonts w:ascii="Calibri" w:hAnsi="Calibri" w:cs="Calibri"/>
                <w:b/>
                <w:w w:val="105"/>
                <w:sz w:val="19"/>
              </w:rPr>
              <w:t>G</w:t>
            </w:r>
            <w:r w:rsidRPr="0056608B" w:rsidR="005A65E6">
              <w:rPr>
                <w:rFonts w:ascii="Calibri" w:hAnsi="Calibri" w:cs="Calibri"/>
                <w:b/>
                <w:w w:val="105"/>
                <w:sz w:val="19"/>
              </w:rPr>
              <w:t xml:space="preserve">H </w:t>
            </w:r>
            <w:r w:rsidRPr="0056608B" w:rsidR="006408E4">
              <w:rPr>
                <w:rFonts w:ascii="Calibri" w:hAnsi="Calibri" w:cs="Calibri"/>
                <w:b/>
                <w:w w:val="105"/>
                <w:sz w:val="19"/>
              </w:rPr>
              <w:t>510</w:t>
            </w:r>
          </w:p>
        </w:tc>
      </w:tr>
      <w:tr w:rsidRPr="0056608B" w:rsidR="00136375" w:rsidTr="004104AD" w14:paraId="17C0C146" w14:textId="77777777">
        <w:trPr>
          <w:trHeight w:val="302" w:hRule="exact"/>
        </w:trPr>
        <w:tc>
          <w:tcPr>
            <w:tcW w:w="9071" w:type="dxa"/>
          </w:tcPr>
          <w:p w:rsidRPr="0056608B" w:rsidR="00136375" w:rsidP="006408E4" w:rsidRDefault="005A65E6" w14:paraId="2BDE47BF" w14:textId="2498FCF8">
            <w:pPr>
              <w:pStyle w:val="TableParagraph"/>
              <w:tabs>
                <w:tab w:val="left" w:pos="930"/>
              </w:tabs>
              <w:spacing w:before="53"/>
              <w:ind w:left="570"/>
              <w:rPr>
                <w:rFonts w:ascii="Calibri" w:hAnsi="Calibri" w:cs="Calibri"/>
                <w:sz w:val="19"/>
              </w:rPr>
            </w:pPr>
            <w:r w:rsidRPr="0056608B">
              <w:rPr>
                <w:rFonts w:ascii="Calibri" w:hAnsi="Calibri" w:cs="Calibri"/>
                <w:w w:val="105"/>
                <w:sz w:val="19"/>
              </w:rPr>
              <w:t>o</w:t>
            </w:r>
            <w:r w:rsidRPr="0056608B">
              <w:rPr>
                <w:rFonts w:ascii="Calibri" w:hAnsi="Calibri" w:cs="Calibri"/>
                <w:w w:val="105"/>
                <w:sz w:val="19"/>
              </w:rPr>
              <w:tab/>
            </w:r>
            <w:r w:rsidRPr="0056608B">
              <w:rPr>
                <w:rFonts w:ascii="Calibri" w:hAnsi="Calibri" w:cs="Calibri"/>
                <w:w w:val="105"/>
                <w:sz w:val="19"/>
              </w:rPr>
              <w:t xml:space="preserve">Administrative Support Coordinator – </w:t>
            </w:r>
            <w:r w:rsidRPr="0056608B" w:rsidR="00C53A0B">
              <w:rPr>
                <w:rFonts w:ascii="Calibri" w:hAnsi="Calibri" w:cs="Calibri"/>
                <w:w w:val="105"/>
                <w:sz w:val="19"/>
                <w:szCs w:val="19"/>
              </w:rPr>
              <w:t xml:space="preserve">Destenee Thomas </w:t>
            </w:r>
          </w:p>
        </w:tc>
        <w:tc>
          <w:tcPr>
            <w:tcW w:w="630" w:type="dxa"/>
          </w:tcPr>
          <w:p w:rsidRPr="0056608B" w:rsidR="00136375" w:rsidP="006408E4" w:rsidRDefault="00E94C64" w14:paraId="0780BFFC" w14:textId="01F3B3DB">
            <w:pPr>
              <w:pStyle w:val="TableParagraph"/>
              <w:spacing w:before="53"/>
              <w:ind w:left="100"/>
              <w:rPr>
                <w:rFonts w:ascii="Calibri" w:hAnsi="Calibri" w:cs="Calibri"/>
                <w:b/>
                <w:sz w:val="19"/>
              </w:rPr>
            </w:pPr>
            <w:r>
              <w:rPr>
                <w:rFonts w:ascii="Calibri" w:hAnsi="Calibri" w:cs="Calibri"/>
                <w:b/>
                <w:w w:val="105"/>
                <w:sz w:val="19"/>
              </w:rPr>
              <w:t>3523</w:t>
            </w:r>
          </w:p>
        </w:tc>
        <w:tc>
          <w:tcPr>
            <w:tcW w:w="1104" w:type="dxa"/>
          </w:tcPr>
          <w:p w:rsidRPr="0056608B" w:rsidR="00136375" w:rsidRDefault="006408E4" w14:paraId="465AA084" w14:textId="77777777">
            <w:pPr>
              <w:pStyle w:val="TableParagraph"/>
              <w:spacing w:before="53"/>
              <w:ind w:left="100"/>
              <w:rPr>
                <w:rFonts w:ascii="Calibri" w:hAnsi="Calibri" w:cs="Calibri"/>
                <w:b/>
                <w:sz w:val="19"/>
              </w:rPr>
            </w:pPr>
            <w:r w:rsidRPr="0056608B">
              <w:rPr>
                <w:rFonts w:ascii="Calibri" w:hAnsi="Calibri" w:cs="Calibri"/>
                <w:b/>
                <w:w w:val="105"/>
                <w:sz w:val="19"/>
              </w:rPr>
              <w:t>GH-512</w:t>
            </w:r>
          </w:p>
        </w:tc>
      </w:tr>
      <w:tr w:rsidRPr="0056608B" w:rsidR="00136375" w:rsidTr="004104AD" w14:paraId="3403510E" w14:textId="77777777">
        <w:trPr>
          <w:trHeight w:val="302" w:hRule="exact"/>
        </w:trPr>
        <w:tc>
          <w:tcPr>
            <w:tcW w:w="9071" w:type="dxa"/>
          </w:tcPr>
          <w:p w:rsidRPr="0056608B" w:rsidR="00136375" w:rsidP="37F91D9B" w:rsidRDefault="005A65E6" w14:paraId="2471E349" w14:textId="17A93D3A">
            <w:pPr>
              <w:pStyle w:val="TableParagraph"/>
              <w:tabs>
                <w:tab w:val="left" w:pos="930"/>
              </w:tabs>
              <w:spacing w:before="53"/>
              <w:ind w:left="570"/>
              <w:rPr>
                <w:rFonts w:ascii="Calibri" w:hAnsi="Calibri" w:cs="Calibri"/>
                <w:sz w:val="19"/>
                <w:szCs w:val="19"/>
              </w:rPr>
            </w:pPr>
            <w:r w:rsidRPr="0056608B">
              <w:rPr>
                <w:rFonts w:ascii="Calibri" w:hAnsi="Calibri" w:cs="Calibri"/>
                <w:w w:val="105"/>
                <w:sz w:val="19"/>
                <w:szCs w:val="19"/>
              </w:rPr>
              <w:t>o</w:t>
            </w:r>
            <w:r w:rsidRPr="0056608B">
              <w:rPr>
                <w:rFonts w:ascii="Calibri" w:hAnsi="Calibri" w:cs="Calibri"/>
                <w:w w:val="105"/>
                <w:sz w:val="19"/>
              </w:rPr>
              <w:tab/>
            </w:r>
            <w:r w:rsidRPr="0056608B">
              <w:rPr>
                <w:rFonts w:ascii="Calibri" w:hAnsi="Calibri" w:cs="Calibri"/>
                <w:w w:val="105"/>
                <w:sz w:val="19"/>
                <w:szCs w:val="19"/>
              </w:rPr>
              <w:t>A</w:t>
            </w:r>
            <w:r w:rsidRPr="0056608B" w:rsidR="006408E4">
              <w:rPr>
                <w:rFonts w:ascii="Calibri" w:hAnsi="Calibri" w:cs="Calibri"/>
                <w:w w:val="105"/>
                <w:sz w:val="19"/>
                <w:szCs w:val="19"/>
              </w:rPr>
              <w:t xml:space="preserve">dministrative Support </w:t>
            </w:r>
            <w:r w:rsidR="00E94C64">
              <w:rPr>
                <w:rFonts w:ascii="Calibri" w:hAnsi="Calibri" w:cs="Calibri"/>
                <w:w w:val="105"/>
                <w:sz w:val="19"/>
                <w:szCs w:val="19"/>
              </w:rPr>
              <w:t>Assistant – Amber Cabrerra</w:t>
            </w:r>
            <w:r w:rsidRPr="0056608B" w:rsidR="364F9114">
              <w:rPr>
                <w:rFonts w:ascii="Calibri" w:hAnsi="Calibri" w:cs="Calibri"/>
                <w:w w:val="105"/>
                <w:sz w:val="19"/>
                <w:szCs w:val="19"/>
              </w:rPr>
              <w:t xml:space="preserve"> </w:t>
            </w:r>
          </w:p>
        </w:tc>
        <w:tc>
          <w:tcPr>
            <w:tcW w:w="630" w:type="dxa"/>
          </w:tcPr>
          <w:p w:rsidRPr="0056608B" w:rsidR="00136375" w:rsidP="006408E4" w:rsidRDefault="00E94C64" w14:paraId="0FD855BA" w14:textId="4ACA385B">
            <w:pPr>
              <w:pStyle w:val="TableParagraph"/>
              <w:spacing w:before="53"/>
              <w:ind w:left="100"/>
              <w:rPr>
                <w:rFonts w:ascii="Calibri" w:hAnsi="Calibri" w:cs="Calibri"/>
                <w:b/>
                <w:sz w:val="19"/>
              </w:rPr>
            </w:pPr>
            <w:r>
              <w:rPr>
                <w:rFonts w:ascii="Calibri" w:hAnsi="Calibri" w:cs="Calibri"/>
                <w:b/>
                <w:w w:val="105"/>
                <w:sz w:val="19"/>
              </w:rPr>
              <w:t>3419</w:t>
            </w:r>
          </w:p>
        </w:tc>
        <w:tc>
          <w:tcPr>
            <w:tcW w:w="1104" w:type="dxa"/>
          </w:tcPr>
          <w:p w:rsidRPr="0056608B" w:rsidR="00136375" w:rsidRDefault="006408E4" w14:paraId="5455BC3A" w14:textId="77777777">
            <w:pPr>
              <w:pStyle w:val="TableParagraph"/>
              <w:spacing w:before="53"/>
              <w:ind w:left="100"/>
              <w:rPr>
                <w:rFonts w:ascii="Calibri" w:hAnsi="Calibri" w:cs="Calibri"/>
                <w:b/>
                <w:sz w:val="19"/>
              </w:rPr>
            </w:pPr>
            <w:r w:rsidRPr="0056608B">
              <w:rPr>
                <w:rFonts w:ascii="Calibri" w:hAnsi="Calibri" w:cs="Calibri"/>
                <w:b/>
                <w:w w:val="105"/>
                <w:sz w:val="19"/>
              </w:rPr>
              <w:t>GH-511</w:t>
            </w:r>
          </w:p>
        </w:tc>
      </w:tr>
      <w:tr w:rsidRPr="0056608B" w:rsidR="00136375" w:rsidTr="004104AD" w14:paraId="7C0A8BE9" w14:textId="77777777">
        <w:trPr>
          <w:trHeight w:val="302" w:hRule="exact"/>
        </w:trPr>
        <w:tc>
          <w:tcPr>
            <w:tcW w:w="9071" w:type="dxa"/>
          </w:tcPr>
          <w:p w:rsidRPr="0056608B" w:rsidR="00136375" w:rsidP="37F91D9B" w:rsidRDefault="005A65E6" w14:paraId="2F0FFC2A" w14:textId="0BD39658">
            <w:pPr>
              <w:pStyle w:val="TableParagraph"/>
              <w:tabs>
                <w:tab w:val="left" w:pos="930"/>
              </w:tabs>
              <w:spacing w:before="53"/>
              <w:ind w:left="570"/>
              <w:rPr>
                <w:rFonts w:ascii="Calibri" w:hAnsi="Calibri" w:cs="Calibri"/>
                <w:sz w:val="19"/>
                <w:szCs w:val="19"/>
              </w:rPr>
            </w:pPr>
            <w:r w:rsidRPr="0056608B">
              <w:rPr>
                <w:rFonts w:ascii="Calibri" w:hAnsi="Calibri" w:cs="Calibri"/>
                <w:w w:val="105"/>
                <w:sz w:val="19"/>
                <w:szCs w:val="19"/>
              </w:rPr>
              <w:t>o</w:t>
            </w:r>
            <w:r w:rsidRPr="0056608B">
              <w:rPr>
                <w:rFonts w:ascii="Calibri" w:hAnsi="Calibri" w:cs="Calibri"/>
                <w:w w:val="105"/>
                <w:sz w:val="19"/>
              </w:rPr>
              <w:tab/>
            </w:r>
            <w:r w:rsidRPr="0056608B">
              <w:rPr>
                <w:rFonts w:ascii="Calibri" w:hAnsi="Calibri" w:cs="Calibri"/>
                <w:w w:val="105"/>
                <w:sz w:val="19"/>
                <w:szCs w:val="19"/>
              </w:rPr>
              <w:t>Administrative Support Assistant</w:t>
            </w:r>
            <w:r w:rsidRPr="0056608B" w:rsidR="00FD043D">
              <w:rPr>
                <w:rFonts w:ascii="Calibri" w:hAnsi="Calibri" w:cs="Calibri"/>
                <w:w w:val="105"/>
                <w:sz w:val="19"/>
                <w:szCs w:val="19"/>
              </w:rPr>
              <w:t xml:space="preserve"> </w:t>
            </w:r>
            <w:r w:rsidRPr="0056608B">
              <w:rPr>
                <w:rFonts w:ascii="Calibri" w:hAnsi="Calibri" w:cs="Calibri"/>
                <w:w w:val="105"/>
                <w:sz w:val="19"/>
                <w:szCs w:val="19"/>
              </w:rPr>
              <w:t>–</w:t>
            </w:r>
            <w:r w:rsidRPr="0056608B" w:rsidR="55BF2EF5">
              <w:rPr>
                <w:rFonts w:ascii="Calibri" w:hAnsi="Calibri" w:cs="Calibri"/>
                <w:w w:val="105"/>
                <w:sz w:val="19"/>
                <w:szCs w:val="19"/>
              </w:rPr>
              <w:t xml:space="preserve"> Lynda Banuelos</w:t>
            </w:r>
            <w:r w:rsidRPr="0056608B">
              <w:rPr>
                <w:rFonts w:ascii="Calibri" w:hAnsi="Calibri" w:cs="Calibri"/>
                <w:w w:val="105"/>
                <w:sz w:val="19"/>
                <w:szCs w:val="19"/>
              </w:rPr>
              <w:t xml:space="preserve"> </w:t>
            </w:r>
          </w:p>
        </w:tc>
        <w:tc>
          <w:tcPr>
            <w:tcW w:w="630" w:type="dxa"/>
          </w:tcPr>
          <w:p w:rsidRPr="0056608B" w:rsidR="00136375" w:rsidP="006408E4" w:rsidRDefault="00E94C64" w14:paraId="390557E3" w14:textId="4A419151">
            <w:pPr>
              <w:pStyle w:val="TableParagraph"/>
              <w:spacing w:before="53"/>
              <w:ind w:left="100"/>
              <w:rPr>
                <w:rFonts w:ascii="Calibri" w:hAnsi="Calibri" w:cs="Calibri"/>
                <w:b/>
                <w:sz w:val="19"/>
              </w:rPr>
            </w:pPr>
            <w:r>
              <w:rPr>
                <w:rFonts w:ascii="Calibri" w:hAnsi="Calibri" w:cs="Calibri"/>
                <w:b/>
                <w:sz w:val="19"/>
              </w:rPr>
              <w:t>4830</w:t>
            </w:r>
          </w:p>
        </w:tc>
        <w:tc>
          <w:tcPr>
            <w:tcW w:w="1104" w:type="dxa"/>
          </w:tcPr>
          <w:p w:rsidRPr="0056608B" w:rsidR="00136375" w:rsidRDefault="006408E4" w14:paraId="5F14BCEE" w14:textId="77777777">
            <w:pPr>
              <w:pStyle w:val="TableParagraph"/>
              <w:spacing w:before="53"/>
              <w:ind w:left="100"/>
              <w:rPr>
                <w:rFonts w:ascii="Calibri" w:hAnsi="Calibri" w:cs="Calibri"/>
                <w:b/>
                <w:sz w:val="19"/>
              </w:rPr>
            </w:pPr>
            <w:r w:rsidRPr="0056608B">
              <w:rPr>
                <w:rFonts w:ascii="Calibri" w:hAnsi="Calibri" w:cs="Calibri"/>
                <w:b/>
                <w:w w:val="105"/>
                <w:sz w:val="19"/>
              </w:rPr>
              <w:t>GH-511</w:t>
            </w:r>
          </w:p>
        </w:tc>
      </w:tr>
      <w:tr w:rsidRPr="0056608B" w:rsidR="005A7400" w:rsidTr="004104AD" w14:paraId="2440DD4E" w14:textId="77777777">
        <w:trPr>
          <w:trHeight w:val="302" w:hRule="exact"/>
        </w:trPr>
        <w:tc>
          <w:tcPr>
            <w:tcW w:w="9071" w:type="dxa"/>
          </w:tcPr>
          <w:p w:rsidRPr="0056608B" w:rsidR="005A7400" w:rsidP="005A7400" w:rsidRDefault="005A7400" w14:paraId="683F26FF" w14:textId="02DE8112">
            <w:pPr>
              <w:pStyle w:val="TableParagraph"/>
              <w:numPr>
                <w:ilvl w:val="0"/>
                <w:numId w:val="23"/>
              </w:numPr>
              <w:spacing w:before="53"/>
              <w:ind w:left="885"/>
              <w:rPr>
                <w:rStyle w:val="Hyperlink"/>
                <w:rFonts w:ascii="Calibri" w:hAnsi="Calibri" w:cs="Calibri"/>
                <w:color w:val="0000FF"/>
                <w:w w:val="105"/>
                <w:sz w:val="19"/>
                <w:u w:val="none"/>
              </w:rPr>
            </w:pPr>
            <w:hyperlink w:history="1" r:id="rId121">
              <w:r w:rsidRPr="0056608B">
                <w:rPr>
                  <w:rStyle w:val="Hyperlink"/>
                  <w:rFonts w:ascii="Calibri" w:hAnsi="Calibri" w:cs="Calibri"/>
                  <w:color w:val="auto"/>
                  <w:w w:val="105"/>
                  <w:sz w:val="19"/>
                  <w:u w:val="none"/>
                </w:rPr>
                <w:t>CRJU Advising</w:t>
              </w:r>
            </w:hyperlink>
          </w:p>
        </w:tc>
        <w:tc>
          <w:tcPr>
            <w:tcW w:w="630" w:type="dxa"/>
          </w:tcPr>
          <w:p w:rsidRPr="0056608B" w:rsidR="005A7400" w:rsidP="00C31604" w:rsidRDefault="004104AD" w14:paraId="07AC8587" w14:textId="7171687E">
            <w:pPr>
              <w:pStyle w:val="TableParagraph"/>
              <w:spacing w:before="53"/>
              <w:ind w:left="100"/>
              <w:rPr>
                <w:rFonts w:ascii="Calibri" w:hAnsi="Calibri" w:cs="Calibri"/>
                <w:b/>
                <w:w w:val="105"/>
                <w:sz w:val="19"/>
              </w:rPr>
            </w:pPr>
            <w:r w:rsidRPr="0056608B">
              <w:rPr>
                <w:rFonts w:ascii="Calibri" w:hAnsi="Calibri" w:cs="Calibri"/>
                <w:b/>
                <w:w w:val="105"/>
                <w:sz w:val="19"/>
              </w:rPr>
              <w:t>3521</w:t>
            </w:r>
          </w:p>
        </w:tc>
        <w:tc>
          <w:tcPr>
            <w:tcW w:w="1104" w:type="dxa"/>
          </w:tcPr>
          <w:p w:rsidRPr="0056608B" w:rsidR="005A7400" w:rsidRDefault="003876B0" w14:paraId="664C7B90" w14:textId="599BE10D">
            <w:pPr>
              <w:pStyle w:val="TableParagraph"/>
              <w:spacing w:before="53"/>
              <w:ind w:left="100"/>
              <w:rPr>
                <w:rFonts w:ascii="Calibri" w:hAnsi="Calibri" w:cs="Calibri"/>
                <w:b/>
                <w:w w:val="105"/>
                <w:sz w:val="19"/>
              </w:rPr>
            </w:pPr>
            <w:r>
              <w:rPr>
                <w:rFonts w:ascii="Calibri" w:hAnsi="Calibri" w:cs="Calibri"/>
                <w:b/>
                <w:w w:val="105"/>
                <w:sz w:val="19"/>
              </w:rPr>
              <w:t>GH-</w:t>
            </w:r>
            <w:r w:rsidR="00A7119B">
              <w:rPr>
                <w:rFonts w:ascii="Calibri" w:hAnsi="Calibri" w:cs="Calibri"/>
                <w:b/>
                <w:w w:val="105"/>
                <w:sz w:val="19"/>
              </w:rPr>
              <w:t>211A</w:t>
            </w:r>
          </w:p>
        </w:tc>
      </w:tr>
      <w:tr w:rsidRPr="0056608B" w:rsidR="00136375" w:rsidTr="004104AD" w14:paraId="28BD0023" w14:textId="77777777">
        <w:trPr>
          <w:trHeight w:val="302" w:hRule="exact"/>
        </w:trPr>
        <w:tc>
          <w:tcPr>
            <w:tcW w:w="9071" w:type="dxa"/>
          </w:tcPr>
          <w:p w:rsidRPr="0056608B" w:rsidR="00136375" w:rsidP="00D941A5" w:rsidRDefault="005A65E6" w14:paraId="40CAAF39" w14:textId="77777777">
            <w:pPr>
              <w:pStyle w:val="TableParagraph"/>
              <w:spacing w:before="53"/>
              <w:rPr>
                <w:rFonts w:ascii="Calibri" w:hAnsi="Calibri" w:cs="Calibri"/>
                <w:b/>
                <w:color w:val="0000FF"/>
                <w:sz w:val="19"/>
              </w:rPr>
            </w:pPr>
            <w:hyperlink w:history="1" r:id="rId122">
              <w:r w:rsidRPr="0056608B">
                <w:rPr>
                  <w:rStyle w:val="Hyperlink"/>
                  <w:rFonts w:ascii="Calibri" w:hAnsi="Calibri" w:cs="Calibri"/>
                  <w:b/>
                  <w:color w:val="0000FF"/>
                  <w:w w:val="105"/>
                  <w:sz w:val="19"/>
                  <w:u w:val="none"/>
                </w:rPr>
                <w:t xml:space="preserve">College of </w:t>
              </w:r>
              <w:r w:rsidRPr="0056608B" w:rsidR="00D941A5">
                <w:rPr>
                  <w:rStyle w:val="Hyperlink"/>
                  <w:rFonts w:ascii="Calibri" w:hAnsi="Calibri" w:cs="Calibri"/>
                  <w:b/>
                  <w:color w:val="0000FF"/>
                  <w:w w:val="105"/>
                  <w:sz w:val="19"/>
                  <w:u w:val="none"/>
                </w:rPr>
                <w:t>Humanities and Social Sciences</w:t>
              </w:r>
              <w:r w:rsidRPr="0056608B">
                <w:rPr>
                  <w:rStyle w:val="Hyperlink"/>
                  <w:rFonts w:ascii="Calibri" w:hAnsi="Calibri" w:cs="Calibri"/>
                  <w:b/>
                  <w:color w:val="0000FF"/>
                  <w:w w:val="105"/>
                  <w:sz w:val="19"/>
                  <w:u w:val="none"/>
                </w:rPr>
                <w:t>, Dean’s Office</w:t>
              </w:r>
            </w:hyperlink>
          </w:p>
        </w:tc>
        <w:tc>
          <w:tcPr>
            <w:tcW w:w="630" w:type="dxa"/>
          </w:tcPr>
          <w:p w:rsidRPr="0056608B" w:rsidR="00136375" w:rsidP="00C31604" w:rsidRDefault="00C31604" w14:paraId="09FF431A" w14:textId="77777777">
            <w:pPr>
              <w:pStyle w:val="TableParagraph"/>
              <w:spacing w:before="53"/>
              <w:ind w:left="100"/>
              <w:rPr>
                <w:rFonts w:ascii="Calibri" w:hAnsi="Calibri" w:cs="Calibri"/>
                <w:b/>
                <w:sz w:val="19"/>
              </w:rPr>
            </w:pPr>
            <w:r w:rsidRPr="0056608B">
              <w:rPr>
                <w:rFonts w:ascii="Calibri" w:hAnsi="Calibri" w:cs="Calibri"/>
                <w:b/>
                <w:w w:val="105"/>
                <w:sz w:val="19"/>
              </w:rPr>
              <w:t>3528</w:t>
            </w:r>
          </w:p>
        </w:tc>
        <w:tc>
          <w:tcPr>
            <w:tcW w:w="1104" w:type="dxa"/>
          </w:tcPr>
          <w:p w:rsidRPr="0056608B" w:rsidR="00136375" w:rsidRDefault="00C31604" w14:paraId="1F3F3D4A" w14:textId="77777777">
            <w:pPr>
              <w:pStyle w:val="TableParagraph"/>
              <w:spacing w:before="53"/>
              <w:ind w:left="100"/>
              <w:rPr>
                <w:rFonts w:ascii="Calibri" w:hAnsi="Calibri" w:cs="Calibri"/>
                <w:b/>
                <w:sz w:val="19"/>
              </w:rPr>
            </w:pPr>
            <w:r w:rsidRPr="0056608B">
              <w:rPr>
                <w:rFonts w:ascii="Calibri" w:hAnsi="Calibri" w:cs="Calibri"/>
                <w:b/>
                <w:w w:val="105"/>
                <w:sz w:val="19"/>
              </w:rPr>
              <w:t>H-211</w:t>
            </w:r>
          </w:p>
        </w:tc>
      </w:tr>
      <w:tr w:rsidRPr="0056608B" w:rsidR="004104AD" w:rsidTr="004104AD" w14:paraId="29845300" w14:textId="77777777">
        <w:trPr>
          <w:trHeight w:val="302" w:hRule="exact"/>
        </w:trPr>
        <w:tc>
          <w:tcPr>
            <w:tcW w:w="9071" w:type="dxa"/>
          </w:tcPr>
          <w:p w:rsidRPr="0056608B" w:rsidR="004104AD" w:rsidP="37F91D9B" w:rsidRDefault="004104AD" w14:paraId="5AB37631" w14:textId="1ECCF86C">
            <w:pPr>
              <w:pStyle w:val="TableParagraph"/>
              <w:numPr>
                <w:ilvl w:val="0"/>
                <w:numId w:val="21"/>
              </w:numPr>
              <w:tabs>
                <w:tab w:val="left" w:pos="897"/>
              </w:tabs>
              <w:spacing w:before="53"/>
              <w:ind w:left="885"/>
              <w:rPr>
                <w:rFonts w:ascii="Calibri" w:hAnsi="Calibri" w:cs="Calibri"/>
                <w:w w:val="105"/>
                <w:sz w:val="19"/>
                <w:szCs w:val="19"/>
              </w:rPr>
            </w:pPr>
            <w:r w:rsidRPr="0056608B">
              <w:rPr>
                <w:rFonts w:ascii="Calibri" w:hAnsi="Calibri" w:cs="Calibri"/>
                <w:w w:val="105"/>
                <w:sz w:val="19"/>
              </w:rPr>
              <w:tab/>
            </w:r>
            <w:r w:rsidRPr="0056608B">
              <w:rPr>
                <w:rFonts w:ascii="Calibri" w:hAnsi="Calibri" w:cs="Calibri"/>
                <w:w w:val="105"/>
                <w:sz w:val="19"/>
                <w:szCs w:val="19"/>
              </w:rPr>
              <w:t>Director of HSS Academic Advising</w:t>
            </w:r>
            <w:r w:rsidRPr="0056608B">
              <w:rPr>
                <w:rFonts w:ascii="Calibri" w:hAnsi="Calibri" w:cs="Calibri"/>
              </w:rPr>
              <w:t xml:space="preserve"> – </w:t>
            </w:r>
            <w:r w:rsidRPr="0056608B">
              <w:rPr>
                <w:rStyle w:val="Hyperlink"/>
                <w:rFonts w:ascii="Calibri" w:hAnsi="Calibri" w:cs="Calibri"/>
                <w:color w:val="auto"/>
                <w:sz w:val="19"/>
                <w:szCs w:val="19"/>
                <w:u w:val="none"/>
              </w:rPr>
              <w:t>Brittney Swanson</w:t>
            </w:r>
          </w:p>
        </w:tc>
        <w:tc>
          <w:tcPr>
            <w:tcW w:w="630" w:type="dxa"/>
          </w:tcPr>
          <w:p w:rsidRPr="0056608B" w:rsidR="004104AD" w:rsidP="37F91D9B" w:rsidRDefault="004104AD" w14:paraId="512B23A0" w14:textId="05749DD7">
            <w:pPr>
              <w:pStyle w:val="TableParagraph"/>
              <w:spacing w:before="53"/>
              <w:ind w:left="100"/>
              <w:rPr>
                <w:rFonts w:ascii="Calibri" w:hAnsi="Calibri" w:cs="Calibri"/>
                <w:b/>
                <w:bCs/>
                <w:w w:val="105"/>
                <w:sz w:val="19"/>
                <w:szCs w:val="19"/>
              </w:rPr>
            </w:pPr>
            <w:r w:rsidRPr="0056608B">
              <w:rPr>
                <w:rFonts w:ascii="Calibri" w:hAnsi="Calibri" w:cs="Calibri"/>
                <w:b/>
                <w:bCs/>
                <w:w w:val="105"/>
                <w:sz w:val="19"/>
                <w:szCs w:val="19"/>
              </w:rPr>
              <w:t>4084</w:t>
            </w:r>
          </w:p>
        </w:tc>
        <w:tc>
          <w:tcPr>
            <w:tcW w:w="1104" w:type="dxa"/>
          </w:tcPr>
          <w:p w:rsidRPr="0056608B" w:rsidR="004104AD" w:rsidP="37F91D9B" w:rsidRDefault="004104AD" w14:paraId="44B46DD3" w14:textId="10684ADF">
            <w:pPr>
              <w:pStyle w:val="TableParagraph"/>
              <w:spacing w:before="53"/>
              <w:ind w:left="100"/>
              <w:rPr>
                <w:rFonts w:ascii="Calibri" w:hAnsi="Calibri" w:cs="Calibri"/>
                <w:b/>
                <w:bCs/>
                <w:w w:val="105"/>
                <w:sz w:val="19"/>
                <w:szCs w:val="19"/>
              </w:rPr>
            </w:pPr>
            <w:r w:rsidRPr="0056608B">
              <w:rPr>
                <w:rFonts w:ascii="Calibri" w:hAnsi="Calibri" w:cs="Calibri"/>
                <w:b/>
                <w:bCs/>
                <w:w w:val="105"/>
                <w:sz w:val="19"/>
                <w:szCs w:val="19"/>
              </w:rPr>
              <w:t>H-112</w:t>
            </w:r>
          </w:p>
        </w:tc>
      </w:tr>
      <w:tr w:rsidRPr="0056608B" w:rsidR="004104AD" w:rsidTr="004104AD" w14:paraId="4DE83E3C" w14:textId="77777777">
        <w:trPr>
          <w:trHeight w:val="302" w:hRule="exact"/>
        </w:trPr>
        <w:tc>
          <w:tcPr>
            <w:tcW w:w="9071" w:type="dxa"/>
          </w:tcPr>
          <w:p w:rsidRPr="0056608B" w:rsidR="004104AD" w:rsidP="37F91D9B" w:rsidRDefault="004104AD" w14:paraId="1F97B24A" w14:textId="133F306B">
            <w:pPr>
              <w:pStyle w:val="TableParagraph"/>
              <w:tabs>
                <w:tab w:val="left" w:pos="897"/>
              </w:tabs>
              <w:spacing w:before="53"/>
              <w:ind w:left="537"/>
              <w:rPr>
                <w:rFonts w:ascii="Calibri" w:hAnsi="Calibri" w:cs="Calibri"/>
                <w:sz w:val="19"/>
                <w:szCs w:val="19"/>
              </w:rPr>
            </w:pPr>
            <w:r w:rsidRPr="0056608B">
              <w:rPr>
                <w:rFonts w:ascii="Calibri" w:hAnsi="Calibri" w:cs="Calibri"/>
                <w:w w:val="105"/>
                <w:sz w:val="19"/>
                <w:szCs w:val="19"/>
              </w:rPr>
              <w:t>o</w:t>
            </w:r>
            <w:r w:rsidRPr="0056608B">
              <w:rPr>
                <w:rFonts w:ascii="Calibri" w:hAnsi="Calibri" w:cs="Calibri"/>
                <w:w w:val="105"/>
                <w:sz w:val="19"/>
              </w:rPr>
              <w:tab/>
            </w:r>
            <w:r w:rsidRPr="0056608B">
              <w:rPr>
                <w:rFonts w:ascii="Calibri" w:hAnsi="Calibri" w:cs="Calibri"/>
                <w:w w:val="105"/>
                <w:sz w:val="19"/>
                <w:szCs w:val="19"/>
              </w:rPr>
              <w:t xml:space="preserve">Graduation Specialist – Sean Taitt </w:t>
            </w:r>
          </w:p>
        </w:tc>
        <w:tc>
          <w:tcPr>
            <w:tcW w:w="630" w:type="dxa"/>
          </w:tcPr>
          <w:p w:rsidRPr="0056608B" w:rsidR="004104AD" w:rsidP="00C31604" w:rsidRDefault="004104AD" w14:paraId="3541AA6F" w14:textId="77777777">
            <w:pPr>
              <w:pStyle w:val="TableParagraph"/>
              <w:spacing w:before="53"/>
              <w:ind w:left="100"/>
              <w:rPr>
                <w:rFonts w:ascii="Calibri" w:hAnsi="Calibri" w:cs="Calibri"/>
                <w:b/>
                <w:sz w:val="19"/>
              </w:rPr>
            </w:pPr>
            <w:r w:rsidRPr="0056608B">
              <w:rPr>
                <w:rFonts w:ascii="Calibri" w:hAnsi="Calibri" w:cs="Calibri"/>
                <w:b/>
                <w:w w:val="105"/>
                <w:sz w:val="19"/>
              </w:rPr>
              <w:t>4084</w:t>
            </w:r>
          </w:p>
        </w:tc>
        <w:tc>
          <w:tcPr>
            <w:tcW w:w="1104" w:type="dxa"/>
          </w:tcPr>
          <w:p w:rsidRPr="0056608B" w:rsidR="004104AD" w:rsidRDefault="004104AD" w14:paraId="2E3DF7C6" w14:textId="77777777">
            <w:pPr>
              <w:pStyle w:val="TableParagraph"/>
              <w:spacing w:before="53"/>
              <w:ind w:left="100"/>
              <w:rPr>
                <w:rFonts w:ascii="Calibri" w:hAnsi="Calibri" w:cs="Calibri"/>
                <w:b/>
                <w:sz w:val="19"/>
              </w:rPr>
            </w:pPr>
            <w:r w:rsidRPr="0056608B">
              <w:rPr>
                <w:rFonts w:ascii="Calibri" w:hAnsi="Calibri" w:cs="Calibri"/>
                <w:b/>
                <w:w w:val="105"/>
                <w:sz w:val="19"/>
              </w:rPr>
              <w:t>H-112</w:t>
            </w:r>
          </w:p>
        </w:tc>
      </w:tr>
      <w:tr w:rsidRPr="0056608B" w:rsidR="004104AD" w:rsidTr="004104AD" w14:paraId="175168BF" w14:textId="77777777">
        <w:trPr>
          <w:trHeight w:val="302" w:hRule="exact"/>
        </w:trPr>
        <w:tc>
          <w:tcPr>
            <w:tcW w:w="9071" w:type="dxa"/>
          </w:tcPr>
          <w:p w:rsidRPr="0056608B" w:rsidR="004104AD" w:rsidP="004104AD" w:rsidRDefault="004104AD" w14:paraId="5B4720E9" w14:textId="29CB3FC3">
            <w:pPr>
              <w:pStyle w:val="TableParagraph"/>
              <w:tabs>
                <w:tab w:val="left" w:pos="897"/>
              </w:tabs>
              <w:spacing w:before="53" w:line="259" w:lineRule="auto"/>
              <w:ind w:left="537"/>
              <w:rPr>
                <w:rFonts w:ascii="Calibri" w:hAnsi="Calibri" w:cs="Calibri"/>
                <w:sz w:val="19"/>
                <w:szCs w:val="19"/>
              </w:rPr>
            </w:pPr>
            <w:r w:rsidRPr="0056608B">
              <w:rPr>
                <w:rFonts w:ascii="Calibri" w:hAnsi="Calibri" w:cs="Calibri"/>
                <w:w w:val="105"/>
                <w:sz w:val="19"/>
                <w:szCs w:val="19"/>
              </w:rPr>
              <w:t>o</w:t>
            </w:r>
            <w:r w:rsidRPr="0056608B">
              <w:rPr>
                <w:rFonts w:ascii="Calibri" w:hAnsi="Calibri" w:cs="Calibri"/>
                <w:w w:val="105"/>
                <w:sz w:val="19"/>
              </w:rPr>
              <w:tab/>
            </w:r>
            <w:r w:rsidRPr="0056608B">
              <w:rPr>
                <w:rFonts w:ascii="Calibri" w:hAnsi="Calibri" w:cs="Calibri"/>
                <w:w w:val="105"/>
                <w:sz w:val="19"/>
                <w:szCs w:val="19"/>
              </w:rPr>
              <w:t>College Advisor</w:t>
            </w:r>
            <w:r w:rsidR="001125F5">
              <w:rPr>
                <w:rFonts w:ascii="Calibri" w:hAnsi="Calibri" w:cs="Calibri"/>
                <w:w w:val="105"/>
                <w:sz w:val="19"/>
                <w:szCs w:val="19"/>
              </w:rPr>
              <w:t>s</w:t>
            </w:r>
            <w:r w:rsidRPr="0056608B">
              <w:rPr>
                <w:rFonts w:ascii="Calibri" w:hAnsi="Calibri" w:cs="Calibri"/>
                <w:w w:val="105"/>
                <w:sz w:val="19"/>
                <w:szCs w:val="19"/>
              </w:rPr>
              <w:t xml:space="preserve"> for Criminal Justice– Nallely Pratz </w:t>
            </w:r>
            <w:r w:rsidR="001125F5">
              <w:rPr>
                <w:rFonts w:ascii="Calibri" w:hAnsi="Calibri" w:cs="Calibri"/>
                <w:w w:val="105"/>
                <w:sz w:val="19"/>
                <w:szCs w:val="19"/>
              </w:rPr>
              <w:t>and Britt March</w:t>
            </w:r>
          </w:p>
        </w:tc>
        <w:tc>
          <w:tcPr>
            <w:tcW w:w="630" w:type="dxa"/>
          </w:tcPr>
          <w:p w:rsidRPr="0056608B" w:rsidR="004104AD" w:rsidP="00C31604" w:rsidRDefault="004104AD" w14:paraId="1662E529" w14:textId="3D10F2D7">
            <w:pPr>
              <w:pStyle w:val="TableParagraph"/>
              <w:spacing w:before="53"/>
              <w:ind w:left="100"/>
              <w:rPr>
                <w:rFonts w:ascii="Calibri" w:hAnsi="Calibri" w:cs="Calibri"/>
                <w:b/>
                <w:sz w:val="19"/>
              </w:rPr>
            </w:pPr>
            <w:r w:rsidRPr="0056608B">
              <w:rPr>
                <w:rFonts w:ascii="Calibri" w:hAnsi="Calibri" w:cs="Calibri"/>
                <w:b/>
                <w:sz w:val="19"/>
              </w:rPr>
              <w:t>5929</w:t>
            </w:r>
          </w:p>
        </w:tc>
        <w:tc>
          <w:tcPr>
            <w:tcW w:w="1104" w:type="dxa"/>
          </w:tcPr>
          <w:p w:rsidRPr="0056608B" w:rsidR="004104AD" w:rsidRDefault="004104AD" w14:paraId="50D148AC" w14:textId="4B04D71D">
            <w:pPr>
              <w:pStyle w:val="TableParagraph"/>
              <w:spacing w:before="53"/>
              <w:ind w:left="100"/>
              <w:rPr>
                <w:rFonts w:ascii="Calibri" w:hAnsi="Calibri" w:cs="Calibri"/>
                <w:b/>
                <w:sz w:val="19"/>
              </w:rPr>
            </w:pPr>
            <w:r w:rsidRPr="0056608B">
              <w:rPr>
                <w:rFonts w:ascii="Calibri" w:hAnsi="Calibri" w:cs="Calibri"/>
                <w:b/>
                <w:w w:val="105"/>
                <w:sz w:val="19"/>
              </w:rPr>
              <w:t>GH-</w:t>
            </w:r>
            <w:r w:rsidR="001125F5">
              <w:rPr>
                <w:rFonts w:ascii="Calibri" w:hAnsi="Calibri" w:cs="Calibri"/>
                <w:b/>
                <w:w w:val="105"/>
                <w:sz w:val="19"/>
              </w:rPr>
              <w:t>211A</w:t>
            </w:r>
          </w:p>
        </w:tc>
      </w:tr>
      <w:tr w:rsidRPr="0056608B" w:rsidR="004104AD" w:rsidTr="004104AD" w14:paraId="35F61851" w14:textId="77777777">
        <w:trPr>
          <w:trHeight w:val="302" w:hRule="exact"/>
        </w:trPr>
        <w:tc>
          <w:tcPr>
            <w:tcW w:w="9071" w:type="dxa"/>
          </w:tcPr>
          <w:p w:rsidRPr="0056608B" w:rsidR="004104AD" w:rsidP="004104AD" w:rsidRDefault="004104AD" w14:paraId="2E7DBD19" w14:textId="7517B371">
            <w:pPr>
              <w:pStyle w:val="TableParagraph"/>
              <w:tabs>
                <w:tab w:val="left" w:pos="897"/>
              </w:tabs>
              <w:spacing w:before="53"/>
              <w:rPr>
                <w:rFonts w:ascii="Calibri" w:hAnsi="Calibri" w:cs="Calibri"/>
                <w:w w:val="105"/>
                <w:sz w:val="19"/>
                <w:szCs w:val="19"/>
              </w:rPr>
            </w:pPr>
            <w:hyperlink w:history="1" r:id="rId123">
              <w:r w:rsidRPr="0056608B">
                <w:rPr>
                  <w:rStyle w:val="Hyperlink"/>
                  <w:rFonts w:ascii="Calibri" w:hAnsi="Calibri" w:cs="Calibri"/>
                  <w:b/>
                  <w:w w:val="105"/>
                  <w:sz w:val="19"/>
                  <w:u w:val="none"/>
                </w:rPr>
                <w:t>Academic Advisement Center</w:t>
              </w:r>
            </w:hyperlink>
            <w:r w:rsidRPr="0056608B">
              <w:rPr>
                <w:rFonts w:ascii="Calibri" w:hAnsi="Calibri" w:cs="Calibri"/>
                <w:b/>
                <w:w w:val="105"/>
                <w:sz w:val="19"/>
              </w:rPr>
              <w:t xml:space="preserve"> </w:t>
            </w:r>
            <w:r w:rsidRPr="0056608B">
              <w:rPr>
                <w:rFonts w:ascii="Calibri" w:hAnsi="Calibri" w:cs="Calibri"/>
                <w:w w:val="105"/>
                <w:sz w:val="19"/>
              </w:rPr>
              <w:t>Provides guidance in the selection of elective and general education courses, advises, and is the center for undeclared majors. No appointment is necessary.</w:t>
            </w:r>
          </w:p>
        </w:tc>
        <w:tc>
          <w:tcPr>
            <w:tcW w:w="630" w:type="dxa"/>
          </w:tcPr>
          <w:p w:rsidRPr="0056608B" w:rsidR="004104AD" w:rsidP="00C31604" w:rsidRDefault="004104AD" w14:paraId="64F4E023" w14:textId="7EB8B888">
            <w:pPr>
              <w:pStyle w:val="TableParagraph"/>
              <w:spacing w:before="53"/>
              <w:ind w:left="100"/>
              <w:rPr>
                <w:rFonts w:ascii="Calibri" w:hAnsi="Calibri" w:cs="Calibri"/>
                <w:b/>
                <w:w w:val="105"/>
                <w:sz w:val="19"/>
              </w:rPr>
            </w:pPr>
            <w:r w:rsidRPr="0056608B">
              <w:rPr>
                <w:rFonts w:ascii="Calibri" w:hAnsi="Calibri" w:cs="Calibri"/>
                <w:b/>
                <w:w w:val="105"/>
                <w:sz w:val="19"/>
              </w:rPr>
              <w:t>5308</w:t>
            </w:r>
          </w:p>
        </w:tc>
        <w:tc>
          <w:tcPr>
            <w:tcW w:w="1104" w:type="dxa"/>
          </w:tcPr>
          <w:p w:rsidRPr="0056608B" w:rsidR="004104AD" w:rsidRDefault="004104AD" w14:paraId="1B23EEB6" w14:textId="0EC4E74A">
            <w:pPr>
              <w:pStyle w:val="TableParagraph"/>
              <w:spacing w:before="53"/>
              <w:ind w:left="100"/>
              <w:rPr>
                <w:rFonts w:ascii="Calibri" w:hAnsi="Calibri" w:cs="Calibri"/>
                <w:b/>
                <w:w w:val="105"/>
                <w:sz w:val="19"/>
              </w:rPr>
            </w:pPr>
            <w:r w:rsidRPr="0056608B">
              <w:rPr>
                <w:rFonts w:ascii="Calibri" w:hAnsi="Calibri" w:cs="Calibri"/>
                <w:b/>
                <w:w w:val="105"/>
                <w:sz w:val="19"/>
              </w:rPr>
              <w:t>LH 208</w:t>
            </w:r>
          </w:p>
        </w:tc>
      </w:tr>
      <w:tr w:rsidRPr="0056608B" w:rsidR="004104AD" w:rsidTr="004104AD" w14:paraId="17FEB2EC" w14:textId="77777777">
        <w:trPr>
          <w:trHeight w:val="302" w:hRule="exact"/>
        </w:trPr>
        <w:tc>
          <w:tcPr>
            <w:tcW w:w="9071" w:type="dxa"/>
          </w:tcPr>
          <w:p w:rsidRPr="0056608B" w:rsidR="004104AD" w:rsidP="004104AD" w:rsidRDefault="004104AD" w14:paraId="4636359A" w14:textId="4DDED990">
            <w:pPr>
              <w:pStyle w:val="TableParagraph"/>
              <w:tabs>
                <w:tab w:val="left" w:pos="897"/>
              </w:tabs>
              <w:spacing w:before="53"/>
              <w:rPr>
                <w:rFonts w:ascii="Calibri" w:hAnsi="Calibri" w:cs="Calibri"/>
                <w:sz w:val="19"/>
                <w:szCs w:val="19"/>
              </w:rPr>
            </w:pPr>
            <w:hyperlink w:history="1" w:anchor="Academic_Appeals" r:id="rId124">
              <w:r w:rsidRPr="0056608B">
                <w:rPr>
                  <w:rStyle w:val="Hyperlink"/>
                  <w:rFonts w:ascii="Calibri" w:hAnsi="Calibri" w:cs="Calibri"/>
                  <w:b/>
                  <w:w w:val="105"/>
                  <w:sz w:val="19"/>
                  <w:u w:val="none"/>
                </w:rPr>
                <w:t>Academic Appeals</w:t>
              </w:r>
            </w:hyperlink>
            <w:r w:rsidRPr="0056608B">
              <w:rPr>
                <w:rFonts w:ascii="Calibri" w:hAnsi="Calibri" w:cs="Calibri"/>
                <w:b/>
                <w:w w:val="105"/>
                <w:sz w:val="19"/>
              </w:rPr>
              <w:t xml:space="preserve"> </w:t>
            </w:r>
            <w:r w:rsidRPr="0056608B">
              <w:rPr>
                <w:rFonts w:ascii="Calibri" w:hAnsi="Calibri" w:cs="Calibri"/>
                <w:w w:val="105"/>
                <w:sz w:val="19"/>
              </w:rPr>
              <w:t>Students are encouraged to resolve grade disputes informally through the instructor, Department Chair, and Dean of the College. If informal resolution is not possible, the Academic Appeals  Coord. will provide information &amp; clarification about Univ. policies and will work to resolve the dispute.</w:t>
            </w:r>
          </w:p>
        </w:tc>
        <w:tc>
          <w:tcPr>
            <w:tcW w:w="630" w:type="dxa"/>
          </w:tcPr>
          <w:p w:rsidRPr="0056608B" w:rsidR="004104AD" w:rsidP="00C31604" w:rsidRDefault="004104AD" w14:paraId="0537D35A" w14:textId="25D94C8A">
            <w:pPr>
              <w:pStyle w:val="TableParagraph"/>
              <w:spacing w:before="53"/>
              <w:ind w:left="100"/>
              <w:rPr>
                <w:rFonts w:ascii="Calibri" w:hAnsi="Calibri" w:cs="Calibri"/>
                <w:b/>
                <w:sz w:val="19"/>
              </w:rPr>
            </w:pPr>
            <w:r w:rsidRPr="0056608B">
              <w:rPr>
                <w:rFonts w:ascii="Calibri" w:hAnsi="Calibri" w:cs="Calibri"/>
                <w:b/>
                <w:w w:val="105"/>
                <w:sz w:val="19"/>
              </w:rPr>
              <w:t>3606</w:t>
            </w:r>
          </w:p>
        </w:tc>
        <w:tc>
          <w:tcPr>
            <w:tcW w:w="1104" w:type="dxa"/>
          </w:tcPr>
          <w:p w:rsidRPr="0056608B" w:rsidR="004104AD" w:rsidRDefault="004104AD" w14:paraId="1AA70A9E" w14:textId="441B1311">
            <w:pPr>
              <w:pStyle w:val="TableParagraph"/>
              <w:spacing w:before="53"/>
              <w:ind w:left="100"/>
              <w:rPr>
                <w:rFonts w:ascii="Calibri" w:hAnsi="Calibri" w:cs="Calibri"/>
                <w:b/>
                <w:sz w:val="19"/>
              </w:rPr>
            </w:pPr>
            <w:r w:rsidRPr="0056608B">
              <w:rPr>
                <w:rFonts w:ascii="Calibri" w:hAnsi="Calibri" w:cs="Calibri"/>
                <w:b/>
                <w:w w:val="105"/>
                <w:sz w:val="19"/>
              </w:rPr>
              <w:t>GH 123B</w:t>
            </w:r>
          </w:p>
        </w:tc>
      </w:tr>
      <w:tr w:rsidRPr="0056608B" w:rsidR="004104AD" w:rsidTr="004104AD" w14:paraId="55546AE1" w14:textId="77777777">
        <w:trPr>
          <w:trHeight w:val="470" w:hRule="exact"/>
        </w:trPr>
        <w:tc>
          <w:tcPr>
            <w:tcW w:w="9071" w:type="dxa"/>
          </w:tcPr>
          <w:p w:rsidRPr="0056608B" w:rsidR="004104AD" w:rsidP="00E803A3" w:rsidRDefault="004104AD" w14:paraId="422635BB" w14:textId="5CB91C9F">
            <w:pPr>
              <w:pStyle w:val="TableParagraph"/>
              <w:spacing w:line="252" w:lineRule="auto"/>
              <w:rPr>
                <w:rFonts w:ascii="Calibri" w:hAnsi="Calibri" w:cs="Calibri"/>
                <w:sz w:val="19"/>
              </w:rPr>
            </w:pPr>
            <w:hyperlink w:history="1" r:id="rId125">
              <w:r w:rsidRPr="0056608B">
                <w:rPr>
                  <w:rStyle w:val="Hyperlink"/>
                  <w:rFonts w:ascii="Calibri" w:hAnsi="Calibri" w:cs="Calibri"/>
                  <w:b/>
                  <w:w w:val="105"/>
                  <w:sz w:val="19"/>
                  <w:u w:val="none"/>
                </w:rPr>
                <w:t xml:space="preserve">Registration and Records  </w:t>
              </w:r>
            </w:hyperlink>
            <w:r w:rsidRPr="0056608B">
              <w:rPr>
                <w:rFonts w:ascii="Calibri" w:hAnsi="Calibri" w:cs="Calibri"/>
                <w:b/>
                <w:w w:val="105"/>
                <w:sz w:val="19"/>
              </w:rPr>
              <w:t xml:space="preserve"> </w:t>
            </w:r>
            <w:r w:rsidRPr="0056608B">
              <w:rPr>
                <w:rFonts w:ascii="Calibri" w:hAnsi="Calibri" w:cs="Calibri"/>
                <w:w w:val="105"/>
                <w:sz w:val="19"/>
              </w:rPr>
              <w:t>Maintains students' matriculation and grade records and processes graduation checks to verify degree completion. Students are required to submit official transcripts of all work to this office. “Change of Academic Objective” forms for changing major &amp; “Withdrawal” forms are available</w:t>
            </w:r>
            <w:r w:rsidRPr="0056608B">
              <w:rPr>
                <w:rFonts w:ascii="Calibri" w:hAnsi="Calibri" w:cs="Calibri"/>
                <w:spacing w:val="-10"/>
                <w:w w:val="105"/>
                <w:sz w:val="19"/>
              </w:rPr>
              <w:t xml:space="preserve"> </w:t>
            </w:r>
            <w:r w:rsidRPr="0056608B">
              <w:rPr>
                <w:rFonts w:ascii="Calibri" w:hAnsi="Calibri" w:cs="Calibri"/>
                <w:w w:val="105"/>
                <w:sz w:val="19"/>
              </w:rPr>
              <w:t>here.</w:t>
            </w:r>
          </w:p>
        </w:tc>
        <w:tc>
          <w:tcPr>
            <w:tcW w:w="630" w:type="dxa"/>
          </w:tcPr>
          <w:p w:rsidRPr="0056608B" w:rsidR="004104AD" w:rsidRDefault="004104AD" w14:paraId="62536538" w14:textId="48830870">
            <w:pPr>
              <w:pStyle w:val="TableParagraph"/>
              <w:spacing w:before="53"/>
              <w:ind w:left="100"/>
              <w:rPr>
                <w:rFonts w:ascii="Calibri" w:hAnsi="Calibri" w:cs="Calibri"/>
                <w:b/>
                <w:sz w:val="19"/>
              </w:rPr>
            </w:pPr>
            <w:r w:rsidRPr="0056608B">
              <w:rPr>
                <w:rFonts w:ascii="Calibri" w:hAnsi="Calibri" w:cs="Calibri"/>
                <w:b/>
                <w:w w:val="105"/>
                <w:sz w:val="19"/>
              </w:rPr>
              <w:t>3836</w:t>
            </w:r>
          </w:p>
        </w:tc>
        <w:tc>
          <w:tcPr>
            <w:tcW w:w="1104" w:type="dxa"/>
          </w:tcPr>
          <w:p w:rsidRPr="0056608B" w:rsidR="004104AD" w:rsidP="002240AC" w:rsidRDefault="004104AD" w14:paraId="6B7DF147" w14:textId="00805A49">
            <w:pPr>
              <w:pStyle w:val="TableParagraph"/>
              <w:spacing w:before="53"/>
              <w:ind w:left="100"/>
              <w:rPr>
                <w:rFonts w:ascii="Calibri" w:hAnsi="Calibri" w:cs="Calibri"/>
                <w:b/>
                <w:sz w:val="19"/>
              </w:rPr>
            </w:pPr>
            <w:r w:rsidRPr="0056608B">
              <w:rPr>
                <w:rFonts w:ascii="Calibri" w:hAnsi="Calibri" w:cs="Calibri"/>
                <w:b/>
                <w:w w:val="105"/>
                <w:sz w:val="19"/>
              </w:rPr>
              <w:t>LH 805</w:t>
            </w:r>
          </w:p>
        </w:tc>
      </w:tr>
      <w:tr w:rsidRPr="0056608B" w:rsidR="004104AD" w:rsidTr="004104AD" w14:paraId="1A5F222A" w14:textId="77777777">
        <w:trPr>
          <w:trHeight w:val="568" w:hRule="exact"/>
        </w:trPr>
        <w:tc>
          <w:tcPr>
            <w:tcW w:w="9071" w:type="dxa"/>
          </w:tcPr>
          <w:p w:rsidRPr="0056608B" w:rsidR="004104AD" w:rsidP="004104AD" w:rsidRDefault="004104AD" w14:paraId="677494CE" w14:textId="32F84914">
            <w:pPr>
              <w:pStyle w:val="TableParagraph"/>
              <w:spacing w:line="252" w:lineRule="auto"/>
              <w:ind w:right="213"/>
              <w:rPr>
                <w:rFonts w:ascii="Calibri" w:hAnsi="Calibri" w:cs="Calibri"/>
                <w:w w:val="105"/>
                <w:sz w:val="19"/>
              </w:rPr>
            </w:pPr>
            <w:hyperlink w:history="1" r:id="rId126">
              <w:r w:rsidRPr="0056608B">
                <w:rPr>
                  <w:rStyle w:val="Hyperlink"/>
                  <w:rFonts w:ascii="Calibri" w:hAnsi="Calibri" w:cs="Calibri"/>
                  <w:b/>
                  <w:w w:val="105"/>
                  <w:sz w:val="19"/>
                </w:rPr>
                <w:t>Career Planning &amp;</w:t>
              </w:r>
              <w:r w:rsidRPr="0056608B">
                <w:rPr>
                  <w:rStyle w:val="Hyperlink"/>
                  <w:rFonts w:ascii="Calibri" w:hAnsi="Calibri" w:cs="Calibri"/>
                  <w:b/>
                  <w:spacing w:val="-3"/>
                  <w:w w:val="105"/>
                  <w:sz w:val="19"/>
                </w:rPr>
                <w:t xml:space="preserve"> </w:t>
              </w:r>
              <w:r w:rsidRPr="0056608B">
                <w:rPr>
                  <w:rStyle w:val="Hyperlink"/>
                  <w:rFonts w:ascii="Calibri" w:hAnsi="Calibri" w:cs="Calibri"/>
                  <w:b/>
                  <w:w w:val="105"/>
                  <w:sz w:val="19"/>
                </w:rPr>
                <w:t>Placement</w:t>
              </w:r>
              <w:r w:rsidRPr="0056608B">
                <w:rPr>
                  <w:rStyle w:val="Hyperlink"/>
                  <w:rFonts w:ascii="Calibri" w:hAnsi="Calibri" w:cs="Calibri"/>
                  <w:b/>
                  <w:spacing w:val="-2"/>
                  <w:w w:val="105"/>
                  <w:sz w:val="19"/>
                </w:rPr>
                <w:t xml:space="preserve"> </w:t>
              </w:r>
              <w:r w:rsidRPr="0056608B">
                <w:rPr>
                  <w:rStyle w:val="Hyperlink"/>
                  <w:rFonts w:ascii="Calibri" w:hAnsi="Calibri" w:cs="Calibri"/>
                  <w:b/>
                  <w:w w:val="105"/>
                  <w:sz w:val="19"/>
                </w:rPr>
                <w:t>Center</w:t>
              </w:r>
            </w:hyperlink>
            <w:r w:rsidRPr="0056608B">
              <w:rPr>
                <w:rFonts w:ascii="Calibri" w:hAnsi="Calibri" w:cs="Calibri"/>
              </w:rPr>
              <w:t xml:space="preserve"> </w:t>
            </w:r>
            <w:r w:rsidRPr="0056608B">
              <w:rPr>
                <w:rFonts w:ascii="Calibri" w:hAnsi="Calibri" w:cs="Calibri"/>
                <w:w w:val="105"/>
                <w:sz w:val="19"/>
              </w:rPr>
              <w:t>Offers personal and career counseling.  Career</w:t>
            </w:r>
            <w:r w:rsidRPr="0056608B">
              <w:rPr>
                <w:rFonts w:ascii="Calibri" w:hAnsi="Calibri" w:cs="Calibri"/>
                <w:w w:val="103"/>
                <w:sz w:val="19"/>
              </w:rPr>
              <w:t xml:space="preserve"> </w:t>
            </w:r>
            <w:r w:rsidRPr="0056608B">
              <w:rPr>
                <w:rFonts w:ascii="Calibri" w:hAnsi="Calibri" w:cs="Calibri"/>
                <w:w w:val="105"/>
                <w:sz w:val="19"/>
              </w:rPr>
              <w:t>resources library with part-time job listings, career bank, &amp; programs on a variety of career-oriented subjects.</w:t>
            </w:r>
          </w:p>
        </w:tc>
        <w:tc>
          <w:tcPr>
            <w:tcW w:w="630" w:type="dxa"/>
          </w:tcPr>
          <w:p w:rsidRPr="0056608B" w:rsidR="004104AD" w:rsidRDefault="004104AD" w14:paraId="71ACCA88" w14:textId="223ACC95">
            <w:pPr>
              <w:pStyle w:val="TableParagraph"/>
              <w:spacing w:before="53"/>
              <w:ind w:left="100"/>
              <w:rPr>
                <w:rFonts w:ascii="Calibri" w:hAnsi="Calibri" w:cs="Calibri"/>
                <w:b/>
                <w:sz w:val="19"/>
              </w:rPr>
            </w:pPr>
            <w:r w:rsidRPr="0056608B">
              <w:rPr>
                <w:rFonts w:ascii="Calibri" w:hAnsi="Calibri" w:cs="Calibri"/>
                <w:b/>
                <w:w w:val="105"/>
                <w:sz w:val="19"/>
              </w:rPr>
              <w:t>3121</w:t>
            </w:r>
          </w:p>
        </w:tc>
        <w:tc>
          <w:tcPr>
            <w:tcW w:w="1104" w:type="dxa"/>
          </w:tcPr>
          <w:p w:rsidRPr="0056608B" w:rsidR="004104AD" w:rsidRDefault="004104AD" w14:paraId="3D6A2AF8" w14:textId="59D358EE">
            <w:pPr>
              <w:pStyle w:val="TableParagraph"/>
              <w:ind w:left="100"/>
              <w:rPr>
                <w:rFonts w:ascii="Calibri" w:hAnsi="Calibri" w:cs="Calibri"/>
                <w:b/>
                <w:sz w:val="19"/>
              </w:rPr>
            </w:pPr>
            <w:r w:rsidRPr="0056608B">
              <w:rPr>
                <w:rFonts w:ascii="Calibri" w:hAnsi="Calibri" w:cs="Calibri"/>
                <w:b/>
                <w:w w:val="105"/>
                <w:sz w:val="19"/>
              </w:rPr>
              <w:t>LH 208</w:t>
            </w:r>
          </w:p>
        </w:tc>
      </w:tr>
      <w:tr w:rsidRPr="0056608B" w:rsidR="004104AD" w:rsidTr="004104AD" w14:paraId="1967E871" w14:textId="77777777">
        <w:trPr>
          <w:trHeight w:val="631" w:hRule="exact"/>
        </w:trPr>
        <w:tc>
          <w:tcPr>
            <w:tcW w:w="9071" w:type="dxa"/>
          </w:tcPr>
          <w:p w:rsidRPr="0056608B" w:rsidR="004104AD" w:rsidP="00F417F9" w:rsidRDefault="004104AD" w14:paraId="17BD1ABB" w14:textId="13AC7CD5">
            <w:pPr>
              <w:pStyle w:val="TableParagraph"/>
              <w:spacing w:line="252" w:lineRule="auto"/>
              <w:ind w:right="146"/>
              <w:rPr>
                <w:rFonts w:ascii="Calibri" w:hAnsi="Calibri" w:cs="Calibri"/>
                <w:sz w:val="19"/>
              </w:rPr>
            </w:pPr>
            <w:hyperlink w:history="1" w:anchor="Legal" r:id="rId127">
              <w:r w:rsidRPr="0056608B">
                <w:rPr>
                  <w:rStyle w:val="Hyperlink"/>
                  <w:rFonts w:ascii="Calibri" w:hAnsi="Calibri" w:cs="Calibri"/>
                  <w:b/>
                  <w:w w:val="105"/>
                  <w:sz w:val="19"/>
                  <w:u w:val="none"/>
                </w:rPr>
                <w:t>College Legal Clinic</w:t>
              </w:r>
            </w:hyperlink>
            <w:r w:rsidRPr="0056608B">
              <w:rPr>
                <w:rFonts w:ascii="Calibri" w:hAnsi="Calibri" w:cs="Calibri"/>
              </w:rPr>
              <w:t xml:space="preserve"> </w:t>
            </w:r>
            <w:r w:rsidRPr="0056608B">
              <w:rPr>
                <w:rFonts w:ascii="Calibri" w:hAnsi="Calibri" w:cs="Calibri"/>
                <w:w w:val="105"/>
                <w:sz w:val="19"/>
              </w:rPr>
              <w:t>Consultation and referral service made up of a panel of pre-screened attorneys specializing in various areas of law.</w:t>
            </w:r>
          </w:p>
        </w:tc>
        <w:tc>
          <w:tcPr>
            <w:tcW w:w="630" w:type="dxa"/>
          </w:tcPr>
          <w:p w:rsidRPr="0056608B" w:rsidR="004104AD" w:rsidRDefault="004104AD" w14:paraId="70A6B4D0" w14:textId="398D773A">
            <w:pPr>
              <w:pStyle w:val="TableParagraph"/>
              <w:spacing w:before="53"/>
              <w:ind w:left="100"/>
              <w:rPr>
                <w:rFonts w:ascii="Calibri" w:hAnsi="Calibri" w:cs="Calibri"/>
                <w:b/>
                <w:sz w:val="19"/>
              </w:rPr>
            </w:pPr>
            <w:r w:rsidRPr="0056608B">
              <w:rPr>
                <w:rFonts w:ascii="Calibri" w:hAnsi="Calibri" w:cs="Calibri"/>
                <w:b/>
                <w:w w:val="105"/>
                <w:sz w:val="19"/>
              </w:rPr>
              <w:t>3121</w:t>
            </w:r>
          </w:p>
        </w:tc>
        <w:tc>
          <w:tcPr>
            <w:tcW w:w="1104" w:type="dxa"/>
          </w:tcPr>
          <w:p w:rsidRPr="0056608B" w:rsidR="004104AD" w:rsidRDefault="004104AD" w14:paraId="0C78EFCD" w14:textId="0D07DD5B">
            <w:pPr>
              <w:pStyle w:val="TableParagraph"/>
              <w:spacing w:before="53"/>
              <w:ind w:left="100"/>
              <w:rPr>
                <w:rFonts w:ascii="Calibri" w:hAnsi="Calibri" w:cs="Calibri"/>
                <w:b/>
                <w:sz w:val="19"/>
              </w:rPr>
            </w:pPr>
            <w:r w:rsidRPr="0056608B">
              <w:rPr>
                <w:rFonts w:ascii="Calibri" w:hAnsi="Calibri" w:cs="Calibri"/>
                <w:b/>
                <w:w w:val="105"/>
                <w:sz w:val="19"/>
              </w:rPr>
              <w:t>LH 208</w:t>
            </w:r>
          </w:p>
        </w:tc>
      </w:tr>
      <w:tr w:rsidRPr="0056608B" w:rsidR="004104AD" w:rsidTr="004104AD" w14:paraId="60076E61" w14:textId="77777777">
        <w:trPr>
          <w:trHeight w:val="490" w:hRule="exact"/>
        </w:trPr>
        <w:tc>
          <w:tcPr>
            <w:tcW w:w="9071" w:type="dxa"/>
          </w:tcPr>
          <w:p w:rsidRPr="0056608B" w:rsidR="004104AD" w:rsidP="00A50A8C" w:rsidRDefault="004104AD" w14:paraId="2AC93510" w14:textId="28355E2F">
            <w:pPr>
              <w:pStyle w:val="TableParagraph"/>
              <w:tabs>
                <w:tab w:val="left" w:pos="3495"/>
              </w:tabs>
              <w:spacing w:line="254" w:lineRule="auto"/>
              <w:ind w:right="500"/>
              <w:rPr>
                <w:rFonts w:ascii="Calibri" w:hAnsi="Calibri" w:cs="Calibri"/>
                <w:sz w:val="19"/>
              </w:rPr>
            </w:pPr>
            <w:hyperlink w:history="1" r:id="rId128">
              <w:r w:rsidRPr="0056608B">
                <w:rPr>
                  <w:rStyle w:val="Hyperlink"/>
                  <w:rFonts w:ascii="Calibri" w:hAnsi="Calibri" w:cs="Calibri"/>
                  <w:b/>
                  <w:w w:val="105"/>
                  <w:sz w:val="19"/>
                  <w:u w:val="none"/>
                </w:rPr>
                <w:t>Counseling and Psychological Services (CAPS)</w:t>
              </w:r>
            </w:hyperlink>
            <w:r w:rsidRPr="0056608B">
              <w:rPr>
                <w:rFonts w:ascii="Calibri" w:hAnsi="Calibri" w:cs="Calibri"/>
                <w:b/>
                <w:w w:val="105"/>
                <w:sz w:val="19"/>
              </w:rPr>
              <w:t xml:space="preserve"> </w:t>
            </w:r>
            <w:r w:rsidRPr="0056608B">
              <w:rPr>
                <w:rFonts w:ascii="Calibri" w:hAnsi="Calibri" w:cs="Calibri"/>
                <w:w w:val="105"/>
                <w:sz w:val="19"/>
              </w:rPr>
              <w:t xml:space="preserve">Student Health and Counseling Center East, across from Ruby Gerontology. </w:t>
            </w:r>
          </w:p>
        </w:tc>
        <w:tc>
          <w:tcPr>
            <w:tcW w:w="630" w:type="dxa"/>
          </w:tcPr>
          <w:p w:rsidRPr="0056608B" w:rsidR="004104AD" w:rsidRDefault="004104AD" w14:paraId="0424F340" w14:textId="574F2786">
            <w:pPr>
              <w:pStyle w:val="TableParagraph"/>
              <w:spacing w:before="53"/>
              <w:ind w:left="100"/>
              <w:rPr>
                <w:rFonts w:ascii="Calibri" w:hAnsi="Calibri" w:cs="Calibri"/>
                <w:b/>
                <w:sz w:val="19"/>
              </w:rPr>
            </w:pPr>
            <w:r w:rsidRPr="0056608B">
              <w:rPr>
                <w:rFonts w:ascii="Calibri" w:hAnsi="Calibri" w:cs="Calibri"/>
                <w:b/>
                <w:w w:val="105"/>
                <w:sz w:val="19"/>
              </w:rPr>
              <w:t>5850</w:t>
            </w:r>
          </w:p>
        </w:tc>
        <w:tc>
          <w:tcPr>
            <w:tcW w:w="1104" w:type="dxa"/>
          </w:tcPr>
          <w:p w:rsidRPr="0056608B" w:rsidR="004104AD" w:rsidRDefault="004104AD" w14:paraId="7EB1017B" w14:textId="6E2562F4">
            <w:pPr>
              <w:pStyle w:val="TableParagraph"/>
              <w:spacing w:before="53"/>
              <w:ind w:left="100"/>
              <w:rPr>
                <w:rFonts w:ascii="Calibri" w:hAnsi="Calibri" w:cs="Calibri"/>
                <w:b/>
                <w:sz w:val="19"/>
              </w:rPr>
            </w:pPr>
            <w:r w:rsidRPr="0056608B">
              <w:rPr>
                <w:rFonts w:ascii="Calibri" w:hAnsi="Calibri" w:cs="Calibri"/>
                <w:b/>
                <w:w w:val="105"/>
                <w:sz w:val="19"/>
              </w:rPr>
              <w:t>TSU-258</w:t>
            </w:r>
          </w:p>
        </w:tc>
      </w:tr>
      <w:tr w:rsidRPr="0056608B" w:rsidR="004104AD" w:rsidTr="004104AD" w14:paraId="2B76E66C" w14:textId="77777777">
        <w:trPr>
          <w:trHeight w:val="406" w:hRule="exact"/>
        </w:trPr>
        <w:tc>
          <w:tcPr>
            <w:tcW w:w="9071" w:type="dxa"/>
          </w:tcPr>
          <w:p w:rsidRPr="0056608B" w:rsidR="004104AD" w:rsidP="00D02E8A" w:rsidRDefault="004104AD" w14:paraId="02B151DC" w14:textId="4D08F914">
            <w:pPr>
              <w:pStyle w:val="TableParagraph"/>
              <w:spacing w:line="252" w:lineRule="auto"/>
              <w:rPr>
                <w:rFonts w:ascii="Calibri" w:hAnsi="Calibri" w:cs="Calibri"/>
                <w:w w:val="105"/>
                <w:sz w:val="19"/>
              </w:rPr>
            </w:pPr>
            <w:hyperlink w:history="1" r:id="rId129">
              <w:r w:rsidRPr="0056608B">
                <w:rPr>
                  <w:rStyle w:val="Hyperlink"/>
                  <w:rFonts w:ascii="Calibri" w:hAnsi="Calibri" w:cs="Calibri"/>
                  <w:b/>
                  <w:w w:val="105"/>
                  <w:sz w:val="19"/>
                  <w:u w:val="none"/>
                </w:rPr>
                <w:t>Disability Support Services</w:t>
              </w:r>
            </w:hyperlink>
            <w:r w:rsidRPr="0056608B">
              <w:rPr>
                <w:rFonts w:ascii="Calibri" w:hAnsi="Calibri" w:cs="Calibri"/>
                <w:b/>
                <w:w w:val="105"/>
                <w:sz w:val="19"/>
              </w:rPr>
              <w:t xml:space="preserve"> </w:t>
            </w:r>
            <w:r w:rsidRPr="0056608B">
              <w:rPr>
                <w:rFonts w:ascii="Calibri" w:hAnsi="Calibri" w:cs="Calibri"/>
                <w:w w:val="105"/>
                <w:sz w:val="19"/>
              </w:rPr>
              <w:t>Provides assistance &amp; services to students with physical &amp; learning disabilities.</w:t>
            </w:r>
          </w:p>
        </w:tc>
        <w:tc>
          <w:tcPr>
            <w:tcW w:w="630" w:type="dxa"/>
          </w:tcPr>
          <w:p w:rsidRPr="0056608B" w:rsidR="004104AD" w:rsidRDefault="004104AD" w14:paraId="5B7455DD" w14:textId="09F57122">
            <w:pPr>
              <w:pStyle w:val="TableParagraph"/>
              <w:spacing w:before="53"/>
              <w:ind w:left="100"/>
              <w:rPr>
                <w:rFonts w:ascii="Calibri" w:hAnsi="Calibri" w:cs="Calibri"/>
                <w:b/>
                <w:w w:val="105"/>
                <w:sz w:val="19"/>
              </w:rPr>
            </w:pPr>
            <w:r w:rsidRPr="0056608B">
              <w:rPr>
                <w:rFonts w:ascii="Calibri" w:hAnsi="Calibri" w:cs="Calibri"/>
                <w:b/>
                <w:w w:val="105"/>
                <w:sz w:val="19"/>
              </w:rPr>
              <w:t>3040</w:t>
            </w:r>
          </w:p>
        </w:tc>
        <w:tc>
          <w:tcPr>
            <w:tcW w:w="1104" w:type="dxa"/>
          </w:tcPr>
          <w:p w:rsidRPr="0056608B" w:rsidR="004104AD" w:rsidRDefault="004104AD" w14:paraId="7ADB5BDE" w14:textId="697233FD">
            <w:pPr>
              <w:pStyle w:val="TableParagraph"/>
              <w:spacing w:before="53"/>
              <w:ind w:left="100"/>
              <w:rPr>
                <w:rFonts w:ascii="Calibri" w:hAnsi="Calibri" w:cs="Calibri"/>
                <w:b/>
                <w:w w:val="105"/>
                <w:sz w:val="19"/>
              </w:rPr>
            </w:pPr>
            <w:r w:rsidRPr="0056608B">
              <w:rPr>
                <w:rFonts w:ascii="Calibri" w:hAnsi="Calibri" w:cs="Calibri"/>
                <w:b/>
                <w:bCs/>
                <w:w w:val="105"/>
                <w:sz w:val="19"/>
                <w:szCs w:val="19"/>
              </w:rPr>
              <w:t>SHCC/TH</w:t>
            </w:r>
          </w:p>
        </w:tc>
      </w:tr>
      <w:tr w:rsidRPr="0056608B" w:rsidR="004104AD" w:rsidTr="004104AD" w14:paraId="4D15B433" w14:textId="77777777">
        <w:trPr>
          <w:trHeight w:val="388" w:hRule="exact"/>
        </w:trPr>
        <w:tc>
          <w:tcPr>
            <w:tcW w:w="9071" w:type="dxa"/>
          </w:tcPr>
          <w:p w:rsidRPr="0056608B" w:rsidR="004104AD" w:rsidP="00E803A3" w:rsidRDefault="004104AD" w14:paraId="43CBF55E" w14:textId="2D2E3061">
            <w:pPr>
              <w:pStyle w:val="TableParagraph"/>
              <w:spacing w:line="252" w:lineRule="auto"/>
              <w:rPr>
                <w:rFonts w:ascii="Calibri" w:hAnsi="Calibri" w:cs="Calibri"/>
                <w:sz w:val="19"/>
              </w:rPr>
            </w:pPr>
            <w:hyperlink w:history="1" r:id="rId130">
              <w:r w:rsidRPr="0056608B">
                <w:rPr>
                  <w:rStyle w:val="Hyperlink"/>
                  <w:rFonts w:ascii="Calibri" w:hAnsi="Calibri" w:cs="Calibri"/>
                  <w:b/>
                  <w:w w:val="105"/>
                  <w:sz w:val="19"/>
                  <w:u w:val="none"/>
                </w:rPr>
                <w:t>Financial Aid</w:t>
              </w:r>
            </w:hyperlink>
            <w:r w:rsidRPr="0056608B">
              <w:rPr>
                <w:rStyle w:val="Hyperlink"/>
                <w:rFonts w:ascii="Calibri" w:hAnsi="Calibri" w:cs="Calibri"/>
                <w:b/>
                <w:w w:val="105"/>
                <w:sz w:val="19"/>
                <w:u w:val="none"/>
              </w:rPr>
              <w:t xml:space="preserve"> </w:t>
            </w:r>
            <w:r w:rsidRPr="0056608B">
              <w:rPr>
                <w:rStyle w:val="Hyperlink"/>
                <w:rFonts w:ascii="Calibri" w:hAnsi="Calibri" w:cs="Calibri"/>
                <w:color w:val="auto"/>
                <w:w w:val="105"/>
                <w:sz w:val="19"/>
                <w:u w:val="none"/>
              </w:rPr>
              <w:t>Provides assistance with federal &amp; state grants, student loans, work-study, and scholarships.</w:t>
            </w:r>
          </w:p>
        </w:tc>
        <w:tc>
          <w:tcPr>
            <w:tcW w:w="630" w:type="dxa"/>
          </w:tcPr>
          <w:p w:rsidRPr="0056608B" w:rsidR="004104AD" w:rsidRDefault="004104AD" w14:paraId="3C89B997" w14:textId="5E04AA1B">
            <w:pPr>
              <w:pStyle w:val="TableParagraph"/>
              <w:spacing w:before="53"/>
              <w:ind w:left="100"/>
              <w:rPr>
                <w:rFonts w:ascii="Calibri" w:hAnsi="Calibri" w:cs="Calibri"/>
                <w:b/>
                <w:sz w:val="19"/>
              </w:rPr>
            </w:pPr>
            <w:r w:rsidRPr="0056608B">
              <w:rPr>
                <w:rFonts w:ascii="Calibri" w:hAnsi="Calibri" w:cs="Calibri"/>
                <w:b/>
                <w:w w:val="105"/>
                <w:sz w:val="19"/>
              </w:rPr>
              <w:t>3117</w:t>
            </w:r>
          </w:p>
        </w:tc>
        <w:tc>
          <w:tcPr>
            <w:tcW w:w="1104" w:type="dxa"/>
          </w:tcPr>
          <w:p w:rsidRPr="0056608B" w:rsidR="004104AD" w:rsidP="37F91D9B" w:rsidRDefault="004104AD" w14:paraId="4BA004CB" w14:textId="0C7DB0F4">
            <w:pPr>
              <w:pStyle w:val="TableParagraph"/>
              <w:spacing w:before="53"/>
              <w:ind w:left="100"/>
              <w:rPr>
                <w:rFonts w:ascii="Calibri" w:hAnsi="Calibri" w:cs="Calibri"/>
                <w:b/>
                <w:bCs/>
                <w:sz w:val="19"/>
                <w:szCs w:val="19"/>
              </w:rPr>
            </w:pPr>
            <w:r w:rsidRPr="0056608B">
              <w:rPr>
                <w:rFonts w:ascii="Calibri" w:hAnsi="Calibri" w:cs="Calibri"/>
                <w:b/>
                <w:w w:val="105"/>
                <w:sz w:val="19"/>
              </w:rPr>
              <w:t>GH 101</w:t>
            </w:r>
          </w:p>
        </w:tc>
      </w:tr>
      <w:tr w:rsidRPr="0056608B" w:rsidR="004104AD" w:rsidTr="004104AD" w14:paraId="048C1405" w14:textId="77777777">
        <w:trPr>
          <w:trHeight w:val="550" w:hRule="exact"/>
        </w:trPr>
        <w:tc>
          <w:tcPr>
            <w:tcW w:w="9071" w:type="dxa"/>
          </w:tcPr>
          <w:p w:rsidRPr="0056608B" w:rsidR="004104AD" w:rsidP="004A0280" w:rsidRDefault="004104AD" w14:paraId="787B0E73" w14:textId="64045EFE">
            <w:pPr>
              <w:pStyle w:val="TableParagraph"/>
              <w:tabs>
                <w:tab w:val="left" w:pos="2595"/>
              </w:tabs>
              <w:spacing w:line="259" w:lineRule="auto"/>
              <w:rPr>
                <w:rFonts w:ascii="Calibri" w:hAnsi="Calibri" w:cs="Calibri"/>
                <w:sz w:val="19"/>
              </w:rPr>
            </w:pPr>
            <w:hyperlink w:history="1" r:id="rId131">
              <w:r w:rsidRPr="0056608B">
                <w:rPr>
                  <w:rStyle w:val="Hyperlink"/>
                  <w:rFonts w:ascii="Calibri" w:hAnsi="Calibri" w:cs="Calibri"/>
                  <w:b/>
                  <w:w w:val="105"/>
                  <w:sz w:val="19"/>
                  <w:u w:val="none"/>
                </w:rPr>
                <w:t>Library</w:t>
              </w:r>
            </w:hyperlink>
            <w:r w:rsidRPr="0056608B">
              <w:rPr>
                <w:rFonts w:ascii="Calibri" w:hAnsi="Calibri" w:cs="Calibri"/>
              </w:rPr>
              <w:t xml:space="preserve"> </w:t>
            </w:r>
            <w:r w:rsidRPr="0056608B">
              <w:rPr>
                <w:rFonts w:ascii="Calibri" w:hAnsi="Calibri" w:cs="Calibri"/>
                <w:w w:val="105"/>
                <w:sz w:val="19"/>
              </w:rPr>
              <w:t>Houses over 1.2 million books and periodicals and 1.5 million</w:t>
            </w:r>
            <w:r w:rsidRPr="0056608B">
              <w:rPr>
                <w:rFonts w:ascii="Calibri" w:hAnsi="Calibri" w:cs="Calibri"/>
                <w:spacing w:val="-16"/>
                <w:w w:val="105"/>
                <w:sz w:val="19"/>
              </w:rPr>
              <w:t xml:space="preserve"> </w:t>
            </w:r>
            <w:r w:rsidRPr="0056608B">
              <w:rPr>
                <w:rFonts w:ascii="Calibri" w:hAnsi="Calibri" w:cs="Calibri"/>
                <w:w w:val="105"/>
                <w:sz w:val="19"/>
              </w:rPr>
              <w:t>other</w:t>
            </w:r>
            <w:r w:rsidRPr="0056608B">
              <w:rPr>
                <w:rFonts w:ascii="Calibri" w:hAnsi="Calibri" w:cs="Calibri"/>
                <w:spacing w:val="-2"/>
                <w:w w:val="105"/>
                <w:sz w:val="19"/>
              </w:rPr>
              <w:t xml:space="preserve"> </w:t>
            </w:r>
            <w:r w:rsidRPr="0056608B">
              <w:rPr>
                <w:rFonts w:ascii="Calibri" w:hAnsi="Calibri" w:cs="Calibri"/>
                <w:w w:val="105"/>
                <w:sz w:val="19"/>
              </w:rPr>
              <w:t>resource</w:t>
            </w:r>
            <w:r w:rsidRPr="0056608B">
              <w:rPr>
                <w:rFonts w:ascii="Calibri" w:hAnsi="Calibri" w:cs="Calibri"/>
                <w:w w:val="103"/>
                <w:sz w:val="19"/>
              </w:rPr>
              <w:t xml:space="preserve"> </w:t>
            </w:r>
            <w:r w:rsidRPr="0056608B">
              <w:rPr>
                <w:rFonts w:ascii="Calibri" w:hAnsi="Calibri" w:cs="Calibri"/>
                <w:w w:val="105"/>
                <w:sz w:val="19"/>
              </w:rPr>
              <w:t>items. May access collections of the 19 CSU libraries, UCI, UCR, &amp; Fullerton College. Tours are available.</w:t>
            </w:r>
          </w:p>
        </w:tc>
        <w:tc>
          <w:tcPr>
            <w:tcW w:w="630" w:type="dxa"/>
          </w:tcPr>
          <w:p w:rsidRPr="0056608B" w:rsidR="004104AD" w:rsidRDefault="004104AD" w14:paraId="7DE1B518" w14:textId="2C81B030">
            <w:pPr>
              <w:pStyle w:val="TableParagraph"/>
              <w:spacing w:before="53"/>
              <w:ind w:left="100"/>
              <w:rPr>
                <w:rFonts w:ascii="Calibri" w:hAnsi="Calibri" w:cs="Calibri"/>
                <w:b/>
                <w:sz w:val="19"/>
              </w:rPr>
            </w:pPr>
            <w:r w:rsidRPr="0056608B">
              <w:rPr>
                <w:rFonts w:ascii="Calibri" w:hAnsi="Calibri" w:cs="Calibri"/>
                <w:b/>
                <w:w w:val="105"/>
                <w:sz w:val="19"/>
              </w:rPr>
              <w:t>3125</w:t>
            </w:r>
          </w:p>
        </w:tc>
        <w:tc>
          <w:tcPr>
            <w:tcW w:w="1104" w:type="dxa"/>
          </w:tcPr>
          <w:p w:rsidRPr="0056608B" w:rsidR="004104AD" w:rsidRDefault="004104AD" w14:paraId="56B2A12A" w14:textId="69A83CC7">
            <w:pPr>
              <w:pStyle w:val="TableParagraph"/>
              <w:spacing w:before="53"/>
              <w:ind w:left="100"/>
              <w:rPr>
                <w:rFonts w:ascii="Calibri" w:hAnsi="Calibri" w:cs="Calibri"/>
                <w:b/>
                <w:sz w:val="19"/>
              </w:rPr>
            </w:pPr>
            <w:r w:rsidRPr="0056608B">
              <w:rPr>
                <w:rFonts w:ascii="Calibri" w:hAnsi="Calibri" w:cs="Calibri"/>
                <w:b/>
                <w:w w:val="105"/>
                <w:sz w:val="19"/>
              </w:rPr>
              <w:t>GH 146</w:t>
            </w:r>
          </w:p>
        </w:tc>
      </w:tr>
      <w:tr w:rsidRPr="0056608B" w:rsidR="004104AD" w:rsidTr="004104AD" w14:paraId="38593B71" w14:textId="77777777">
        <w:trPr>
          <w:trHeight w:val="532" w:hRule="exact"/>
        </w:trPr>
        <w:tc>
          <w:tcPr>
            <w:tcW w:w="9071" w:type="dxa"/>
          </w:tcPr>
          <w:p w:rsidRPr="0056608B" w:rsidR="004104AD" w:rsidRDefault="004104AD" w14:paraId="00501707" w14:textId="70985DC1">
            <w:pPr>
              <w:pStyle w:val="TableParagraph"/>
              <w:spacing w:before="53"/>
              <w:rPr>
                <w:rFonts w:ascii="Calibri" w:hAnsi="Calibri" w:cs="Calibri"/>
                <w:sz w:val="19"/>
              </w:rPr>
            </w:pPr>
            <w:hyperlink w:history="1" r:id="rId132">
              <w:r w:rsidRPr="0056608B">
                <w:rPr>
                  <w:rStyle w:val="Hyperlink"/>
                  <w:rFonts w:ascii="Calibri" w:hAnsi="Calibri" w:cs="Calibri"/>
                  <w:b/>
                  <w:w w:val="105"/>
                  <w:sz w:val="19"/>
                  <w:u w:val="none"/>
                </w:rPr>
                <w:t>Project Rebound</w:t>
              </w:r>
            </w:hyperlink>
            <w:r w:rsidRPr="0056608B">
              <w:rPr>
                <w:rFonts w:ascii="Calibri" w:hAnsi="Calibri" w:cs="Calibri"/>
                <w:b/>
                <w:w w:val="105"/>
                <w:sz w:val="19"/>
              </w:rPr>
              <w:t xml:space="preserve"> </w:t>
            </w:r>
            <w:r w:rsidRPr="0056608B">
              <w:rPr>
                <w:rFonts w:ascii="Calibri" w:hAnsi="Calibri" w:cs="Calibri"/>
                <w:w w:val="105"/>
                <w:sz w:val="19"/>
              </w:rPr>
              <w:t>Assists formerly incarcerated students be successful at CSUF by connecting them with other supportive entities.</w:t>
            </w:r>
          </w:p>
        </w:tc>
        <w:tc>
          <w:tcPr>
            <w:tcW w:w="630" w:type="dxa"/>
          </w:tcPr>
          <w:p w:rsidRPr="0056608B" w:rsidR="004104AD" w:rsidRDefault="004104AD" w14:paraId="07928CBE" w14:textId="55059753">
            <w:pPr>
              <w:pStyle w:val="TableParagraph"/>
              <w:spacing w:before="53"/>
              <w:ind w:left="100"/>
              <w:rPr>
                <w:rFonts w:ascii="Calibri" w:hAnsi="Calibri" w:cs="Calibri"/>
                <w:b/>
                <w:sz w:val="19"/>
              </w:rPr>
            </w:pPr>
            <w:r w:rsidRPr="0056608B">
              <w:rPr>
                <w:rFonts w:ascii="Calibri" w:hAnsi="Calibri" w:cs="Calibri"/>
                <w:b/>
                <w:w w:val="105"/>
                <w:sz w:val="19"/>
              </w:rPr>
              <w:t>2714</w:t>
            </w:r>
          </w:p>
        </w:tc>
        <w:tc>
          <w:tcPr>
            <w:tcW w:w="1104" w:type="dxa"/>
          </w:tcPr>
          <w:p w:rsidRPr="0056608B" w:rsidR="004104AD" w:rsidRDefault="004104AD" w14:paraId="2FF5EF66" w14:textId="3F1CB5B0">
            <w:pPr>
              <w:pStyle w:val="TableParagraph"/>
              <w:spacing w:before="53"/>
              <w:ind w:left="100"/>
              <w:rPr>
                <w:rFonts w:ascii="Calibri" w:hAnsi="Calibri" w:cs="Calibri"/>
                <w:b/>
                <w:sz w:val="19"/>
              </w:rPr>
            </w:pPr>
            <w:r w:rsidRPr="0056608B">
              <w:rPr>
                <w:rFonts w:ascii="Calibri" w:hAnsi="Calibri" w:cs="Calibri"/>
                <w:b/>
                <w:w w:val="105"/>
                <w:sz w:val="19"/>
              </w:rPr>
              <w:t>PLN, PLS</w:t>
            </w:r>
          </w:p>
        </w:tc>
      </w:tr>
      <w:tr w:rsidRPr="0056608B" w:rsidR="004104AD" w:rsidTr="004104AD" w14:paraId="46D6F2D3" w14:textId="77777777">
        <w:trPr>
          <w:trHeight w:val="553" w:hRule="exact"/>
        </w:trPr>
        <w:tc>
          <w:tcPr>
            <w:tcW w:w="9071" w:type="dxa"/>
          </w:tcPr>
          <w:p w:rsidRPr="0056608B" w:rsidR="004104AD" w:rsidP="00A50A8C" w:rsidRDefault="004104AD" w14:paraId="55960507" w14:textId="7FB6D428">
            <w:pPr>
              <w:pStyle w:val="TableParagraph"/>
              <w:tabs>
                <w:tab w:val="left" w:pos="983"/>
              </w:tabs>
              <w:spacing w:line="252" w:lineRule="auto"/>
              <w:ind w:right="285"/>
              <w:rPr>
                <w:rFonts w:ascii="Calibri" w:hAnsi="Calibri" w:cs="Calibri"/>
                <w:sz w:val="19"/>
              </w:rPr>
            </w:pPr>
            <w:hyperlink w:history="1" r:id="rId133">
              <w:r w:rsidRPr="0056608B">
                <w:rPr>
                  <w:rStyle w:val="Hyperlink"/>
                  <w:rFonts w:ascii="Calibri" w:hAnsi="Calibri" w:cs="Calibri"/>
                  <w:b/>
                  <w:w w:val="105"/>
                  <w:sz w:val="19"/>
                  <w:u w:val="none"/>
                </w:rPr>
                <w:t>Student</w:t>
              </w:r>
              <w:r w:rsidRPr="0056608B">
                <w:rPr>
                  <w:rStyle w:val="Hyperlink"/>
                  <w:rFonts w:ascii="Calibri" w:hAnsi="Calibri" w:cs="Calibri"/>
                  <w:b/>
                  <w:spacing w:val="-2"/>
                  <w:w w:val="105"/>
                  <w:sz w:val="19"/>
                  <w:u w:val="none"/>
                </w:rPr>
                <w:t xml:space="preserve"> </w:t>
              </w:r>
              <w:r w:rsidRPr="0056608B">
                <w:rPr>
                  <w:rStyle w:val="Hyperlink"/>
                  <w:rFonts w:ascii="Calibri" w:hAnsi="Calibri" w:cs="Calibri"/>
                  <w:b/>
                  <w:w w:val="105"/>
                  <w:sz w:val="19"/>
                  <w:u w:val="none"/>
                </w:rPr>
                <w:t>Health</w:t>
              </w:r>
              <w:r w:rsidRPr="0056608B">
                <w:rPr>
                  <w:rStyle w:val="Hyperlink"/>
                  <w:rFonts w:ascii="Calibri" w:hAnsi="Calibri" w:cs="Calibri"/>
                  <w:b/>
                  <w:spacing w:val="-1"/>
                  <w:w w:val="105"/>
                  <w:sz w:val="19"/>
                  <w:u w:val="none"/>
                </w:rPr>
                <w:t xml:space="preserve"> </w:t>
              </w:r>
              <w:r w:rsidRPr="0056608B">
                <w:rPr>
                  <w:rStyle w:val="Hyperlink"/>
                  <w:rFonts w:ascii="Calibri" w:hAnsi="Calibri" w:cs="Calibri"/>
                  <w:b/>
                  <w:w w:val="105"/>
                  <w:sz w:val="19"/>
                  <w:u w:val="none"/>
                </w:rPr>
                <w:t>Center</w:t>
              </w:r>
            </w:hyperlink>
            <w:r w:rsidRPr="0056608B">
              <w:rPr>
                <w:rFonts w:ascii="Calibri" w:hAnsi="Calibri" w:cs="Calibri"/>
                <w:b/>
                <w:w w:val="105"/>
                <w:sz w:val="19"/>
              </w:rPr>
              <w:t xml:space="preserve"> </w:t>
            </w:r>
            <w:r w:rsidRPr="0056608B">
              <w:rPr>
                <w:rFonts w:ascii="Calibri" w:hAnsi="Calibri" w:cs="Calibri"/>
                <w:w w:val="105"/>
                <w:sz w:val="19"/>
              </w:rPr>
              <w:t>Provides medical care for illness and injury, family</w:t>
            </w:r>
            <w:r w:rsidRPr="0056608B">
              <w:rPr>
                <w:rFonts w:ascii="Calibri" w:hAnsi="Calibri" w:cs="Calibri"/>
                <w:spacing w:val="-19"/>
                <w:w w:val="105"/>
                <w:sz w:val="19"/>
              </w:rPr>
              <w:t xml:space="preserve"> </w:t>
            </w:r>
            <w:r w:rsidRPr="0056608B">
              <w:rPr>
                <w:rFonts w:ascii="Calibri" w:hAnsi="Calibri" w:cs="Calibri"/>
                <w:w w:val="105"/>
                <w:sz w:val="19"/>
              </w:rPr>
              <w:t>planning,</w:t>
            </w:r>
            <w:r w:rsidRPr="0056608B">
              <w:rPr>
                <w:rFonts w:ascii="Calibri" w:hAnsi="Calibri" w:cs="Calibri"/>
                <w:spacing w:val="-3"/>
                <w:w w:val="105"/>
                <w:sz w:val="19"/>
              </w:rPr>
              <w:t xml:space="preserve"> </w:t>
            </w:r>
            <w:r w:rsidRPr="0056608B">
              <w:rPr>
                <w:rFonts w:ascii="Calibri" w:hAnsi="Calibri" w:cs="Calibri"/>
                <w:w w:val="105"/>
                <w:sz w:val="19"/>
              </w:rPr>
              <w:t>health</w:t>
            </w:r>
            <w:r w:rsidRPr="0056608B">
              <w:rPr>
                <w:rFonts w:ascii="Calibri" w:hAnsi="Calibri" w:cs="Calibri"/>
                <w:w w:val="103"/>
                <w:sz w:val="19"/>
              </w:rPr>
              <w:t xml:space="preserve"> </w:t>
            </w:r>
            <w:r w:rsidRPr="0056608B">
              <w:rPr>
                <w:rFonts w:ascii="Calibri" w:hAnsi="Calibri" w:cs="Calibri"/>
                <w:w w:val="105"/>
                <w:sz w:val="19"/>
              </w:rPr>
              <w:t>education, and immunization</w:t>
            </w:r>
            <w:r w:rsidRPr="0056608B">
              <w:rPr>
                <w:rFonts w:ascii="Calibri" w:hAnsi="Calibri" w:cs="Calibri"/>
                <w:spacing w:val="-11"/>
                <w:w w:val="105"/>
                <w:sz w:val="19"/>
              </w:rPr>
              <w:t xml:space="preserve"> </w:t>
            </w:r>
            <w:r w:rsidRPr="0056608B">
              <w:rPr>
                <w:rFonts w:ascii="Calibri" w:hAnsi="Calibri" w:cs="Calibri"/>
                <w:w w:val="105"/>
                <w:sz w:val="19"/>
              </w:rPr>
              <w:t>programs.</w:t>
            </w:r>
          </w:p>
        </w:tc>
        <w:tc>
          <w:tcPr>
            <w:tcW w:w="630" w:type="dxa"/>
          </w:tcPr>
          <w:p w:rsidRPr="0056608B" w:rsidR="004104AD" w:rsidRDefault="004104AD" w14:paraId="5785698D" w14:textId="2AC841F8">
            <w:pPr>
              <w:pStyle w:val="TableParagraph"/>
              <w:spacing w:before="53"/>
              <w:ind w:left="100"/>
              <w:rPr>
                <w:rFonts w:ascii="Calibri" w:hAnsi="Calibri" w:cs="Calibri"/>
                <w:b/>
                <w:sz w:val="19"/>
              </w:rPr>
            </w:pPr>
            <w:r w:rsidRPr="0056608B">
              <w:rPr>
                <w:rFonts w:ascii="Calibri" w:hAnsi="Calibri" w:cs="Calibri"/>
                <w:b/>
                <w:w w:val="105"/>
                <w:sz w:val="19"/>
              </w:rPr>
              <w:t>7859</w:t>
            </w:r>
          </w:p>
        </w:tc>
        <w:tc>
          <w:tcPr>
            <w:tcW w:w="1104" w:type="dxa"/>
          </w:tcPr>
          <w:p w:rsidRPr="0056608B" w:rsidR="004104AD" w:rsidRDefault="004104AD" w14:paraId="720474EC" w14:textId="52E3F216">
            <w:pPr>
              <w:pStyle w:val="TableParagraph"/>
              <w:spacing w:before="53" w:line="321" w:lineRule="auto"/>
              <w:ind w:left="100" w:right="365"/>
              <w:rPr>
                <w:rFonts w:ascii="Calibri" w:hAnsi="Calibri" w:cs="Calibri"/>
                <w:b/>
                <w:sz w:val="19"/>
              </w:rPr>
            </w:pPr>
            <w:r w:rsidRPr="0056608B">
              <w:rPr>
                <w:rFonts w:ascii="Calibri" w:hAnsi="Calibri" w:cs="Calibri"/>
                <w:b/>
                <w:w w:val="105"/>
                <w:sz w:val="19"/>
              </w:rPr>
              <w:t>LH-530</w:t>
            </w:r>
          </w:p>
        </w:tc>
      </w:tr>
      <w:tr w:rsidRPr="0056608B" w:rsidR="004104AD" w:rsidTr="004104AD" w14:paraId="6A09C889" w14:textId="77777777">
        <w:trPr>
          <w:trHeight w:val="361" w:hRule="exact"/>
        </w:trPr>
        <w:tc>
          <w:tcPr>
            <w:tcW w:w="9071" w:type="dxa"/>
          </w:tcPr>
          <w:p w:rsidRPr="0056608B" w:rsidR="004104AD" w:rsidP="004A0280" w:rsidRDefault="004104AD" w14:paraId="79B6A0E8" w14:textId="2F6AECC1">
            <w:pPr>
              <w:pStyle w:val="TableParagraph"/>
              <w:tabs>
                <w:tab w:val="left" w:pos="1965"/>
              </w:tabs>
              <w:spacing w:line="252" w:lineRule="auto"/>
              <w:ind w:right="180"/>
              <w:rPr>
                <w:rFonts w:ascii="Calibri" w:hAnsi="Calibri" w:cs="Calibri"/>
                <w:b/>
                <w:w w:val="105"/>
                <w:sz w:val="19"/>
              </w:rPr>
            </w:pPr>
            <w:hyperlink w:history="1" r:id="rId134">
              <w:r w:rsidRPr="0056608B">
                <w:rPr>
                  <w:rStyle w:val="Hyperlink"/>
                  <w:rFonts w:ascii="Calibri" w:hAnsi="Calibri" w:cs="Calibri"/>
                  <w:b/>
                  <w:w w:val="105"/>
                  <w:sz w:val="19"/>
                  <w:u w:val="none"/>
                </w:rPr>
                <w:t>Student Technology Services</w:t>
              </w:r>
            </w:hyperlink>
            <w:r w:rsidRPr="0056608B">
              <w:rPr>
                <w:rFonts w:ascii="Calibri" w:hAnsi="Calibri" w:cs="Calibri"/>
                <w:b/>
                <w:w w:val="105"/>
                <w:sz w:val="19"/>
              </w:rPr>
              <w:t xml:space="preserve"> </w:t>
            </w:r>
            <w:r w:rsidRPr="0056608B">
              <w:rPr>
                <w:rFonts w:ascii="Calibri" w:hAnsi="Calibri" w:cs="Calibri"/>
                <w:w w:val="105"/>
                <w:sz w:val="19"/>
              </w:rPr>
              <w:t>All things IT related, including software and loaner equipment.</w:t>
            </w:r>
          </w:p>
        </w:tc>
        <w:tc>
          <w:tcPr>
            <w:tcW w:w="630" w:type="dxa"/>
          </w:tcPr>
          <w:p w:rsidRPr="0056608B" w:rsidR="004104AD" w:rsidRDefault="004104AD" w14:paraId="6B11A569" w14:textId="355D48B2">
            <w:pPr>
              <w:pStyle w:val="TableParagraph"/>
              <w:spacing w:before="53"/>
              <w:ind w:left="100"/>
              <w:rPr>
                <w:rFonts w:ascii="Calibri" w:hAnsi="Calibri" w:cs="Calibri"/>
                <w:b/>
                <w:w w:val="105"/>
                <w:sz w:val="19"/>
              </w:rPr>
            </w:pPr>
            <w:r w:rsidRPr="0056608B">
              <w:rPr>
                <w:rFonts w:ascii="Calibri" w:hAnsi="Calibri" w:cs="Calibri"/>
                <w:b/>
                <w:w w:val="105"/>
                <w:sz w:val="19"/>
              </w:rPr>
              <w:t>2800</w:t>
            </w:r>
          </w:p>
        </w:tc>
        <w:tc>
          <w:tcPr>
            <w:tcW w:w="1104" w:type="dxa"/>
          </w:tcPr>
          <w:p w:rsidRPr="0056608B" w:rsidR="004104AD" w:rsidRDefault="004104AD" w14:paraId="545846BC" w14:textId="54018E4F">
            <w:pPr>
              <w:pStyle w:val="TableParagraph"/>
              <w:spacing w:before="53"/>
              <w:ind w:left="100"/>
              <w:rPr>
                <w:rFonts w:ascii="Calibri" w:hAnsi="Calibri" w:cs="Calibri"/>
                <w:b/>
                <w:w w:val="105"/>
                <w:sz w:val="19"/>
              </w:rPr>
            </w:pPr>
            <w:r w:rsidRPr="0056608B">
              <w:rPr>
                <w:rFonts w:ascii="Calibri" w:hAnsi="Calibri" w:cs="Calibri"/>
                <w:b/>
                <w:w w:val="105"/>
                <w:sz w:val="19"/>
              </w:rPr>
              <w:t>SHCC</w:t>
            </w:r>
          </w:p>
        </w:tc>
      </w:tr>
      <w:tr w:rsidRPr="0056608B" w:rsidR="004104AD" w:rsidTr="004104AD" w14:paraId="0519520F" w14:textId="77777777">
        <w:trPr>
          <w:trHeight w:val="352" w:hRule="exact"/>
        </w:trPr>
        <w:tc>
          <w:tcPr>
            <w:tcW w:w="9071" w:type="dxa"/>
          </w:tcPr>
          <w:p w:rsidRPr="0056608B" w:rsidR="004104AD" w:rsidRDefault="004104AD" w14:paraId="5155E279" w14:textId="682AC915">
            <w:pPr>
              <w:pStyle w:val="TableParagraph"/>
              <w:tabs>
                <w:tab w:val="left" w:pos="2287"/>
              </w:tabs>
              <w:spacing w:line="252" w:lineRule="auto"/>
              <w:ind w:right="818"/>
              <w:rPr>
                <w:rFonts w:ascii="Calibri" w:hAnsi="Calibri" w:cs="Calibri"/>
                <w:sz w:val="19"/>
              </w:rPr>
            </w:pPr>
            <w:hyperlink w:history="1" r:id="rId135">
              <w:r w:rsidRPr="0056608B">
                <w:rPr>
                  <w:rStyle w:val="Hyperlink"/>
                  <w:rFonts w:ascii="Calibri" w:hAnsi="Calibri" w:cs="Calibri"/>
                  <w:b/>
                  <w:w w:val="105"/>
                  <w:sz w:val="19"/>
                  <w:u w:val="none"/>
                </w:rPr>
                <w:t>Testing Center</w:t>
              </w:r>
            </w:hyperlink>
            <w:r w:rsidRPr="0056608B">
              <w:rPr>
                <w:rFonts w:ascii="Calibri" w:hAnsi="Calibri" w:cs="Calibri"/>
                <w:b/>
                <w:w w:val="105"/>
                <w:sz w:val="19"/>
              </w:rPr>
              <w:t xml:space="preserve"> </w:t>
            </w:r>
            <w:r w:rsidRPr="0056608B">
              <w:rPr>
                <w:rFonts w:ascii="Calibri" w:hAnsi="Calibri" w:cs="Calibri"/>
                <w:w w:val="105"/>
                <w:sz w:val="19"/>
              </w:rPr>
              <w:t>University testing services, including EWP, ELM, GRE, EPT, TOEFL, &amp;</w:t>
            </w:r>
            <w:r w:rsidRPr="0056608B">
              <w:rPr>
                <w:rFonts w:ascii="Calibri" w:hAnsi="Calibri" w:cs="Calibri"/>
                <w:spacing w:val="-15"/>
                <w:w w:val="105"/>
                <w:sz w:val="19"/>
              </w:rPr>
              <w:t xml:space="preserve"> </w:t>
            </w:r>
            <w:r w:rsidRPr="0056608B">
              <w:rPr>
                <w:rFonts w:ascii="Calibri" w:hAnsi="Calibri" w:cs="Calibri"/>
                <w:w w:val="105"/>
                <w:sz w:val="19"/>
              </w:rPr>
              <w:t>CBEST.</w:t>
            </w:r>
          </w:p>
        </w:tc>
        <w:tc>
          <w:tcPr>
            <w:tcW w:w="630" w:type="dxa"/>
          </w:tcPr>
          <w:p w:rsidRPr="0056608B" w:rsidR="004104AD" w:rsidRDefault="004104AD" w14:paraId="6D7EA339" w14:textId="38F4FE24">
            <w:pPr>
              <w:pStyle w:val="TableParagraph"/>
              <w:spacing w:before="53"/>
              <w:ind w:left="100"/>
              <w:rPr>
                <w:rFonts w:ascii="Calibri" w:hAnsi="Calibri" w:cs="Calibri"/>
                <w:b/>
                <w:sz w:val="19"/>
              </w:rPr>
            </w:pPr>
            <w:r w:rsidRPr="0056608B">
              <w:rPr>
                <w:rFonts w:ascii="Calibri" w:hAnsi="Calibri" w:cs="Calibri"/>
                <w:b/>
                <w:w w:val="105"/>
                <w:sz w:val="19"/>
              </w:rPr>
              <w:t>8203</w:t>
            </w:r>
          </w:p>
        </w:tc>
        <w:tc>
          <w:tcPr>
            <w:tcW w:w="1104" w:type="dxa"/>
          </w:tcPr>
          <w:p w:rsidRPr="0056608B" w:rsidR="004104AD" w:rsidRDefault="004104AD" w14:paraId="65D90BE0" w14:textId="3D569A88">
            <w:pPr>
              <w:pStyle w:val="TableParagraph"/>
              <w:spacing w:before="53"/>
              <w:ind w:left="100"/>
              <w:rPr>
                <w:rFonts w:ascii="Calibri" w:hAnsi="Calibri" w:cs="Calibri"/>
                <w:b/>
                <w:sz w:val="19"/>
              </w:rPr>
            </w:pPr>
            <w:r w:rsidRPr="0056608B">
              <w:rPr>
                <w:rFonts w:ascii="Calibri" w:hAnsi="Calibri" w:cs="Calibri"/>
                <w:b/>
                <w:w w:val="105"/>
                <w:sz w:val="19"/>
              </w:rPr>
              <w:t>PLN-1</w:t>
            </w:r>
            <w:r w:rsidRPr="0056608B">
              <w:rPr>
                <w:rFonts w:ascii="Calibri" w:hAnsi="Calibri" w:cs="Calibri"/>
                <w:b/>
                <w:w w:val="105"/>
                <w:sz w:val="19"/>
                <w:vertAlign w:val="superscript"/>
              </w:rPr>
              <w:t>st</w:t>
            </w:r>
            <w:r w:rsidRPr="0056608B">
              <w:rPr>
                <w:rFonts w:ascii="Calibri" w:hAnsi="Calibri" w:cs="Calibri"/>
                <w:b/>
                <w:w w:val="105"/>
                <w:sz w:val="19"/>
              </w:rPr>
              <w:t xml:space="preserve"> Flr</w:t>
            </w:r>
          </w:p>
        </w:tc>
      </w:tr>
      <w:tr w:rsidRPr="0056608B" w:rsidR="004104AD" w:rsidTr="004104AD" w14:paraId="670B211B" w14:textId="77777777">
        <w:trPr>
          <w:trHeight w:val="355" w:hRule="exact"/>
        </w:trPr>
        <w:tc>
          <w:tcPr>
            <w:tcW w:w="9071" w:type="dxa"/>
          </w:tcPr>
          <w:p w:rsidRPr="0056608B" w:rsidR="004104AD" w:rsidP="006E1947" w:rsidRDefault="004104AD" w14:paraId="1D9F412C" w14:textId="609EFDF5">
            <w:pPr>
              <w:pStyle w:val="TableParagraph"/>
              <w:tabs>
                <w:tab w:val="left" w:pos="1577"/>
              </w:tabs>
              <w:spacing w:before="53"/>
              <w:rPr>
                <w:rFonts w:ascii="Calibri" w:hAnsi="Calibri" w:cs="Calibri"/>
                <w:w w:val="105"/>
                <w:sz w:val="19"/>
              </w:rPr>
            </w:pPr>
            <w:hyperlink w:history="1" r:id="rId136">
              <w:r w:rsidRPr="0056608B">
                <w:rPr>
                  <w:rStyle w:val="Hyperlink"/>
                  <w:rFonts w:ascii="Calibri" w:hAnsi="Calibri" w:cs="Calibri"/>
                  <w:b/>
                  <w:w w:val="105"/>
                  <w:sz w:val="19"/>
                  <w:u w:val="none"/>
                </w:rPr>
                <w:t xml:space="preserve">Transfer Resource Center  </w:t>
              </w:r>
            </w:hyperlink>
            <w:r w:rsidRPr="0056608B">
              <w:rPr>
                <w:rFonts w:ascii="Calibri" w:hAnsi="Calibri" w:cs="Calibri"/>
                <w:b/>
                <w:w w:val="105"/>
                <w:sz w:val="19"/>
              </w:rPr>
              <w:t xml:space="preserve"> </w:t>
            </w:r>
            <w:r w:rsidRPr="0056608B">
              <w:rPr>
                <w:rFonts w:ascii="Calibri" w:hAnsi="Calibri" w:cs="Calibri"/>
                <w:w w:val="105"/>
                <w:sz w:val="19"/>
              </w:rPr>
              <w:t>Peer mentors and study area for recent Transfer students.</w:t>
            </w:r>
          </w:p>
        </w:tc>
        <w:tc>
          <w:tcPr>
            <w:tcW w:w="630" w:type="dxa"/>
          </w:tcPr>
          <w:p w:rsidRPr="0056608B" w:rsidR="004104AD" w:rsidRDefault="004104AD" w14:paraId="60C07E6A" w14:textId="5B67FFE5">
            <w:pPr>
              <w:pStyle w:val="TableParagraph"/>
              <w:spacing w:before="53"/>
              <w:ind w:left="100"/>
              <w:rPr>
                <w:rFonts w:ascii="Calibri" w:hAnsi="Calibri" w:cs="Calibri"/>
                <w:b/>
                <w:w w:val="105"/>
                <w:sz w:val="19"/>
              </w:rPr>
            </w:pPr>
            <w:r w:rsidRPr="0056608B">
              <w:rPr>
                <w:rFonts w:ascii="Calibri" w:hAnsi="Calibri" w:cs="Calibri"/>
                <w:b/>
                <w:w w:val="105"/>
                <w:sz w:val="19"/>
              </w:rPr>
              <w:t>2738</w:t>
            </w:r>
          </w:p>
        </w:tc>
        <w:tc>
          <w:tcPr>
            <w:tcW w:w="1104" w:type="dxa"/>
          </w:tcPr>
          <w:p w:rsidRPr="0056608B" w:rsidR="004104AD" w:rsidRDefault="004104AD" w14:paraId="5E405140" w14:textId="48C79737">
            <w:pPr>
              <w:pStyle w:val="TableParagraph"/>
              <w:spacing w:before="53"/>
              <w:ind w:left="100"/>
              <w:rPr>
                <w:rFonts w:ascii="Calibri" w:hAnsi="Calibri" w:cs="Calibri"/>
                <w:b/>
                <w:w w:val="105"/>
                <w:sz w:val="19"/>
              </w:rPr>
            </w:pPr>
            <w:r w:rsidRPr="0056608B">
              <w:rPr>
                <w:rFonts w:ascii="Calibri" w:hAnsi="Calibri" w:cs="Calibri"/>
                <w:b/>
                <w:w w:val="105"/>
                <w:sz w:val="19"/>
              </w:rPr>
              <w:t>GH 229</w:t>
            </w:r>
          </w:p>
        </w:tc>
      </w:tr>
      <w:tr w:rsidRPr="0056608B" w:rsidR="004104AD" w:rsidTr="004104AD" w14:paraId="325B1675" w14:textId="77777777">
        <w:trPr>
          <w:trHeight w:val="302" w:hRule="exact"/>
        </w:trPr>
        <w:tc>
          <w:tcPr>
            <w:tcW w:w="9071" w:type="dxa"/>
          </w:tcPr>
          <w:p w:rsidRPr="0056608B" w:rsidR="004104AD" w:rsidRDefault="004104AD" w14:paraId="5E9E9C89" w14:textId="53E9EE3E">
            <w:pPr>
              <w:pStyle w:val="TableParagraph"/>
              <w:tabs>
                <w:tab w:val="left" w:pos="1577"/>
              </w:tabs>
              <w:spacing w:before="53"/>
              <w:rPr>
                <w:rFonts w:ascii="Calibri" w:hAnsi="Calibri" w:cs="Calibri"/>
                <w:sz w:val="19"/>
              </w:rPr>
            </w:pPr>
            <w:hyperlink w:history="1" r:id="rId137">
              <w:r w:rsidRPr="0056608B">
                <w:rPr>
                  <w:rStyle w:val="Hyperlink"/>
                  <w:rFonts w:ascii="Calibri" w:hAnsi="Calibri" w:cs="Calibri"/>
                  <w:b/>
                  <w:w w:val="105"/>
                  <w:sz w:val="19"/>
                  <w:u w:val="none"/>
                </w:rPr>
                <w:t>Tuffy’s Basic Needs</w:t>
              </w:r>
            </w:hyperlink>
            <w:r w:rsidRPr="0056608B">
              <w:rPr>
                <w:rFonts w:ascii="Calibri" w:hAnsi="Calibri" w:cs="Calibri"/>
                <w:b/>
                <w:w w:val="105"/>
                <w:sz w:val="19"/>
              </w:rPr>
              <w:t xml:space="preserve"> </w:t>
            </w:r>
            <w:r w:rsidRPr="0056608B">
              <w:rPr>
                <w:rFonts w:ascii="Calibri" w:hAnsi="Calibri" w:cs="Calibri"/>
                <w:w w:val="105"/>
                <w:sz w:val="19"/>
              </w:rPr>
              <w:t>Serves students who are experiencing unforeseen hardship, emergency, crisis, or catastrophic life event.  Provides food, clothing, toiletries, emergency money, shelter…</w:t>
            </w:r>
          </w:p>
        </w:tc>
        <w:tc>
          <w:tcPr>
            <w:tcW w:w="630" w:type="dxa"/>
          </w:tcPr>
          <w:p w:rsidRPr="0056608B" w:rsidR="004104AD" w:rsidP="001D3A00" w:rsidRDefault="004104AD" w14:paraId="6DA4208C" w14:textId="34CB5DFB">
            <w:pPr>
              <w:pStyle w:val="TableParagraph"/>
              <w:spacing w:before="53"/>
              <w:ind w:left="100"/>
              <w:rPr>
                <w:rFonts w:ascii="Calibri" w:hAnsi="Calibri" w:cs="Calibri"/>
                <w:b/>
                <w:sz w:val="19"/>
              </w:rPr>
            </w:pPr>
            <w:r w:rsidRPr="0056608B">
              <w:rPr>
                <w:rFonts w:ascii="Calibri" w:hAnsi="Calibri" w:cs="Calibri"/>
                <w:b/>
                <w:w w:val="105"/>
                <w:sz w:val="19"/>
              </w:rPr>
              <w:t>8398</w:t>
            </w:r>
          </w:p>
        </w:tc>
        <w:tc>
          <w:tcPr>
            <w:tcW w:w="1104" w:type="dxa"/>
          </w:tcPr>
          <w:p w:rsidRPr="0056608B" w:rsidR="004104AD" w:rsidRDefault="004104AD" w14:paraId="2330ADE5" w14:textId="713D1C0F">
            <w:pPr>
              <w:pStyle w:val="TableParagraph"/>
              <w:spacing w:before="53"/>
              <w:ind w:left="100"/>
              <w:rPr>
                <w:rFonts w:ascii="Calibri" w:hAnsi="Calibri" w:cs="Calibri"/>
                <w:b/>
                <w:sz w:val="19"/>
              </w:rPr>
            </w:pPr>
            <w:r w:rsidRPr="0056608B">
              <w:rPr>
                <w:rFonts w:ascii="Calibri" w:hAnsi="Calibri" w:cs="Calibri"/>
                <w:b/>
                <w:w w:val="105"/>
                <w:sz w:val="19"/>
              </w:rPr>
              <w:t>MH 525</w:t>
            </w:r>
          </w:p>
        </w:tc>
      </w:tr>
      <w:tr w:rsidRPr="0056608B" w:rsidR="004104AD" w:rsidTr="004104AD" w14:paraId="6905B200" w14:textId="77777777">
        <w:trPr>
          <w:trHeight w:val="302" w:hRule="exact"/>
        </w:trPr>
        <w:tc>
          <w:tcPr>
            <w:tcW w:w="9071" w:type="dxa"/>
          </w:tcPr>
          <w:p w:rsidRPr="0056608B" w:rsidR="004104AD" w:rsidRDefault="004104AD" w14:paraId="2CF62F71" w14:textId="68242DD2">
            <w:pPr>
              <w:pStyle w:val="TableParagraph"/>
              <w:spacing w:before="38"/>
              <w:rPr>
                <w:rFonts w:ascii="Calibri" w:hAnsi="Calibri" w:cs="Calibri"/>
                <w:sz w:val="19"/>
              </w:rPr>
            </w:pPr>
            <w:hyperlink w:history="1" r:id="rId138">
              <w:r w:rsidRPr="0056608B">
                <w:rPr>
                  <w:rStyle w:val="Hyperlink"/>
                  <w:rFonts w:ascii="Calibri" w:hAnsi="Calibri" w:cs="Calibri"/>
                  <w:b/>
                  <w:w w:val="105"/>
                  <w:sz w:val="19"/>
                  <w:u w:val="none"/>
                </w:rPr>
                <w:t>Tutoring</w:t>
              </w:r>
            </w:hyperlink>
            <w:r w:rsidRPr="0056608B">
              <w:rPr>
                <w:rFonts w:ascii="Calibri" w:hAnsi="Calibri" w:cs="Calibri"/>
                <w:b/>
                <w:w w:val="105"/>
                <w:sz w:val="19"/>
              </w:rPr>
              <w:t xml:space="preserve"> </w:t>
            </w:r>
            <w:r w:rsidRPr="0056608B">
              <w:rPr>
                <w:rFonts w:ascii="Calibri" w:hAnsi="Calibri" w:cs="Calibri"/>
                <w:w w:val="105"/>
                <w:sz w:val="19"/>
              </w:rPr>
              <w:t>Opportunity Center (OCSAMS) provides tutoring, computers, and photocopy</w:t>
            </w:r>
            <w:r w:rsidRPr="0056608B">
              <w:rPr>
                <w:rFonts w:ascii="Calibri" w:hAnsi="Calibri" w:cs="Calibri"/>
                <w:spacing w:val="-20"/>
                <w:w w:val="105"/>
                <w:sz w:val="19"/>
              </w:rPr>
              <w:t xml:space="preserve"> </w:t>
            </w:r>
            <w:r w:rsidRPr="0056608B">
              <w:rPr>
                <w:rFonts w:ascii="Calibri" w:hAnsi="Calibri" w:cs="Calibri"/>
                <w:w w:val="105"/>
                <w:sz w:val="19"/>
              </w:rPr>
              <w:t>machine.</w:t>
            </w:r>
          </w:p>
        </w:tc>
        <w:tc>
          <w:tcPr>
            <w:tcW w:w="630" w:type="dxa"/>
          </w:tcPr>
          <w:p w:rsidRPr="0056608B" w:rsidR="004104AD" w:rsidRDefault="004104AD" w14:paraId="093B3BB0" w14:textId="7969DEA5">
            <w:pPr>
              <w:pStyle w:val="TableParagraph"/>
              <w:spacing w:before="53"/>
              <w:ind w:left="100"/>
              <w:rPr>
                <w:rFonts w:ascii="Calibri" w:hAnsi="Calibri" w:cs="Calibri"/>
                <w:b/>
                <w:sz w:val="19"/>
              </w:rPr>
            </w:pPr>
            <w:r w:rsidRPr="0056608B">
              <w:rPr>
                <w:rFonts w:ascii="Calibri" w:hAnsi="Calibri" w:cs="Calibri"/>
                <w:b/>
                <w:w w:val="105"/>
                <w:sz w:val="19"/>
              </w:rPr>
              <w:t>3583</w:t>
            </w:r>
          </w:p>
        </w:tc>
        <w:tc>
          <w:tcPr>
            <w:tcW w:w="1104" w:type="dxa"/>
          </w:tcPr>
          <w:p w:rsidRPr="0056608B" w:rsidR="004104AD" w:rsidRDefault="004104AD" w14:paraId="1F637040" w14:textId="2DA7FCCD">
            <w:pPr>
              <w:pStyle w:val="TableParagraph"/>
              <w:spacing w:before="53"/>
              <w:ind w:left="100"/>
              <w:rPr>
                <w:rFonts w:ascii="Calibri" w:hAnsi="Calibri" w:cs="Calibri"/>
                <w:b/>
                <w:sz w:val="19"/>
              </w:rPr>
            </w:pPr>
            <w:r w:rsidRPr="0056608B">
              <w:rPr>
                <w:rFonts w:ascii="Calibri" w:hAnsi="Calibri" w:cs="Calibri"/>
                <w:b/>
                <w:w w:val="105"/>
                <w:sz w:val="19"/>
              </w:rPr>
              <w:t>MH-143</w:t>
            </w:r>
          </w:p>
        </w:tc>
      </w:tr>
      <w:tr w:rsidRPr="0056608B" w:rsidR="004104AD" w:rsidTr="004104AD" w14:paraId="0D6F7C3B" w14:textId="77777777">
        <w:trPr>
          <w:trHeight w:val="553" w:hRule="exact"/>
        </w:trPr>
        <w:tc>
          <w:tcPr>
            <w:tcW w:w="9071" w:type="dxa"/>
          </w:tcPr>
          <w:p w:rsidRPr="0056608B" w:rsidR="004104AD" w:rsidRDefault="004104AD" w14:paraId="452EEC60" w14:textId="1F28126D">
            <w:pPr>
              <w:pStyle w:val="TableParagraph"/>
              <w:tabs>
                <w:tab w:val="left" w:pos="1172"/>
              </w:tabs>
              <w:spacing w:before="34"/>
              <w:rPr>
                <w:rFonts w:ascii="Calibri" w:hAnsi="Calibri" w:cs="Calibri"/>
                <w:b/>
                <w:w w:val="105"/>
                <w:sz w:val="19"/>
              </w:rPr>
            </w:pPr>
            <w:hyperlink w:history="1" r:id="rId139">
              <w:r w:rsidRPr="0056608B">
                <w:rPr>
                  <w:rStyle w:val="Hyperlink"/>
                  <w:rFonts w:ascii="Calibri" w:hAnsi="Calibri" w:cs="Calibri"/>
                  <w:b/>
                  <w:w w:val="105"/>
                  <w:sz w:val="19"/>
                  <w:u w:val="none"/>
                </w:rPr>
                <w:t>University</w:t>
              </w:r>
              <w:r w:rsidRPr="0056608B">
                <w:rPr>
                  <w:rStyle w:val="Hyperlink"/>
                  <w:rFonts w:ascii="Calibri" w:hAnsi="Calibri" w:cs="Calibri"/>
                  <w:b/>
                  <w:spacing w:val="-1"/>
                  <w:w w:val="105"/>
                  <w:sz w:val="19"/>
                  <w:u w:val="none"/>
                </w:rPr>
                <w:t xml:space="preserve"> </w:t>
              </w:r>
              <w:r w:rsidRPr="0056608B">
                <w:rPr>
                  <w:rStyle w:val="Hyperlink"/>
                  <w:rFonts w:ascii="Calibri" w:hAnsi="Calibri" w:cs="Calibri"/>
                  <w:b/>
                  <w:w w:val="105"/>
                  <w:sz w:val="19"/>
                  <w:u w:val="none"/>
                </w:rPr>
                <w:t>Learning</w:t>
              </w:r>
              <w:r w:rsidRPr="0056608B">
                <w:rPr>
                  <w:rStyle w:val="Hyperlink"/>
                  <w:rFonts w:ascii="Calibri" w:hAnsi="Calibri" w:cs="Calibri"/>
                  <w:b/>
                  <w:spacing w:val="-1"/>
                  <w:w w:val="105"/>
                  <w:sz w:val="19"/>
                  <w:u w:val="none"/>
                </w:rPr>
                <w:t xml:space="preserve"> </w:t>
              </w:r>
              <w:r w:rsidRPr="0056608B">
                <w:rPr>
                  <w:rStyle w:val="Hyperlink"/>
                  <w:rFonts w:ascii="Calibri" w:hAnsi="Calibri" w:cs="Calibri"/>
                  <w:b/>
                  <w:w w:val="105"/>
                  <w:sz w:val="19"/>
                  <w:u w:val="none"/>
                </w:rPr>
                <w:t>Center</w:t>
              </w:r>
            </w:hyperlink>
            <w:r w:rsidRPr="0056608B">
              <w:rPr>
                <w:rFonts w:ascii="Calibri" w:hAnsi="Calibri" w:cs="Calibri"/>
                <w:b/>
                <w:w w:val="105"/>
                <w:sz w:val="19"/>
              </w:rPr>
              <w:t xml:space="preserve"> </w:t>
            </w:r>
            <w:r w:rsidRPr="0056608B">
              <w:rPr>
                <w:rFonts w:ascii="Calibri" w:hAnsi="Calibri" w:cs="Calibri"/>
                <w:w w:val="105"/>
                <w:sz w:val="19"/>
              </w:rPr>
              <w:t>Offers academic support and tools to assist students in</w:t>
            </w:r>
            <w:r w:rsidRPr="0056608B">
              <w:rPr>
                <w:rFonts w:ascii="Calibri" w:hAnsi="Calibri" w:cs="Calibri"/>
                <w:spacing w:val="-16"/>
                <w:w w:val="105"/>
                <w:sz w:val="19"/>
              </w:rPr>
              <w:t xml:space="preserve"> </w:t>
            </w:r>
            <w:r w:rsidRPr="0056608B">
              <w:rPr>
                <w:rFonts w:ascii="Calibri" w:hAnsi="Calibri" w:cs="Calibri"/>
                <w:w w:val="105"/>
                <w:sz w:val="19"/>
              </w:rPr>
              <w:t>mastering</w:t>
            </w:r>
            <w:r w:rsidRPr="0056608B">
              <w:rPr>
                <w:rFonts w:ascii="Calibri" w:hAnsi="Calibri" w:cs="Calibri"/>
                <w:spacing w:val="-2"/>
                <w:w w:val="105"/>
                <w:sz w:val="19"/>
              </w:rPr>
              <w:t xml:space="preserve"> </w:t>
            </w:r>
            <w:r w:rsidRPr="0056608B">
              <w:rPr>
                <w:rFonts w:ascii="Calibri" w:hAnsi="Calibri" w:cs="Calibri"/>
                <w:w w:val="105"/>
                <w:sz w:val="19"/>
              </w:rPr>
              <w:t>test</w:t>
            </w:r>
            <w:r w:rsidRPr="0056608B">
              <w:rPr>
                <w:rFonts w:ascii="Calibri" w:hAnsi="Calibri" w:cs="Calibri"/>
                <w:w w:val="103"/>
                <w:sz w:val="19"/>
              </w:rPr>
              <w:t xml:space="preserve"> </w:t>
            </w:r>
            <w:r w:rsidRPr="0056608B">
              <w:rPr>
                <w:rFonts w:ascii="Calibri" w:hAnsi="Calibri" w:cs="Calibri"/>
                <w:w w:val="105"/>
                <w:sz w:val="19"/>
              </w:rPr>
              <w:t>taking and exam preparation skills. Lab and strategies classes are</w:t>
            </w:r>
            <w:r w:rsidRPr="0056608B">
              <w:rPr>
                <w:rFonts w:ascii="Calibri" w:hAnsi="Calibri" w:cs="Calibri"/>
                <w:spacing w:val="-18"/>
                <w:w w:val="105"/>
                <w:sz w:val="19"/>
              </w:rPr>
              <w:t xml:space="preserve"> </w:t>
            </w:r>
            <w:r w:rsidRPr="0056608B">
              <w:rPr>
                <w:rFonts w:ascii="Calibri" w:hAnsi="Calibri" w:cs="Calibri"/>
                <w:w w:val="105"/>
                <w:sz w:val="19"/>
              </w:rPr>
              <w:t>available.</w:t>
            </w:r>
          </w:p>
        </w:tc>
        <w:tc>
          <w:tcPr>
            <w:tcW w:w="630" w:type="dxa"/>
          </w:tcPr>
          <w:p w:rsidRPr="0056608B" w:rsidR="004104AD" w:rsidRDefault="004104AD" w14:paraId="438FE607" w14:textId="0D476B63">
            <w:pPr>
              <w:pStyle w:val="TableParagraph"/>
              <w:spacing w:before="53"/>
              <w:ind w:left="100"/>
              <w:rPr>
                <w:rFonts w:ascii="Calibri" w:hAnsi="Calibri" w:cs="Calibri"/>
                <w:b/>
                <w:w w:val="105"/>
                <w:sz w:val="19"/>
              </w:rPr>
            </w:pPr>
            <w:r w:rsidRPr="0056608B">
              <w:rPr>
                <w:rFonts w:ascii="Calibri" w:hAnsi="Calibri" w:cs="Calibri"/>
                <w:b/>
                <w:w w:val="105"/>
                <w:sz w:val="19"/>
              </w:rPr>
              <w:t>3836</w:t>
            </w:r>
          </w:p>
        </w:tc>
        <w:tc>
          <w:tcPr>
            <w:tcW w:w="1104" w:type="dxa"/>
          </w:tcPr>
          <w:p w:rsidRPr="0056608B" w:rsidR="004104AD" w:rsidRDefault="004104AD" w14:paraId="506C844E" w14:textId="07444031">
            <w:pPr>
              <w:pStyle w:val="TableParagraph"/>
              <w:spacing w:before="53"/>
              <w:ind w:left="100"/>
              <w:rPr>
                <w:rFonts w:ascii="Calibri" w:hAnsi="Calibri" w:cs="Calibri"/>
                <w:b/>
                <w:w w:val="105"/>
                <w:sz w:val="19"/>
              </w:rPr>
            </w:pPr>
            <w:r w:rsidRPr="0056608B">
              <w:rPr>
                <w:rFonts w:ascii="Calibri" w:hAnsi="Calibri" w:cs="Calibri"/>
                <w:b/>
                <w:w w:val="105"/>
                <w:sz w:val="19"/>
              </w:rPr>
              <w:t>MH 488</w:t>
            </w:r>
          </w:p>
        </w:tc>
      </w:tr>
      <w:tr w:rsidRPr="0056608B" w:rsidR="004104AD" w:rsidTr="004104AD" w14:paraId="31232A87" w14:textId="77777777">
        <w:trPr>
          <w:trHeight w:val="568" w:hRule="exact"/>
        </w:trPr>
        <w:tc>
          <w:tcPr>
            <w:tcW w:w="9071" w:type="dxa"/>
          </w:tcPr>
          <w:p w:rsidRPr="0056608B" w:rsidR="004104AD" w:rsidRDefault="004104AD" w14:paraId="5FFCC647" w14:textId="3D3C36E1">
            <w:pPr>
              <w:pStyle w:val="TableParagraph"/>
              <w:tabs>
                <w:tab w:val="left" w:pos="1172"/>
              </w:tabs>
              <w:spacing w:before="34"/>
              <w:rPr>
                <w:rFonts w:ascii="Calibri" w:hAnsi="Calibri" w:cs="Calibri"/>
                <w:sz w:val="19"/>
              </w:rPr>
            </w:pPr>
            <w:hyperlink w:history="1" r:id="rId140">
              <w:r w:rsidRPr="0056608B">
                <w:rPr>
                  <w:rStyle w:val="Hyperlink"/>
                  <w:rFonts w:ascii="Calibri" w:hAnsi="Calibri" w:cs="Calibri"/>
                  <w:b/>
                  <w:w w:val="105"/>
                  <w:sz w:val="19"/>
                  <w:u w:val="none"/>
                </w:rPr>
                <w:t>Veterans Resource Center</w:t>
              </w:r>
            </w:hyperlink>
            <w:r w:rsidRPr="0056608B">
              <w:rPr>
                <w:rFonts w:ascii="Calibri" w:hAnsi="Calibri" w:cs="Calibri"/>
                <w:b/>
                <w:w w:val="105"/>
                <w:sz w:val="19"/>
              </w:rPr>
              <w:t xml:space="preserve"> </w:t>
            </w:r>
            <w:r w:rsidRPr="0056608B">
              <w:rPr>
                <w:rFonts w:ascii="Calibri" w:hAnsi="Calibri" w:cs="Calibri"/>
                <w:w w:val="105"/>
                <w:sz w:val="19"/>
              </w:rPr>
              <w:t>This center serves Titan Veterans and military-connected students.  It provides comprehensive support for your academic, personal, and professional success.</w:t>
            </w:r>
          </w:p>
        </w:tc>
        <w:tc>
          <w:tcPr>
            <w:tcW w:w="630" w:type="dxa"/>
          </w:tcPr>
          <w:p w:rsidRPr="0056608B" w:rsidR="004104AD" w:rsidRDefault="004104AD" w14:paraId="70C0697D" w14:textId="5EDDE171">
            <w:pPr>
              <w:pStyle w:val="TableParagraph"/>
              <w:spacing w:before="53"/>
              <w:ind w:left="100"/>
              <w:rPr>
                <w:rFonts w:ascii="Calibri" w:hAnsi="Calibri" w:cs="Calibri"/>
                <w:b/>
                <w:sz w:val="19"/>
              </w:rPr>
            </w:pPr>
            <w:r w:rsidRPr="0056608B">
              <w:rPr>
                <w:rFonts w:ascii="Calibri" w:hAnsi="Calibri" w:cs="Calibri"/>
                <w:b/>
                <w:w w:val="105"/>
                <w:sz w:val="19"/>
              </w:rPr>
              <w:t>7082</w:t>
            </w:r>
          </w:p>
        </w:tc>
        <w:tc>
          <w:tcPr>
            <w:tcW w:w="1104" w:type="dxa"/>
          </w:tcPr>
          <w:p w:rsidRPr="0056608B" w:rsidR="004104AD" w:rsidRDefault="004104AD" w14:paraId="3F24CB12" w14:textId="0D59499B">
            <w:pPr>
              <w:pStyle w:val="TableParagraph"/>
              <w:spacing w:before="53"/>
              <w:ind w:left="100"/>
              <w:rPr>
                <w:rFonts w:ascii="Calibri" w:hAnsi="Calibri" w:cs="Calibri"/>
                <w:b/>
                <w:sz w:val="19"/>
              </w:rPr>
            </w:pPr>
            <w:r w:rsidRPr="0056608B">
              <w:rPr>
                <w:rFonts w:ascii="Calibri" w:hAnsi="Calibri" w:cs="Calibri"/>
                <w:b/>
                <w:w w:val="105"/>
                <w:sz w:val="19"/>
              </w:rPr>
              <w:t>PLN 200</w:t>
            </w:r>
          </w:p>
        </w:tc>
      </w:tr>
      <w:tr w:rsidRPr="0056608B" w:rsidR="004104AD" w:rsidTr="004104AD" w14:paraId="1448364E" w14:textId="77777777">
        <w:trPr>
          <w:trHeight w:val="442" w:hRule="exact"/>
        </w:trPr>
        <w:tc>
          <w:tcPr>
            <w:tcW w:w="9071" w:type="dxa"/>
          </w:tcPr>
          <w:p w:rsidRPr="0056608B" w:rsidR="004104AD" w:rsidRDefault="004104AD" w14:paraId="36826833" w14:textId="0F75D4C9">
            <w:pPr>
              <w:pStyle w:val="TableParagraph"/>
              <w:tabs>
                <w:tab w:val="left" w:pos="2821"/>
              </w:tabs>
              <w:spacing w:line="252" w:lineRule="auto"/>
              <w:ind w:right="213"/>
              <w:rPr>
                <w:rFonts w:ascii="Calibri" w:hAnsi="Calibri" w:cs="Calibri"/>
                <w:sz w:val="19"/>
              </w:rPr>
            </w:pPr>
            <w:hyperlink w:history="1" r:id="rId141">
              <w:r w:rsidRPr="0056608B">
                <w:rPr>
                  <w:rStyle w:val="Hyperlink"/>
                  <w:rFonts w:ascii="Calibri" w:hAnsi="Calibri" w:cs="Calibri"/>
                  <w:b/>
                  <w:bCs/>
                  <w:w w:val="105"/>
                  <w:sz w:val="19"/>
                  <w:szCs w:val="19"/>
                </w:rPr>
                <w:t>Women’s Resource Center</w:t>
              </w:r>
            </w:hyperlink>
            <w:r w:rsidRPr="0056608B">
              <w:rPr>
                <w:rFonts w:ascii="Calibri" w:hAnsi="Calibri" w:cs="Calibri"/>
                <w:b/>
                <w:w w:val="105"/>
                <w:sz w:val="19"/>
              </w:rPr>
              <w:t xml:space="preserve"> </w:t>
            </w:r>
            <w:r w:rsidRPr="0056608B">
              <w:rPr>
                <w:rFonts w:ascii="Calibri" w:hAnsi="Calibri" w:cs="Calibri"/>
                <w:bCs/>
                <w:w w:val="105"/>
                <w:sz w:val="19"/>
              </w:rPr>
              <w:t>Provides supp</w:t>
            </w:r>
            <w:r w:rsidRPr="0056608B">
              <w:rPr>
                <w:rFonts w:ascii="Calibri" w:hAnsi="Calibri" w:cs="Calibri"/>
                <w:bCs/>
                <w:w w:val="105"/>
                <w:sz w:val="19"/>
                <w:szCs w:val="19"/>
              </w:rPr>
              <w:t>ort</w:t>
            </w:r>
            <w:r w:rsidRPr="0056608B">
              <w:rPr>
                <w:rFonts w:ascii="Calibri" w:hAnsi="Calibri" w:cs="Calibri"/>
                <w:w w:val="105"/>
                <w:sz w:val="19"/>
                <w:szCs w:val="19"/>
              </w:rPr>
              <w:t xml:space="preserve"> services, leadership opportunities, educational programs, &amp;</w:t>
            </w:r>
            <w:r w:rsidRPr="0056608B">
              <w:rPr>
                <w:rFonts w:ascii="Calibri" w:hAnsi="Calibri" w:cs="Calibri"/>
                <w:sz w:val="19"/>
                <w:szCs w:val="19"/>
              </w:rPr>
              <w:t xml:space="preserve"> advocacy.</w:t>
            </w:r>
          </w:p>
        </w:tc>
        <w:tc>
          <w:tcPr>
            <w:tcW w:w="630" w:type="dxa"/>
          </w:tcPr>
          <w:p w:rsidRPr="0056608B" w:rsidR="004104AD" w:rsidRDefault="004104AD" w14:paraId="1C081C3F" w14:textId="1B1BEA0F">
            <w:pPr>
              <w:pStyle w:val="TableParagraph"/>
              <w:spacing w:before="53"/>
              <w:ind w:left="100"/>
              <w:rPr>
                <w:rFonts w:ascii="Calibri" w:hAnsi="Calibri" w:cs="Calibri"/>
                <w:b/>
                <w:sz w:val="19"/>
              </w:rPr>
            </w:pPr>
            <w:r w:rsidRPr="0056608B">
              <w:rPr>
                <w:rFonts w:ascii="Calibri" w:hAnsi="Calibri" w:cs="Calibri"/>
                <w:b/>
                <w:w w:val="105"/>
                <w:sz w:val="19"/>
              </w:rPr>
              <w:t>8660</w:t>
            </w:r>
          </w:p>
        </w:tc>
        <w:tc>
          <w:tcPr>
            <w:tcW w:w="1104" w:type="dxa"/>
          </w:tcPr>
          <w:p w:rsidRPr="0056608B" w:rsidR="004104AD" w:rsidRDefault="004104AD" w14:paraId="65FD96E5" w14:textId="2478BFC7">
            <w:pPr>
              <w:pStyle w:val="TableParagraph"/>
              <w:ind w:left="100"/>
              <w:rPr>
                <w:rFonts w:ascii="Calibri" w:hAnsi="Calibri" w:cs="Calibri"/>
                <w:b/>
                <w:sz w:val="19"/>
              </w:rPr>
            </w:pPr>
            <w:r w:rsidRPr="0056608B">
              <w:rPr>
                <w:rFonts w:ascii="Calibri" w:hAnsi="Calibri" w:cs="Calibri"/>
                <w:b/>
                <w:w w:val="105"/>
                <w:sz w:val="19"/>
              </w:rPr>
              <w:t>GH-244</w:t>
            </w:r>
          </w:p>
        </w:tc>
      </w:tr>
      <w:tr w:rsidRPr="0056608B" w:rsidR="004104AD" w:rsidTr="004104AD" w14:paraId="54F40AE7" w14:textId="77777777">
        <w:trPr>
          <w:trHeight w:val="271" w:hRule="exact"/>
        </w:trPr>
        <w:tc>
          <w:tcPr>
            <w:tcW w:w="9071" w:type="dxa"/>
          </w:tcPr>
          <w:p w:rsidRPr="0056608B" w:rsidR="004104AD" w:rsidP="006E1947" w:rsidRDefault="004104AD" w14:paraId="1030B640" w14:textId="147324FD">
            <w:pPr>
              <w:pStyle w:val="TableParagraph"/>
              <w:tabs>
                <w:tab w:val="left" w:pos="1605"/>
              </w:tabs>
              <w:spacing w:line="252" w:lineRule="auto"/>
              <w:ind w:right="213"/>
              <w:rPr>
                <w:rFonts w:ascii="Calibri" w:hAnsi="Calibri" w:cs="Calibri"/>
                <w:b/>
                <w:w w:val="105"/>
                <w:sz w:val="19"/>
              </w:rPr>
            </w:pPr>
            <w:hyperlink w:history="1" r:id="rId142">
              <w:r w:rsidRPr="0056608B">
                <w:rPr>
                  <w:rStyle w:val="Hyperlink"/>
                  <w:rFonts w:ascii="Calibri" w:hAnsi="Calibri" w:cs="Calibri"/>
                  <w:b/>
                  <w:w w:val="105"/>
                  <w:sz w:val="19"/>
                </w:rPr>
                <w:t>Writing Center</w:t>
              </w:r>
            </w:hyperlink>
            <w:r w:rsidRPr="0056608B">
              <w:rPr>
                <w:rFonts w:ascii="Calibri" w:hAnsi="Calibri" w:cs="Calibri"/>
                <w:b/>
                <w:w w:val="105"/>
                <w:sz w:val="19"/>
              </w:rPr>
              <w:tab/>
            </w:r>
            <w:r w:rsidRPr="0056608B">
              <w:rPr>
                <w:rFonts w:ascii="Calibri" w:hAnsi="Calibri" w:cs="Calibri"/>
                <w:w w:val="105"/>
                <w:sz w:val="19"/>
              </w:rPr>
              <w:t>Offers assistance with the writing and re-writing process.  Free to students.</w:t>
            </w:r>
          </w:p>
        </w:tc>
        <w:tc>
          <w:tcPr>
            <w:tcW w:w="630" w:type="dxa"/>
          </w:tcPr>
          <w:p w:rsidRPr="0056608B" w:rsidR="004104AD" w:rsidRDefault="004104AD" w14:paraId="7860DB32" w14:textId="6CD3489B">
            <w:pPr>
              <w:pStyle w:val="TableParagraph"/>
              <w:spacing w:before="53"/>
              <w:ind w:left="100"/>
              <w:rPr>
                <w:rFonts w:ascii="Calibri" w:hAnsi="Calibri" w:cs="Calibri"/>
                <w:b/>
                <w:w w:val="105"/>
                <w:sz w:val="19"/>
              </w:rPr>
            </w:pPr>
            <w:r w:rsidRPr="0056608B">
              <w:rPr>
                <w:rFonts w:ascii="Calibri" w:hAnsi="Calibri" w:cs="Calibri"/>
                <w:b/>
                <w:w w:val="105"/>
                <w:sz w:val="19"/>
              </w:rPr>
              <w:t>3928</w:t>
            </w:r>
          </w:p>
        </w:tc>
        <w:tc>
          <w:tcPr>
            <w:tcW w:w="1104" w:type="dxa"/>
          </w:tcPr>
          <w:p w:rsidRPr="0056608B" w:rsidR="004104AD" w:rsidP="00996C5E" w:rsidRDefault="004104AD" w14:paraId="112C78D5" w14:textId="7DEE2D63">
            <w:pPr>
              <w:pStyle w:val="TableParagraph"/>
              <w:ind w:left="100"/>
              <w:rPr>
                <w:rFonts w:ascii="Calibri" w:hAnsi="Calibri" w:cs="Calibri"/>
                <w:b/>
                <w:w w:val="105"/>
                <w:sz w:val="19"/>
              </w:rPr>
            </w:pPr>
            <w:r w:rsidRPr="0056608B">
              <w:rPr>
                <w:rFonts w:ascii="Calibri" w:hAnsi="Calibri" w:cs="Calibri"/>
                <w:b/>
                <w:bCs/>
                <w:w w:val="105"/>
                <w:sz w:val="19"/>
                <w:szCs w:val="19"/>
              </w:rPr>
              <w:t>LH-556</w:t>
            </w:r>
          </w:p>
        </w:tc>
      </w:tr>
    </w:tbl>
    <w:p w:rsidRPr="0056608B" w:rsidR="00136375" w:rsidRDefault="00136375" w14:paraId="37A31054" w14:textId="77777777">
      <w:pPr>
        <w:rPr>
          <w:rFonts w:ascii="Calibri" w:hAnsi="Calibri" w:cs="Calibri"/>
          <w:sz w:val="19"/>
        </w:rPr>
        <w:sectPr w:rsidRPr="0056608B" w:rsidR="00136375">
          <w:pgSz w:w="12240" w:h="15840" w:orient="portrait"/>
          <w:pgMar w:top="600" w:right="700" w:bottom="900" w:left="500" w:header="0" w:footer="701" w:gutter="0"/>
          <w:cols w:space="720"/>
        </w:sectPr>
      </w:pPr>
    </w:p>
    <w:p w:rsidRPr="0056608B" w:rsidR="00136375" w:rsidP="004C1E2E" w:rsidRDefault="004C1E2E" w14:paraId="71E87521" w14:textId="3D26C7AC">
      <w:pPr>
        <w:pStyle w:val="Heading1"/>
        <w:rPr>
          <w:rFonts w:ascii="Calibri" w:hAnsi="Calibri" w:cs="Calibri"/>
          <w:sz w:val="32"/>
          <w:szCs w:val="32"/>
        </w:rPr>
      </w:pPr>
      <w:bookmarkStart w:name="_Toc141195006" w:id="35"/>
      <w:r w:rsidRPr="0056608B">
        <w:rPr>
          <w:rFonts w:ascii="Calibri" w:hAnsi="Calibri" w:cs="Calibri"/>
          <w:sz w:val="32"/>
          <w:szCs w:val="32"/>
        </w:rPr>
        <w:t>ON-CAMPUS RESOURCES FOR CRIMINAL JUSTICE MAJORS</w:t>
      </w:r>
      <w:bookmarkEnd w:id="35"/>
    </w:p>
    <w:p w:rsidRPr="0056608B" w:rsidR="00136375" w:rsidRDefault="005A65E6" w14:paraId="618A901C" w14:textId="77777777">
      <w:pPr>
        <w:spacing w:before="261"/>
        <w:ind w:left="112"/>
        <w:rPr>
          <w:rFonts w:ascii="Calibri" w:hAnsi="Calibri" w:cs="Calibri"/>
          <w:b/>
          <w:sz w:val="28"/>
        </w:rPr>
      </w:pPr>
      <w:r w:rsidRPr="0056608B">
        <w:rPr>
          <w:rFonts w:ascii="Calibri" w:hAnsi="Calibri" w:cs="Calibri"/>
          <w:b/>
          <w:sz w:val="28"/>
          <w:u w:val="single"/>
        </w:rPr>
        <w:t xml:space="preserve">College of </w:t>
      </w:r>
      <w:r w:rsidRPr="0056608B" w:rsidR="00D941A5">
        <w:rPr>
          <w:rFonts w:ascii="Calibri" w:hAnsi="Calibri" w:cs="Calibri"/>
          <w:b/>
          <w:sz w:val="28"/>
          <w:u w:val="single"/>
        </w:rPr>
        <w:t>Humanities and Social Sciences (HSS</w:t>
      </w:r>
      <w:r w:rsidRPr="0056608B">
        <w:rPr>
          <w:rFonts w:ascii="Calibri" w:hAnsi="Calibri" w:cs="Calibri"/>
          <w:b/>
          <w:sz w:val="28"/>
          <w:u w:val="single"/>
        </w:rPr>
        <w:t>) Student Success Team</w:t>
      </w:r>
      <w:r w:rsidRPr="0056608B" w:rsidR="00AC02FD">
        <w:rPr>
          <w:rFonts w:ascii="Calibri" w:hAnsi="Calibri" w:cs="Calibri"/>
          <w:b/>
          <w:sz w:val="28"/>
          <w:u w:val="single"/>
        </w:rPr>
        <w:t xml:space="preserve"> (H-112)</w:t>
      </w:r>
    </w:p>
    <w:p w:rsidRPr="0056608B" w:rsidR="00136375" w:rsidRDefault="00136375" w14:paraId="7DC8C081" w14:textId="77777777">
      <w:pPr>
        <w:pStyle w:val="BodyText"/>
        <w:spacing w:before="4"/>
        <w:rPr>
          <w:rFonts w:ascii="Calibri" w:hAnsi="Calibri" w:cs="Calibri"/>
          <w:b/>
          <w:sz w:val="17"/>
        </w:rPr>
      </w:pPr>
    </w:p>
    <w:p w:rsidRPr="0056608B" w:rsidR="00136375" w:rsidRDefault="00136375" w14:paraId="0477E574" w14:textId="77777777">
      <w:pPr>
        <w:rPr>
          <w:rFonts w:ascii="Calibri" w:hAnsi="Calibri" w:cs="Calibri"/>
          <w:sz w:val="17"/>
        </w:rPr>
        <w:sectPr w:rsidRPr="0056608B" w:rsidR="00136375" w:rsidSect="009D485B">
          <w:pgSz w:w="12240" w:h="15840" w:orient="portrait"/>
          <w:pgMar w:top="706" w:right="706" w:bottom="907" w:left="1037" w:header="0" w:footer="706" w:gutter="0"/>
          <w:cols w:space="720"/>
        </w:sectPr>
      </w:pPr>
    </w:p>
    <w:p w:rsidRPr="0056608B" w:rsidR="00136375" w:rsidRDefault="005A65E6" w14:paraId="71BA3719" w14:textId="2F063A92">
      <w:pPr>
        <w:pStyle w:val="Heading8"/>
        <w:spacing w:before="66"/>
        <w:ind w:left="112"/>
        <w:rPr>
          <w:rFonts w:ascii="Calibri" w:hAnsi="Calibri" w:cs="Calibri"/>
        </w:rPr>
      </w:pPr>
      <w:r w:rsidRPr="0056608B">
        <w:rPr>
          <w:rFonts w:ascii="Calibri" w:hAnsi="Calibri" w:cs="Calibri"/>
          <w:w w:val="105"/>
        </w:rPr>
        <w:t xml:space="preserve">Graduation Specialist, </w:t>
      </w:r>
      <w:r w:rsidRPr="0056608B" w:rsidR="2B00C198">
        <w:rPr>
          <w:rFonts w:ascii="Calibri" w:hAnsi="Calibri" w:cs="Calibri"/>
          <w:w w:val="105"/>
        </w:rPr>
        <w:t>Sean Taitt</w:t>
      </w:r>
    </w:p>
    <w:p w:rsidRPr="0056608B" w:rsidR="00F417F9" w:rsidP="00F417F9" w:rsidRDefault="005A65E6" w14:paraId="384A181C" w14:textId="77777777">
      <w:pPr>
        <w:pStyle w:val="BodyText"/>
        <w:spacing w:before="12"/>
        <w:ind w:left="180" w:hanging="90"/>
        <w:rPr>
          <w:rFonts w:ascii="Calibri" w:hAnsi="Calibri" w:cs="Calibri"/>
        </w:rPr>
      </w:pPr>
      <w:r w:rsidRPr="0056608B">
        <w:rPr>
          <w:rFonts w:ascii="Calibri" w:hAnsi="Calibri" w:cs="Calibri"/>
          <w:w w:val="105"/>
        </w:rPr>
        <w:t>657-278-</w:t>
      </w:r>
      <w:r w:rsidRPr="0056608B" w:rsidR="00F417F9">
        <w:rPr>
          <w:rFonts w:ascii="Calibri" w:hAnsi="Calibri" w:cs="Calibri"/>
          <w:w w:val="105"/>
        </w:rPr>
        <w:t xml:space="preserve">2594; </w:t>
      </w:r>
      <w:r w:rsidRPr="0056608B">
        <w:rPr>
          <w:rFonts w:ascii="Calibri" w:hAnsi="Calibri" w:cs="Calibri"/>
          <w:spacing w:val="-31"/>
          <w:w w:val="105"/>
        </w:rPr>
        <w:t xml:space="preserve"> </w:t>
      </w:r>
      <w:r w:rsidRPr="0056608B" w:rsidR="00F417F9">
        <w:rPr>
          <w:rStyle w:val="Hyperlink"/>
          <w:rFonts w:ascii="Calibri" w:hAnsi="Calibri" w:cs="Calibri"/>
          <w:color w:val="auto"/>
          <w:w w:val="105"/>
          <w:u w:val="none"/>
        </w:rPr>
        <w:t xml:space="preserve">hssuccessteam@fullerton.edu </w:t>
      </w:r>
    </w:p>
    <w:p w:rsidRPr="0056608B" w:rsidR="00136375" w:rsidRDefault="005A65E6" w14:paraId="0D748EC7" w14:textId="77777777">
      <w:pPr>
        <w:pStyle w:val="ListParagraph"/>
        <w:numPr>
          <w:ilvl w:val="0"/>
          <w:numId w:val="1"/>
        </w:numPr>
        <w:tabs>
          <w:tab w:val="left" w:pos="241"/>
        </w:tabs>
        <w:spacing w:before="12"/>
        <w:ind w:firstLine="0"/>
        <w:rPr>
          <w:rFonts w:ascii="Calibri" w:hAnsi="Calibri" w:cs="Calibri"/>
          <w:sz w:val="21"/>
        </w:rPr>
      </w:pPr>
      <w:r w:rsidRPr="0056608B">
        <w:rPr>
          <w:rFonts w:ascii="Calibri" w:hAnsi="Calibri" w:cs="Calibri"/>
          <w:w w:val="105"/>
          <w:sz w:val="21"/>
        </w:rPr>
        <w:t>Junior/Senior</w:t>
      </w:r>
      <w:r w:rsidRPr="0056608B">
        <w:rPr>
          <w:rFonts w:ascii="Calibri" w:hAnsi="Calibri" w:cs="Calibri"/>
          <w:spacing w:val="-12"/>
          <w:w w:val="105"/>
          <w:sz w:val="21"/>
        </w:rPr>
        <w:t xml:space="preserve"> </w:t>
      </w:r>
      <w:r w:rsidRPr="0056608B">
        <w:rPr>
          <w:rFonts w:ascii="Calibri" w:hAnsi="Calibri" w:cs="Calibri"/>
          <w:w w:val="105"/>
          <w:sz w:val="21"/>
        </w:rPr>
        <w:t>Advising</w:t>
      </w:r>
    </w:p>
    <w:p w:rsidRPr="0056608B" w:rsidR="00136375" w:rsidRDefault="005A65E6" w14:paraId="5645C17E" w14:textId="77777777">
      <w:pPr>
        <w:pStyle w:val="ListParagraph"/>
        <w:numPr>
          <w:ilvl w:val="0"/>
          <w:numId w:val="1"/>
        </w:numPr>
        <w:tabs>
          <w:tab w:val="left" w:pos="241"/>
        </w:tabs>
        <w:spacing w:before="12"/>
        <w:ind w:left="240" w:hanging="128"/>
        <w:rPr>
          <w:rFonts w:ascii="Calibri" w:hAnsi="Calibri" w:cs="Calibri"/>
          <w:sz w:val="21"/>
        </w:rPr>
      </w:pPr>
      <w:r w:rsidRPr="0056608B">
        <w:rPr>
          <w:rFonts w:ascii="Calibri" w:hAnsi="Calibri" w:cs="Calibri"/>
          <w:w w:val="105"/>
          <w:sz w:val="21"/>
        </w:rPr>
        <w:t>Probation and GE</w:t>
      </w:r>
      <w:r w:rsidRPr="0056608B">
        <w:rPr>
          <w:rFonts w:ascii="Calibri" w:hAnsi="Calibri" w:cs="Calibri"/>
          <w:spacing w:val="-14"/>
          <w:w w:val="105"/>
          <w:sz w:val="21"/>
        </w:rPr>
        <w:t xml:space="preserve"> </w:t>
      </w:r>
      <w:r w:rsidRPr="0056608B">
        <w:rPr>
          <w:rFonts w:ascii="Calibri" w:hAnsi="Calibri" w:cs="Calibri"/>
          <w:w w:val="105"/>
          <w:sz w:val="21"/>
        </w:rPr>
        <w:t>advising</w:t>
      </w:r>
    </w:p>
    <w:p w:rsidRPr="0056608B" w:rsidR="00136375" w:rsidRDefault="005A65E6" w14:paraId="57F4ADC6" w14:textId="77777777">
      <w:pPr>
        <w:pStyle w:val="ListParagraph"/>
        <w:numPr>
          <w:ilvl w:val="0"/>
          <w:numId w:val="1"/>
        </w:numPr>
        <w:tabs>
          <w:tab w:val="left" w:pos="241"/>
        </w:tabs>
        <w:spacing w:before="12"/>
        <w:ind w:left="240" w:hanging="128"/>
        <w:rPr>
          <w:rFonts w:ascii="Calibri" w:hAnsi="Calibri" w:cs="Calibri"/>
          <w:sz w:val="21"/>
        </w:rPr>
      </w:pPr>
      <w:r w:rsidRPr="0056608B">
        <w:rPr>
          <w:rFonts w:ascii="Calibri" w:hAnsi="Calibri" w:cs="Calibri"/>
          <w:w w:val="105"/>
          <w:sz w:val="21"/>
        </w:rPr>
        <w:t>Focus on Graduation</w:t>
      </w:r>
      <w:r w:rsidRPr="0056608B">
        <w:rPr>
          <w:rFonts w:ascii="Calibri" w:hAnsi="Calibri" w:cs="Calibri"/>
          <w:spacing w:val="-17"/>
          <w:w w:val="105"/>
          <w:sz w:val="21"/>
        </w:rPr>
        <w:t xml:space="preserve"> </w:t>
      </w:r>
      <w:r w:rsidRPr="0056608B">
        <w:rPr>
          <w:rFonts w:ascii="Calibri" w:hAnsi="Calibri" w:cs="Calibri"/>
          <w:w w:val="105"/>
          <w:sz w:val="21"/>
        </w:rPr>
        <w:t>Candidates</w:t>
      </w:r>
    </w:p>
    <w:p w:rsidRPr="0056608B" w:rsidR="00136375" w:rsidRDefault="00136375" w14:paraId="3FD9042A" w14:textId="77777777">
      <w:pPr>
        <w:pStyle w:val="BodyText"/>
        <w:spacing w:before="2"/>
        <w:rPr>
          <w:rFonts w:ascii="Calibri" w:hAnsi="Calibri" w:cs="Calibri"/>
          <w:sz w:val="22"/>
        </w:rPr>
      </w:pPr>
    </w:p>
    <w:p w:rsidRPr="0056608B" w:rsidR="00FC08FE" w:rsidP="00FC08FE" w:rsidRDefault="251C3E7C" w14:paraId="46E2DA61" w14:textId="2641F3C8">
      <w:pPr>
        <w:pStyle w:val="Heading8"/>
        <w:ind w:left="112"/>
        <w:rPr>
          <w:rFonts w:ascii="Calibri" w:hAnsi="Calibri" w:cs="Calibri"/>
        </w:rPr>
      </w:pPr>
      <w:r w:rsidRPr="0056608B">
        <w:rPr>
          <w:rFonts w:ascii="Calibri" w:hAnsi="Calibri" w:cs="Calibri"/>
          <w:w w:val="105"/>
        </w:rPr>
        <w:t>Director of HSS Academic Advising</w:t>
      </w:r>
      <w:r w:rsidRPr="0056608B" w:rsidR="00FC08FE">
        <w:rPr>
          <w:rFonts w:ascii="Calibri" w:hAnsi="Calibri" w:cs="Calibri"/>
          <w:w w:val="105"/>
        </w:rPr>
        <w:t>, Brittney Swanson</w:t>
      </w:r>
    </w:p>
    <w:p w:rsidRPr="0056608B" w:rsidR="00FC08FE" w:rsidP="00FC08FE" w:rsidRDefault="00FC08FE" w14:paraId="3DC83F34" w14:textId="77777777">
      <w:pPr>
        <w:pStyle w:val="BodyText"/>
        <w:spacing w:before="12"/>
        <w:ind w:left="112"/>
        <w:rPr>
          <w:rFonts w:ascii="Calibri" w:hAnsi="Calibri" w:cs="Calibri"/>
        </w:rPr>
      </w:pPr>
      <w:r w:rsidRPr="0056608B">
        <w:rPr>
          <w:rFonts w:ascii="Calibri" w:hAnsi="Calibri" w:cs="Calibri"/>
          <w:w w:val="105"/>
        </w:rPr>
        <w:t xml:space="preserve">(H-112) 657-278-4084 </w:t>
      </w:r>
      <w:hyperlink w:history="1" r:id="rId143">
        <w:r w:rsidRPr="0056608B">
          <w:rPr>
            <w:rStyle w:val="Hyperlink"/>
            <w:rFonts w:ascii="Calibri" w:hAnsi="Calibri" w:cs="Calibri"/>
            <w:color w:val="auto"/>
            <w:w w:val="105"/>
            <w:u w:val="none"/>
          </w:rPr>
          <w:t>bcswanson@fullerton.edu</w:t>
        </w:r>
      </w:hyperlink>
    </w:p>
    <w:p w:rsidRPr="0056608B" w:rsidR="00FC08FE" w:rsidP="37F91D9B" w:rsidRDefault="00FC08FE" w14:paraId="4871853E" w14:textId="5B6A6EAD">
      <w:pPr>
        <w:pStyle w:val="ListParagraph"/>
        <w:numPr>
          <w:ilvl w:val="0"/>
          <w:numId w:val="1"/>
        </w:numPr>
        <w:tabs>
          <w:tab w:val="left" w:pos="241"/>
        </w:tabs>
        <w:spacing w:before="12"/>
        <w:ind w:left="240" w:hanging="128"/>
        <w:rPr>
          <w:rFonts w:ascii="Calibri" w:hAnsi="Calibri" w:cs="Calibri"/>
          <w:sz w:val="21"/>
          <w:szCs w:val="21"/>
        </w:rPr>
      </w:pPr>
      <w:r w:rsidRPr="0056608B">
        <w:rPr>
          <w:rFonts w:ascii="Calibri" w:hAnsi="Calibri" w:cs="Calibri"/>
          <w:w w:val="105"/>
          <w:sz w:val="21"/>
          <w:szCs w:val="21"/>
        </w:rPr>
        <w:t>Consults on Faculty/Student</w:t>
      </w:r>
      <w:r w:rsidRPr="0056608B">
        <w:rPr>
          <w:rFonts w:ascii="Calibri" w:hAnsi="Calibri" w:cs="Calibri"/>
          <w:spacing w:val="-19"/>
          <w:w w:val="105"/>
          <w:sz w:val="21"/>
          <w:szCs w:val="21"/>
        </w:rPr>
        <w:t xml:space="preserve"> </w:t>
      </w:r>
      <w:r w:rsidRPr="0056608B">
        <w:rPr>
          <w:rFonts w:ascii="Calibri" w:hAnsi="Calibri" w:cs="Calibri"/>
          <w:w w:val="105"/>
          <w:sz w:val="21"/>
          <w:szCs w:val="21"/>
        </w:rPr>
        <w:t>Issues</w:t>
      </w:r>
      <w:r w:rsidRPr="0056608B" w:rsidR="004104AD">
        <w:rPr>
          <w:rFonts w:ascii="Calibri" w:hAnsi="Calibri" w:cs="Calibri"/>
          <w:sz w:val="21"/>
          <w:szCs w:val="21"/>
        </w:rPr>
        <w:t xml:space="preserve"> </w:t>
      </w:r>
    </w:p>
    <w:p w:rsidRPr="0056608B" w:rsidR="00FC08FE" w:rsidP="00FC08FE" w:rsidRDefault="00FC08FE" w14:paraId="46A969E4" w14:textId="77777777">
      <w:pPr>
        <w:pStyle w:val="ListParagraph"/>
        <w:numPr>
          <w:ilvl w:val="0"/>
          <w:numId w:val="1"/>
        </w:numPr>
        <w:tabs>
          <w:tab w:val="left" w:pos="241"/>
        </w:tabs>
        <w:spacing w:before="7"/>
        <w:ind w:left="240" w:hanging="128"/>
        <w:rPr>
          <w:rFonts w:ascii="Calibri" w:hAnsi="Calibri" w:cs="Calibri"/>
          <w:sz w:val="21"/>
        </w:rPr>
      </w:pPr>
      <w:r w:rsidRPr="0056608B">
        <w:rPr>
          <w:rFonts w:ascii="Calibri" w:hAnsi="Calibri" w:cs="Calibri"/>
          <w:w w:val="105"/>
          <w:sz w:val="21"/>
        </w:rPr>
        <w:t>Assists students with in-class/academic issues</w:t>
      </w:r>
    </w:p>
    <w:p w:rsidRPr="0056608B" w:rsidR="00FC08FE" w:rsidP="00FC08FE" w:rsidRDefault="00FC08FE" w14:paraId="07303FC0" w14:textId="77777777">
      <w:pPr>
        <w:pStyle w:val="ListParagraph"/>
        <w:numPr>
          <w:ilvl w:val="0"/>
          <w:numId w:val="1"/>
        </w:numPr>
        <w:tabs>
          <w:tab w:val="left" w:pos="241"/>
        </w:tabs>
        <w:spacing w:before="12"/>
        <w:ind w:left="240" w:hanging="128"/>
        <w:rPr>
          <w:rFonts w:ascii="Calibri" w:hAnsi="Calibri" w:cs="Calibri"/>
          <w:sz w:val="21"/>
        </w:rPr>
      </w:pPr>
      <w:r w:rsidRPr="0056608B">
        <w:rPr>
          <w:rFonts w:ascii="Calibri" w:hAnsi="Calibri" w:cs="Calibri"/>
          <w:w w:val="105"/>
          <w:sz w:val="21"/>
        </w:rPr>
        <w:t>Assists with University</w:t>
      </w:r>
      <w:r w:rsidRPr="0056608B">
        <w:rPr>
          <w:rFonts w:ascii="Calibri" w:hAnsi="Calibri" w:cs="Calibri"/>
          <w:spacing w:val="-32"/>
          <w:w w:val="105"/>
          <w:sz w:val="21"/>
        </w:rPr>
        <w:t xml:space="preserve"> </w:t>
      </w:r>
      <w:r w:rsidRPr="0056608B">
        <w:rPr>
          <w:rFonts w:ascii="Calibri" w:hAnsi="Calibri" w:cs="Calibri"/>
          <w:w w:val="105"/>
          <w:sz w:val="21"/>
        </w:rPr>
        <w:t>policies/procedures</w:t>
      </w:r>
    </w:p>
    <w:p w:rsidRPr="0056608B" w:rsidR="00FC08FE" w:rsidP="00FC08FE" w:rsidRDefault="00FC08FE" w14:paraId="083BF55C" w14:textId="77777777">
      <w:pPr>
        <w:pStyle w:val="ListParagraph"/>
        <w:numPr>
          <w:ilvl w:val="0"/>
          <w:numId w:val="1"/>
        </w:numPr>
        <w:tabs>
          <w:tab w:val="left" w:pos="241"/>
        </w:tabs>
        <w:spacing w:before="12"/>
        <w:ind w:left="240" w:hanging="128"/>
        <w:rPr>
          <w:rFonts w:ascii="Calibri" w:hAnsi="Calibri" w:cs="Calibri"/>
          <w:sz w:val="21"/>
        </w:rPr>
      </w:pPr>
      <w:r w:rsidRPr="0056608B">
        <w:rPr>
          <w:rFonts w:ascii="Calibri" w:hAnsi="Calibri" w:cs="Calibri"/>
          <w:w w:val="105"/>
          <w:sz w:val="21"/>
        </w:rPr>
        <w:t>CSUF resources and</w:t>
      </w:r>
      <w:r w:rsidRPr="0056608B">
        <w:rPr>
          <w:rFonts w:ascii="Calibri" w:hAnsi="Calibri" w:cs="Calibri"/>
          <w:spacing w:val="-20"/>
          <w:w w:val="105"/>
          <w:sz w:val="21"/>
        </w:rPr>
        <w:t xml:space="preserve"> </w:t>
      </w:r>
      <w:r w:rsidRPr="0056608B">
        <w:rPr>
          <w:rFonts w:ascii="Calibri" w:hAnsi="Calibri" w:cs="Calibri"/>
          <w:w w:val="105"/>
          <w:sz w:val="21"/>
        </w:rPr>
        <w:t>referrals</w:t>
      </w:r>
      <w:r w:rsidRPr="0056608B" w:rsidR="00F417F9">
        <w:rPr>
          <w:rFonts w:ascii="Calibri" w:hAnsi="Calibri" w:cs="Calibri"/>
          <w:w w:val="105"/>
          <w:sz w:val="21"/>
        </w:rPr>
        <w:tab/>
      </w:r>
    </w:p>
    <w:p w:rsidRPr="0056608B" w:rsidR="00FC08FE" w:rsidP="004104AD" w:rsidRDefault="005A65E6" w14:paraId="7B64E7A0" w14:textId="4B3212C0">
      <w:pPr>
        <w:pStyle w:val="BodyText"/>
        <w:spacing w:before="12"/>
        <w:rPr>
          <w:rFonts w:ascii="Calibri" w:hAnsi="Calibri" w:cs="Calibri"/>
        </w:rPr>
      </w:pPr>
      <w:r w:rsidRPr="0056608B">
        <w:rPr>
          <w:rFonts w:ascii="Calibri" w:hAnsi="Calibri" w:cs="Calibri"/>
        </w:rPr>
        <w:br w:type="column"/>
      </w:r>
    </w:p>
    <w:p w:rsidRPr="0056608B" w:rsidR="00F417F9" w:rsidRDefault="00F417F9" w14:paraId="62D3F89E" w14:textId="77777777">
      <w:pPr>
        <w:rPr>
          <w:rFonts w:ascii="Calibri" w:hAnsi="Calibri" w:cs="Calibri"/>
          <w:sz w:val="21"/>
        </w:rPr>
        <w:sectPr w:rsidRPr="0056608B" w:rsidR="00F417F9" w:rsidSect="00F417F9">
          <w:type w:val="continuous"/>
          <w:pgSz w:w="12240" w:h="15840" w:orient="portrait"/>
          <w:pgMar w:top="1380" w:right="700" w:bottom="280" w:left="1040" w:header="720" w:footer="720" w:gutter="0"/>
          <w:cols w:equalWidth="0" w:space="180" w:num="2">
            <w:col w:w="4560" w:space="984"/>
            <w:col w:w="4956"/>
          </w:cols>
        </w:sectPr>
      </w:pPr>
    </w:p>
    <w:p w:rsidRPr="0056608B" w:rsidR="00136375" w:rsidRDefault="005A65E6" w14:paraId="0BE5D094" w14:textId="77777777">
      <w:pPr>
        <w:spacing w:before="47"/>
        <w:ind w:left="112"/>
        <w:rPr>
          <w:rFonts w:ascii="Calibri" w:hAnsi="Calibri" w:cs="Calibri"/>
          <w:b/>
          <w:sz w:val="28"/>
        </w:rPr>
      </w:pPr>
      <w:r w:rsidRPr="0056608B">
        <w:rPr>
          <w:rFonts w:ascii="Calibri" w:hAnsi="Calibri" w:cs="Calibri"/>
          <w:b/>
          <w:sz w:val="28"/>
          <w:u w:val="single"/>
        </w:rPr>
        <w:t>Tutoring</w:t>
      </w:r>
    </w:p>
    <w:p w:rsidRPr="0056608B" w:rsidR="00136375" w:rsidRDefault="00136375" w14:paraId="2780AF0D" w14:textId="77777777">
      <w:pPr>
        <w:pStyle w:val="BodyText"/>
        <w:spacing w:before="5"/>
        <w:rPr>
          <w:rFonts w:ascii="Calibri" w:hAnsi="Calibri" w:cs="Calibri"/>
          <w:b/>
          <w:sz w:val="8"/>
        </w:rPr>
      </w:pPr>
    </w:p>
    <w:p w:rsidRPr="0056608B" w:rsidR="00136375" w:rsidP="00E858B8" w:rsidRDefault="005A65E6" w14:paraId="43FE3761" w14:textId="4436C4D8">
      <w:pPr>
        <w:pStyle w:val="ListParagraph"/>
        <w:numPr>
          <w:ilvl w:val="1"/>
          <w:numId w:val="28"/>
        </w:numPr>
        <w:tabs>
          <w:tab w:val="left" w:pos="831"/>
          <w:tab w:val="left" w:pos="832"/>
        </w:tabs>
        <w:spacing w:before="51" w:line="252" w:lineRule="auto"/>
        <w:ind w:right="645"/>
        <w:rPr>
          <w:rFonts w:ascii="Calibri" w:hAnsi="Calibri" w:cs="Calibri"/>
          <w:sz w:val="21"/>
        </w:rPr>
      </w:pPr>
      <w:r w:rsidRPr="0056608B">
        <w:rPr>
          <w:rFonts w:ascii="Calibri" w:hAnsi="Calibri" w:cs="Calibri"/>
          <w:b/>
          <w:bCs/>
          <w:w w:val="105"/>
          <w:sz w:val="21"/>
          <w:szCs w:val="21"/>
        </w:rPr>
        <w:t>Opportunity</w:t>
      </w:r>
      <w:r w:rsidRPr="0056608B">
        <w:rPr>
          <w:rFonts w:ascii="Calibri" w:hAnsi="Calibri" w:cs="Calibri"/>
          <w:b/>
          <w:bCs/>
          <w:spacing w:val="-4"/>
          <w:w w:val="105"/>
          <w:sz w:val="21"/>
          <w:szCs w:val="21"/>
        </w:rPr>
        <w:t xml:space="preserve"> </w:t>
      </w:r>
      <w:r w:rsidRPr="0056608B">
        <w:rPr>
          <w:rFonts w:ascii="Calibri" w:hAnsi="Calibri" w:cs="Calibri"/>
          <w:b/>
          <w:bCs/>
          <w:w w:val="105"/>
          <w:sz w:val="21"/>
          <w:szCs w:val="21"/>
        </w:rPr>
        <w:t>Center</w:t>
      </w:r>
      <w:r w:rsidRPr="0056608B">
        <w:rPr>
          <w:rFonts w:ascii="Calibri" w:hAnsi="Calibri" w:cs="Calibri"/>
          <w:b/>
          <w:bCs/>
          <w:spacing w:val="-4"/>
          <w:w w:val="105"/>
          <w:sz w:val="21"/>
          <w:szCs w:val="21"/>
        </w:rPr>
        <w:t xml:space="preserve"> </w:t>
      </w:r>
      <w:r w:rsidRPr="0056608B">
        <w:rPr>
          <w:rFonts w:ascii="Calibri" w:hAnsi="Calibri" w:cs="Calibri"/>
          <w:w w:val="105"/>
          <w:sz w:val="21"/>
          <w:szCs w:val="21"/>
        </w:rPr>
        <w:t>for</w:t>
      </w:r>
      <w:r w:rsidRPr="0056608B">
        <w:rPr>
          <w:rFonts w:ascii="Calibri" w:hAnsi="Calibri" w:cs="Calibri"/>
          <w:spacing w:val="-5"/>
          <w:w w:val="105"/>
          <w:sz w:val="21"/>
          <w:szCs w:val="21"/>
        </w:rPr>
        <w:t xml:space="preserve"> </w:t>
      </w:r>
      <w:r w:rsidRPr="0056608B">
        <w:rPr>
          <w:rFonts w:ascii="Calibri" w:hAnsi="Calibri" w:cs="Calibri"/>
          <w:w w:val="105"/>
          <w:sz w:val="21"/>
          <w:szCs w:val="21"/>
        </w:rPr>
        <w:t>Biology,</w:t>
      </w:r>
      <w:r w:rsidRPr="0056608B">
        <w:rPr>
          <w:rFonts w:ascii="Calibri" w:hAnsi="Calibri" w:cs="Calibri"/>
          <w:spacing w:val="-5"/>
          <w:w w:val="105"/>
          <w:sz w:val="21"/>
          <w:szCs w:val="21"/>
        </w:rPr>
        <w:t xml:space="preserve"> </w:t>
      </w:r>
      <w:r w:rsidRPr="0056608B">
        <w:rPr>
          <w:rFonts w:ascii="Calibri" w:hAnsi="Calibri" w:cs="Calibri"/>
          <w:w w:val="105"/>
          <w:sz w:val="21"/>
          <w:szCs w:val="21"/>
        </w:rPr>
        <w:t>Chemistry</w:t>
      </w:r>
      <w:r w:rsidRPr="0056608B">
        <w:rPr>
          <w:rFonts w:ascii="Calibri" w:hAnsi="Calibri" w:cs="Calibri"/>
          <w:spacing w:val="-4"/>
          <w:w w:val="105"/>
          <w:sz w:val="21"/>
          <w:szCs w:val="21"/>
        </w:rPr>
        <w:t xml:space="preserve"> </w:t>
      </w:r>
      <w:r w:rsidRPr="0056608B">
        <w:rPr>
          <w:rFonts w:ascii="Calibri" w:hAnsi="Calibri" w:cs="Calibri"/>
          <w:w w:val="105"/>
          <w:sz w:val="21"/>
          <w:szCs w:val="21"/>
        </w:rPr>
        <w:t>and</w:t>
      </w:r>
      <w:r w:rsidRPr="0056608B">
        <w:rPr>
          <w:rFonts w:ascii="Calibri" w:hAnsi="Calibri" w:cs="Calibri"/>
          <w:spacing w:val="-4"/>
          <w:w w:val="105"/>
          <w:sz w:val="21"/>
          <w:szCs w:val="21"/>
        </w:rPr>
        <w:t xml:space="preserve"> </w:t>
      </w:r>
      <w:r w:rsidRPr="0056608B">
        <w:rPr>
          <w:rFonts w:ascii="Calibri" w:hAnsi="Calibri" w:cs="Calibri"/>
          <w:w w:val="105"/>
          <w:sz w:val="21"/>
          <w:szCs w:val="21"/>
        </w:rPr>
        <w:t>Biochemistry,</w:t>
      </w:r>
      <w:r w:rsidRPr="0056608B">
        <w:rPr>
          <w:rFonts w:ascii="Calibri" w:hAnsi="Calibri" w:cs="Calibri"/>
          <w:spacing w:val="-5"/>
          <w:w w:val="105"/>
          <w:sz w:val="21"/>
          <w:szCs w:val="21"/>
        </w:rPr>
        <w:t xml:space="preserve"> </w:t>
      </w:r>
      <w:r w:rsidRPr="0056608B">
        <w:rPr>
          <w:rFonts w:ascii="Calibri" w:hAnsi="Calibri" w:cs="Calibri"/>
          <w:w w:val="105"/>
          <w:sz w:val="21"/>
          <w:szCs w:val="21"/>
        </w:rPr>
        <w:t>and</w:t>
      </w:r>
      <w:r w:rsidRPr="0056608B">
        <w:rPr>
          <w:rFonts w:ascii="Calibri" w:hAnsi="Calibri" w:cs="Calibri"/>
          <w:spacing w:val="-4"/>
          <w:w w:val="105"/>
          <w:sz w:val="21"/>
          <w:szCs w:val="21"/>
        </w:rPr>
        <w:t xml:space="preserve"> </w:t>
      </w:r>
      <w:r w:rsidRPr="0056608B">
        <w:rPr>
          <w:rFonts w:ascii="Calibri" w:hAnsi="Calibri" w:cs="Calibri"/>
          <w:w w:val="105"/>
          <w:sz w:val="21"/>
          <w:szCs w:val="21"/>
        </w:rPr>
        <w:t>Physics</w:t>
      </w:r>
      <w:r w:rsidRPr="0056608B">
        <w:rPr>
          <w:rFonts w:ascii="Calibri" w:hAnsi="Calibri" w:cs="Calibri"/>
          <w:spacing w:val="-5"/>
          <w:w w:val="105"/>
          <w:sz w:val="21"/>
          <w:szCs w:val="21"/>
        </w:rPr>
        <w:t xml:space="preserve"> </w:t>
      </w:r>
      <w:r w:rsidRPr="0056608B" w:rsidR="00D47321">
        <w:rPr>
          <w:rFonts w:ascii="Calibri" w:hAnsi="Calibri" w:cs="Calibri"/>
          <w:spacing w:val="-5"/>
          <w:w w:val="105"/>
          <w:sz w:val="21"/>
          <w:szCs w:val="21"/>
        </w:rPr>
        <w:t xml:space="preserve">classes </w:t>
      </w:r>
      <w:r w:rsidRPr="0056608B">
        <w:rPr>
          <w:rFonts w:ascii="Calibri" w:hAnsi="Calibri" w:cs="Calibri"/>
          <w:w w:val="105"/>
          <w:sz w:val="21"/>
          <w:szCs w:val="21"/>
        </w:rPr>
        <w:t>(MH-488)</w:t>
      </w:r>
      <w:r w:rsidRPr="0056608B">
        <w:rPr>
          <w:rFonts w:ascii="Calibri" w:hAnsi="Calibri" w:cs="Calibri"/>
          <w:spacing w:val="-5"/>
          <w:w w:val="105"/>
          <w:sz w:val="21"/>
          <w:szCs w:val="21"/>
        </w:rPr>
        <w:t xml:space="preserve"> </w:t>
      </w:r>
      <w:r w:rsidRPr="0056608B" w:rsidR="00D47321">
        <w:rPr>
          <w:rFonts w:ascii="Calibri" w:hAnsi="Calibri" w:cs="Calibri"/>
          <w:spacing w:val="-5"/>
          <w:w w:val="105"/>
          <w:sz w:val="21"/>
        </w:rPr>
        <w:tab/>
      </w:r>
      <w:r w:rsidRPr="0056608B" w:rsidR="00D47321">
        <w:rPr>
          <w:rFonts w:ascii="Calibri" w:hAnsi="Calibri" w:cs="Calibri"/>
          <w:spacing w:val="-5"/>
          <w:w w:val="105"/>
          <w:sz w:val="21"/>
        </w:rPr>
        <w:tab/>
      </w:r>
      <w:r w:rsidRPr="0056608B">
        <w:rPr>
          <w:rFonts w:ascii="Calibri" w:hAnsi="Calibri" w:cs="Calibri"/>
          <w:w w:val="105"/>
          <w:sz w:val="21"/>
          <w:szCs w:val="21"/>
        </w:rPr>
        <w:t xml:space="preserve">657-278-7082 </w:t>
      </w:r>
      <w:hyperlink r:id="rId144">
        <w:r w:rsidRPr="0056608B">
          <w:rPr>
            <w:rFonts w:ascii="Calibri" w:hAnsi="Calibri" w:cs="Calibri"/>
            <w:w w:val="105"/>
            <w:sz w:val="21"/>
            <w:szCs w:val="21"/>
          </w:rPr>
          <w:t>http://www.fullerton.edu/nsm/student_success/ocsams/ocsams.php</w:t>
        </w:r>
      </w:hyperlink>
      <w:r w:rsidRPr="0056608B" w:rsidR="004104AD">
        <w:rPr>
          <w:rFonts w:ascii="Calibri" w:hAnsi="Calibri" w:cs="Calibri"/>
          <w:w w:val="105"/>
          <w:sz w:val="21"/>
          <w:szCs w:val="21"/>
        </w:rPr>
        <w:t xml:space="preserve">  </w:t>
      </w:r>
    </w:p>
    <w:p w:rsidRPr="0056608B" w:rsidR="00136375" w:rsidP="00E858B8" w:rsidRDefault="005A65E6" w14:paraId="3DE50B12" w14:textId="77777777">
      <w:pPr>
        <w:pStyle w:val="ListParagraph"/>
        <w:numPr>
          <w:ilvl w:val="1"/>
          <w:numId w:val="28"/>
        </w:numPr>
        <w:tabs>
          <w:tab w:val="left" w:pos="831"/>
          <w:tab w:val="left" w:pos="832"/>
        </w:tabs>
        <w:spacing w:before="9"/>
        <w:rPr>
          <w:rFonts w:ascii="Calibri" w:hAnsi="Calibri" w:cs="Calibri"/>
          <w:sz w:val="21"/>
        </w:rPr>
      </w:pPr>
      <w:r w:rsidRPr="0056608B">
        <w:rPr>
          <w:rFonts w:ascii="Calibri" w:hAnsi="Calibri" w:cs="Calibri"/>
          <w:b/>
          <w:bCs/>
          <w:w w:val="105"/>
          <w:sz w:val="21"/>
          <w:szCs w:val="21"/>
        </w:rPr>
        <w:t xml:space="preserve">Math Tutoring Center </w:t>
      </w:r>
      <w:r w:rsidRPr="0056608B">
        <w:rPr>
          <w:rFonts w:ascii="Calibri" w:hAnsi="Calibri" w:cs="Calibri"/>
          <w:w w:val="105"/>
          <w:sz w:val="21"/>
          <w:szCs w:val="21"/>
        </w:rPr>
        <w:t>(MH-553)</w:t>
      </w:r>
      <w:r w:rsidRPr="0056608B">
        <w:rPr>
          <w:rFonts w:ascii="Calibri" w:hAnsi="Calibri" w:cs="Calibri"/>
          <w:spacing w:val="-22"/>
          <w:w w:val="105"/>
          <w:sz w:val="21"/>
          <w:szCs w:val="21"/>
        </w:rPr>
        <w:t xml:space="preserve"> </w:t>
      </w:r>
      <w:r w:rsidRPr="0056608B">
        <w:rPr>
          <w:rFonts w:ascii="Calibri" w:hAnsi="Calibri" w:cs="Calibri"/>
          <w:w w:val="105"/>
          <w:sz w:val="21"/>
          <w:szCs w:val="21"/>
        </w:rPr>
        <w:t>657-278-3631</w:t>
      </w:r>
    </w:p>
    <w:p w:rsidRPr="0056608B" w:rsidR="00136375" w:rsidP="00E858B8" w:rsidRDefault="005A65E6" w14:paraId="5C3267DE" w14:textId="77777777">
      <w:pPr>
        <w:pStyle w:val="ListParagraph"/>
        <w:numPr>
          <w:ilvl w:val="1"/>
          <w:numId w:val="28"/>
        </w:numPr>
        <w:tabs>
          <w:tab w:val="left" w:pos="831"/>
          <w:tab w:val="left" w:pos="832"/>
        </w:tabs>
        <w:spacing w:before="15"/>
        <w:rPr>
          <w:rFonts w:ascii="Calibri" w:hAnsi="Calibri" w:cs="Calibri"/>
          <w:sz w:val="21"/>
        </w:rPr>
      </w:pPr>
      <w:r w:rsidRPr="0056608B">
        <w:rPr>
          <w:rFonts w:ascii="Calibri" w:hAnsi="Calibri" w:cs="Calibri"/>
          <w:b/>
          <w:bCs/>
          <w:w w:val="105"/>
          <w:sz w:val="21"/>
          <w:szCs w:val="21"/>
        </w:rPr>
        <w:t>Supplemental Instruction</w:t>
      </w:r>
      <w:r w:rsidRPr="0056608B">
        <w:rPr>
          <w:rFonts w:ascii="Calibri" w:hAnsi="Calibri" w:cs="Calibri"/>
          <w:b/>
          <w:bCs/>
          <w:spacing w:val="-36"/>
          <w:w w:val="105"/>
          <w:sz w:val="21"/>
          <w:szCs w:val="21"/>
        </w:rPr>
        <w:t xml:space="preserve"> </w:t>
      </w:r>
      <w:hyperlink r:id="rId145">
        <w:r w:rsidRPr="0056608B">
          <w:rPr>
            <w:rFonts w:ascii="Calibri" w:hAnsi="Calibri" w:cs="Calibri"/>
            <w:w w:val="105"/>
            <w:sz w:val="21"/>
            <w:szCs w:val="21"/>
          </w:rPr>
          <w:t>http://www.fullerton.edu/si/</w:t>
        </w:r>
      </w:hyperlink>
    </w:p>
    <w:p w:rsidRPr="0056608B" w:rsidR="00136375" w:rsidP="00E858B8" w:rsidRDefault="005A65E6" w14:paraId="7FF7595B" w14:textId="0478C8A0">
      <w:pPr>
        <w:pStyle w:val="ListParagraph"/>
        <w:numPr>
          <w:ilvl w:val="1"/>
          <w:numId w:val="28"/>
        </w:numPr>
        <w:tabs>
          <w:tab w:val="left" w:pos="831"/>
          <w:tab w:val="left" w:pos="832"/>
        </w:tabs>
        <w:spacing w:before="20"/>
        <w:rPr>
          <w:rFonts w:ascii="Calibri" w:hAnsi="Calibri" w:cs="Calibri"/>
          <w:sz w:val="21"/>
          <w:szCs w:val="21"/>
        </w:rPr>
      </w:pPr>
      <w:r w:rsidRPr="0056608B">
        <w:rPr>
          <w:rFonts w:ascii="Calibri" w:hAnsi="Calibri" w:cs="Calibri"/>
          <w:b/>
          <w:bCs/>
          <w:w w:val="105"/>
          <w:sz w:val="21"/>
          <w:szCs w:val="21"/>
        </w:rPr>
        <w:t>University</w:t>
      </w:r>
      <w:r w:rsidRPr="0056608B">
        <w:rPr>
          <w:rFonts w:ascii="Calibri" w:hAnsi="Calibri" w:cs="Calibri"/>
          <w:b/>
          <w:bCs/>
          <w:spacing w:val="-8"/>
          <w:w w:val="105"/>
          <w:sz w:val="21"/>
          <w:szCs w:val="21"/>
        </w:rPr>
        <w:t xml:space="preserve"> </w:t>
      </w:r>
      <w:r w:rsidRPr="0056608B">
        <w:rPr>
          <w:rFonts w:ascii="Calibri" w:hAnsi="Calibri" w:cs="Calibri"/>
          <w:b/>
          <w:bCs/>
          <w:w w:val="105"/>
          <w:sz w:val="21"/>
          <w:szCs w:val="21"/>
        </w:rPr>
        <w:t>Learning</w:t>
      </w:r>
      <w:r w:rsidRPr="0056608B">
        <w:rPr>
          <w:rFonts w:ascii="Calibri" w:hAnsi="Calibri" w:cs="Calibri"/>
          <w:b/>
          <w:bCs/>
          <w:spacing w:val="-8"/>
          <w:w w:val="105"/>
          <w:sz w:val="21"/>
          <w:szCs w:val="21"/>
        </w:rPr>
        <w:t xml:space="preserve"> </w:t>
      </w:r>
      <w:r w:rsidRPr="0056608B">
        <w:rPr>
          <w:rFonts w:ascii="Calibri" w:hAnsi="Calibri" w:cs="Calibri"/>
          <w:b/>
          <w:bCs/>
          <w:w w:val="105"/>
          <w:sz w:val="21"/>
          <w:szCs w:val="21"/>
        </w:rPr>
        <w:t>Center</w:t>
      </w:r>
      <w:r w:rsidRPr="0056608B">
        <w:rPr>
          <w:rFonts w:ascii="Calibri" w:hAnsi="Calibri" w:cs="Calibri"/>
          <w:b/>
          <w:bCs/>
          <w:spacing w:val="-8"/>
          <w:w w:val="105"/>
          <w:sz w:val="21"/>
          <w:szCs w:val="21"/>
        </w:rPr>
        <w:t xml:space="preserve"> </w:t>
      </w:r>
      <w:r w:rsidRPr="0056608B">
        <w:rPr>
          <w:rFonts w:ascii="Calibri" w:hAnsi="Calibri" w:cs="Calibri"/>
          <w:w w:val="105"/>
          <w:sz w:val="21"/>
          <w:szCs w:val="21"/>
        </w:rPr>
        <w:t>(PLN</w:t>
      </w:r>
      <w:r w:rsidRPr="0056608B">
        <w:rPr>
          <w:rFonts w:ascii="Calibri" w:hAnsi="Calibri" w:cs="Calibri"/>
          <w:spacing w:val="-7"/>
          <w:w w:val="105"/>
          <w:sz w:val="21"/>
          <w:szCs w:val="21"/>
        </w:rPr>
        <w:t xml:space="preserve"> </w:t>
      </w:r>
      <w:r w:rsidRPr="0056608B" w:rsidR="67E84910">
        <w:rPr>
          <w:rFonts w:ascii="Calibri" w:hAnsi="Calibri" w:cs="Calibri"/>
          <w:spacing w:val="-7"/>
          <w:w w:val="105"/>
          <w:sz w:val="21"/>
          <w:szCs w:val="21"/>
        </w:rPr>
        <w:t>1</w:t>
      </w:r>
      <w:r w:rsidRPr="0056608B" w:rsidR="67E84910">
        <w:rPr>
          <w:rFonts w:ascii="Calibri" w:hAnsi="Calibri" w:cs="Calibri"/>
          <w:spacing w:val="-7"/>
          <w:w w:val="105"/>
          <w:sz w:val="21"/>
          <w:szCs w:val="21"/>
          <w:vertAlign w:val="superscript"/>
        </w:rPr>
        <w:t>st</w:t>
      </w:r>
      <w:r w:rsidRPr="0056608B" w:rsidR="67E84910">
        <w:rPr>
          <w:rFonts w:ascii="Calibri" w:hAnsi="Calibri" w:cs="Calibri"/>
          <w:spacing w:val="-7"/>
          <w:w w:val="105"/>
          <w:sz w:val="21"/>
          <w:szCs w:val="21"/>
        </w:rPr>
        <w:t xml:space="preserve"> Floor</w:t>
      </w:r>
      <w:r w:rsidRPr="0056608B">
        <w:rPr>
          <w:rFonts w:ascii="Calibri" w:hAnsi="Calibri" w:cs="Calibri"/>
          <w:w w:val="105"/>
          <w:sz w:val="21"/>
          <w:szCs w:val="21"/>
        </w:rPr>
        <w:t>)</w:t>
      </w:r>
      <w:r w:rsidRPr="0056608B">
        <w:rPr>
          <w:rFonts w:ascii="Calibri" w:hAnsi="Calibri" w:cs="Calibri"/>
          <w:spacing w:val="-9"/>
          <w:w w:val="105"/>
          <w:sz w:val="21"/>
          <w:szCs w:val="21"/>
        </w:rPr>
        <w:t xml:space="preserve"> </w:t>
      </w:r>
      <w:r w:rsidRPr="0056608B">
        <w:rPr>
          <w:rFonts w:ascii="Calibri" w:hAnsi="Calibri" w:cs="Calibri"/>
          <w:w w:val="105"/>
          <w:sz w:val="21"/>
          <w:szCs w:val="21"/>
        </w:rPr>
        <w:t>657-278-2738</w:t>
      </w:r>
      <w:r w:rsidRPr="0056608B">
        <w:rPr>
          <w:rFonts w:ascii="Calibri" w:hAnsi="Calibri" w:cs="Calibri"/>
          <w:spacing w:val="-8"/>
          <w:w w:val="105"/>
          <w:sz w:val="21"/>
          <w:szCs w:val="21"/>
        </w:rPr>
        <w:t xml:space="preserve"> </w:t>
      </w:r>
      <w:hyperlink r:id="rId146">
        <w:r w:rsidRPr="0056608B">
          <w:rPr>
            <w:rFonts w:ascii="Calibri" w:hAnsi="Calibri" w:cs="Calibri"/>
            <w:w w:val="105"/>
            <w:sz w:val="21"/>
            <w:szCs w:val="21"/>
          </w:rPr>
          <w:t>http://www.fullerton.edu/ulc/</w:t>
        </w:r>
      </w:hyperlink>
    </w:p>
    <w:p w:rsidRPr="0056608B" w:rsidR="00136375" w:rsidP="00E858B8" w:rsidRDefault="005A65E6" w14:paraId="07F2ED01" w14:textId="77777777">
      <w:pPr>
        <w:pStyle w:val="ListParagraph"/>
        <w:numPr>
          <w:ilvl w:val="1"/>
          <w:numId w:val="28"/>
        </w:numPr>
        <w:tabs>
          <w:tab w:val="left" w:pos="831"/>
          <w:tab w:val="left" w:pos="832"/>
        </w:tabs>
        <w:spacing w:before="20"/>
        <w:rPr>
          <w:rFonts w:ascii="Calibri" w:hAnsi="Calibri" w:cs="Calibri"/>
          <w:sz w:val="21"/>
        </w:rPr>
      </w:pPr>
      <w:r w:rsidRPr="0056608B">
        <w:rPr>
          <w:rFonts w:ascii="Calibri" w:hAnsi="Calibri" w:cs="Calibri"/>
          <w:b/>
          <w:bCs/>
          <w:w w:val="105"/>
          <w:sz w:val="21"/>
          <w:szCs w:val="21"/>
        </w:rPr>
        <w:t>Writing</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Center</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w:t>
      </w:r>
      <w:r w:rsidRPr="0056608B">
        <w:rPr>
          <w:rFonts w:ascii="Calibri" w:hAnsi="Calibri" w:cs="Calibri"/>
          <w:w w:val="105"/>
          <w:sz w:val="21"/>
          <w:szCs w:val="21"/>
        </w:rPr>
        <w:t>PLN</w:t>
      </w:r>
      <w:r w:rsidRPr="0056608B">
        <w:rPr>
          <w:rFonts w:ascii="Calibri" w:hAnsi="Calibri" w:cs="Calibri"/>
          <w:spacing w:val="-8"/>
          <w:w w:val="105"/>
          <w:sz w:val="21"/>
          <w:szCs w:val="21"/>
        </w:rPr>
        <w:t xml:space="preserve"> </w:t>
      </w:r>
      <w:r w:rsidRPr="0056608B">
        <w:rPr>
          <w:rFonts w:ascii="Calibri" w:hAnsi="Calibri" w:cs="Calibri"/>
          <w:w w:val="105"/>
          <w:sz w:val="21"/>
          <w:szCs w:val="21"/>
        </w:rPr>
        <w:t>100)</w:t>
      </w:r>
      <w:r w:rsidRPr="0056608B">
        <w:rPr>
          <w:rFonts w:ascii="Calibri" w:hAnsi="Calibri" w:cs="Calibri"/>
          <w:spacing w:val="-9"/>
          <w:w w:val="105"/>
          <w:sz w:val="21"/>
          <w:szCs w:val="21"/>
        </w:rPr>
        <w:t xml:space="preserve"> </w:t>
      </w:r>
      <w:r w:rsidRPr="0056608B">
        <w:rPr>
          <w:rFonts w:ascii="Calibri" w:hAnsi="Calibri" w:cs="Calibri"/>
          <w:w w:val="105"/>
          <w:sz w:val="21"/>
          <w:szCs w:val="21"/>
        </w:rPr>
        <w:t>657-278-3650</w:t>
      </w:r>
      <w:r w:rsidRPr="0056608B">
        <w:rPr>
          <w:rFonts w:ascii="Calibri" w:hAnsi="Calibri" w:cs="Calibri"/>
          <w:spacing w:val="-9"/>
          <w:w w:val="105"/>
          <w:sz w:val="21"/>
          <w:szCs w:val="21"/>
        </w:rPr>
        <w:t xml:space="preserve"> </w:t>
      </w:r>
      <w:hyperlink r:id="rId147">
        <w:r w:rsidRPr="0056608B">
          <w:rPr>
            <w:rFonts w:ascii="Calibri" w:hAnsi="Calibri" w:cs="Calibri"/>
            <w:w w:val="105"/>
            <w:sz w:val="21"/>
            <w:szCs w:val="21"/>
          </w:rPr>
          <w:t>http://english.fullerton.edu/writing_center/</w:t>
        </w:r>
      </w:hyperlink>
    </w:p>
    <w:p w:rsidRPr="0056608B" w:rsidR="00136375" w:rsidRDefault="00136375" w14:paraId="46FC4A0D" w14:textId="77777777">
      <w:pPr>
        <w:pStyle w:val="BodyText"/>
        <w:spacing w:before="5"/>
        <w:rPr>
          <w:rFonts w:ascii="Calibri" w:hAnsi="Calibri" w:cs="Calibri"/>
          <w:sz w:val="17"/>
        </w:rPr>
      </w:pPr>
    </w:p>
    <w:p w:rsidRPr="0056608B" w:rsidR="00136375" w:rsidRDefault="005A65E6" w14:paraId="29206B58" w14:textId="77777777">
      <w:pPr>
        <w:spacing w:before="48"/>
        <w:ind w:left="112"/>
        <w:rPr>
          <w:rFonts w:ascii="Calibri" w:hAnsi="Calibri" w:cs="Calibri"/>
          <w:sz w:val="21"/>
        </w:rPr>
      </w:pPr>
      <w:r w:rsidRPr="0056608B">
        <w:rPr>
          <w:rFonts w:ascii="Calibri" w:hAnsi="Calibri" w:cs="Calibri"/>
          <w:b/>
          <w:sz w:val="28"/>
          <w:u w:val="single"/>
        </w:rPr>
        <w:t xml:space="preserve">Career Resources </w:t>
      </w:r>
    </w:p>
    <w:p w:rsidRPr="0056608B" w:rsidR="00136375" w:rsidRDefault="00136375" w14:paraId="4DC2ECC6" w14:textId="77777777">
      <w:pPr>
        <w:pStyle w:val="BodyText"/>
        <w:spacing w:before="5"/>
        <w:rPr>
          <w:rFonts w:ascii="Calibri" w:hAnsi="Calibri" w:cs="Calibri"/>
          <w:sz w:val="10"/>
        </w:rPr>
      </w:pPr>
    </w:p>
    <w:p w:rsidRPr="0056608B" w:rsidR="00136375" w:rsidP="00E858B8" w:rsidRDefault="005A65E6" w14:paraId="1903577C" w14:textId="4DB63CBB">
      <w:pPr>
        <w:pStyle w:val="ListParagraph"/>
        <w:numPr>
          <w:ilvl w:val="1"/>
          <w:numId w:val="28"/>
        </w:numPr>
        <w:tabs>
          <w:tab w:val="left" w:pos="831"/>
          <w:tab w:val="left" w:pos="832"/>
        </w:tabs>
        <w:spacing w:before="52"/>
        <w:rPr>
          <w:rFonts w:ascii="Calibri" w:hAnsi="Calibri" w:cs="Calibri"/>
          <w:sz w:val="21"/>
          <w:szCs w:val="21"/>
        </w:rPr>
      </w:pPr>
      <w:r w:rsidRPr="0056608B">
        <w:rPr>
          <w:rFonts w:ascii="Calibri" w:hAnsi="Calibri" w:cs="Calibri"/>
          <w:b/>
          <w:bCs/>
          <w:w w:val="105"/>
          <w:sz w:val="21"/>
          <w:szCs w:val="21"/>
        </w:rPr>
        <w:t>Career</w:t>
      </w:r>
      <w:r w:rsidRPr="0056608B">
        <w:rPr>
          <w:rFonts w:ascii="Calibri" w:hAnsi="Calibri" w:cs="Calibri"/>
          <w:b/>
          <w:bCs/>
          <w:spacing w:val="-11"/>
          <w:w w:val="105"/>
          <w:sz w:val="21"/>
          <w:szCs w:val="21"/>
        </w:rPr>
        <w:t xml:space="preserve"> </w:t>
      </w:r>
      <w:r w:rsidRPr="0056608B">
        <w:rPr>
          <w:rFonts w:ascii="Calibri" w:hAnsi="Calibri" w:cs="Calibri"/>
          <w:b/>
          <w:bCs/>
          <w:w w:val="105"/>
          <w:sz w:val="21"/>
          <w:szCs w:val="21"/>
        </w:rPr>
        <w:t>Center</w:t>
      </w:r>
      <w:r w:rsidRPr="0056608B">
        <w:rPr>
          <w:rFonts w:ascii="Calibri" w:hAnsi="Calibri" w:cs="Calibri"/>
          <w:b/>
          <w:bCs/>
          <w:spacing w:val="-11"/>
          <w:w w:val="105"/>
          <w:sz w:val="21"/>
          <w:szCs w:val="21"/>
        </w:rPr>
        <w:t xml:space="preserve"> </w:t>
      </w:r>
      <w:r w:rsidRPr="0056608B">
        <w:rPr>
          <w:rFonts w:ascii="Calibri" w:hAnsi="Calibri" w:cs="Calibri"/>
          <w:w w:val="105"/>
          <w:sz w:val="21"/>
          <w:szCs w:val="21"/>
        </w:rPr>
        <w:t>(LH-208)</w:t>
      </w:r>
      <w:r w:rsidRPr="0056608B">
        <w:rPr>
          <w:rFonts w:ascii="Calibri" w:hAnsi="Calibri" w:cs="Calibri"/>
          <w:spacing w:val="-11"/>
          <w:w w:val="105"/>
          <w:sz w:val="21"/>
          <w:szCs w:val="21"/>
        </w:rPr>
        <w:t xml:space="preserve"> </w:t>
      </w:r>
      <w:r w:rsidRPr="0056608B">
        <w:rPr>
          <w:rFonts w:ascii="Calibri" w:hAnsi="Calibri" w:cs="Calibri"/>
          <w:w w:val="105"/>
          <w:sz w:val="21"/>
          <w:szCs w:val="21"/>
        </w:rPr>
        <w:t>657-278-3121</w:t>
      </w:r>
      <w:r w:rsidRPr="0056608B" w:rsidR="00FC08FE">
        <w:rPr>
          <w:rFonts w:ascii="Calibri" w:hAnsi="Calibri" w:cs="Calibri"/>
          <w:w w:val="105"/>
          <w:sz w:val="21"/>
          <w:szCs w:val="21"/>
        </w:rPr>
        <w:t xml:space="preserve">, </w:t>
      </w:r>
      <w:r w:rsidRPr="0056608B">
        <w:rPr>
          <w:rFonts w:ascii="Calibri" w:hAnsi="Calibri" w:cs="Calibri"/>
          <w:spacing w:val="-11"/>
          <w:w w:val="105"/>
          <w:sz w:val="21"/>
          <w:szCs w:val="21"/>
        </w:rPr>
        <w:t xml:space="preserve"> </w:t>
      </w:r>
      <w:hyperlink r:id="rId148">
        <w:r w:rsidRPr="0056608B">
          <w:rPr>
            <w:rFonts w:ascii="Calibri" w:hAnsi="Calibri" w:cs="Calibri"/>
            <w:w w:val="105"/>
            <w:sz w:val="21"/>
            <w:szCs w:val="21"/>
          </w:rPr>
          <w:t>http://www.fullerton.edu/career</w:t>
        </w:r>
      </w:hyperlink>
    </w:p>
    <w:p w:rsidRPr="0056608B" w:rsidR="00136375" w:rsidP="00E858B8" w:rsidRDefault="005A65E6" w14:paraId="5322F82A" w14:textId="77777777">
      <w:pPr>
        <w:pStyle w:val="ListParagraph"/>
        <w:numPr>
          <w:ilvl w:val="1"/>
          <w:numId w:val="28"/>
        </w:numPr>
        <w:tabs>
          <w:tab w:val="left" w:pos="831"/>
          <w:tab w:val="left" w:pos="832"/>
        </w:tabs>
        <w:spacing w:before="21" w:line="247" w:lineRule="auto"/>
        <w:ind w:right="2533"/>
        <w:rPr>
          <w:rFonts w:ascii="Calibri" w:hAnsi="Calibri" w:cs="Calibri"/>
          <w:sz w:val="21"/>
        </w:rPr>
      </w:pPr>
      <w:r w:rsidRPr="0056608B">
        <w:rPr>
          <w:rFonts w:ascii="Calibri" w:hAnsi="Calibri" w:cs="Calibri"/>
          <w:b/>
          <w:bCs/>
          <w:w w:val="105"/>
          <w:sz w:val="21"/>
          <w:szCs w:val="21"/>
        </w:rPr>
        <w:t xml:space="preserve">Center for Internships and Community Engagement </w:t>
      </w:r>
      <w:r w:rsidRPr="0056608B">
        <w:rPr>
          <w:rFonts w:ascii="Calibri" w:hAnsi="Calibri" w:cs="Calibri"/>
          <w:w w:val="105"/>
          <w:sz w:val="21"/>
          <w:szCs w:val="21"/>
        </w:rPr>
        <w:t>(LH-206)</w:t>
      </w:r>
      <w:r w:rsidRPr="0056608B">
        <w:rPr>
          <w:rFonts w:ascii="Calibri" w:hAnsi="Calibri" w:cs="Calibri"/>
          <w:spacing w:val="-35"/>
          <w:w w:val="105"/>
          <w:sz w:val="21"/>
          <w:szCs w:val="21"/>
        </w:rPr>
        <w:t xml:space="preserve"> </w:t>
      </w:r>
      <w:r w:rsidRPr="0056608B">
        <w:rPr>
          <w:rFonts w:ascii="Calibri" w:hAnsi="Calibri" w:cs="Calibri"/>
          <w:w w:val="105"/>
          <w:sz w:val="21"/>
          <w:szCs w:val="21"/>
        </w:rPr>
        <w:t xml:space="preserve">657-278-3746 </w:t>
      </w:r>
      <w:hyperlink r:id="rId149">
        <w:r w:rsidRPr="0056608B">
          <w:rPr>
            <w:rFonts w:ascii="Calibri" w:hAnsi="Calibri" w:cs="Calibri"/>
            <w:w w:val="105"/>
            <w:sz w:val="21"/>
            <w:szCs w:val="21"/>
          </w:rPr>
          <w:t>http://www.fullerton.edu/cice/</w:t>
        </w:r>
      </w:hyperlink>
    </w:p>
    <w:p w:rsidRPr="0056608B" w:rsidR="00136375" w:rsidP="00E858B8" w:rsidRDefault="005A65E6" w14:paraId="676D851D" w14:textId="77777777">
      <w:pPr>
        <w:pStyle w:val="ListParagraph"/>
        <w:numPr>
          <w:ilvl w:val="1"/>
          <w:numId w:val="28"/>
        </w:numPr>
        <w:tabs>
          <w:tab w:val="left" w:pos="831"/>
          <w:tab w:val="left" w:pos="832"/>
        </w:tabs>
        <w:spacing w:before="14"/>
        <w:rPr>
          <w:rFonts w:ascii="Calibri" w:hAnsi="Calibri" w:cs="Calibri"/>
          <w:sz w:val="21"/>
        </w:rPr>
      </w:pPr>
      <w:r w:rsidRPr="0056608B">
        <w:rPr>
          <w:rFonts w:ascii="Calibri" w:hAnsi="Calibri" w:cs="Calibri"/>
          <w:b/>
          <w:bCs/>
          <w:w w:val="105"/>
          <w:sz w:val="21"/>
          <w:szCs w:val="21"/>
        </w:rPr>
        <w:t>Center</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for</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Careers</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in</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Teaching</w:t>
      </w:r>
      <w:r w:rsidRPr="0056608B">
        <w:rPr>
          <w:rFonts w:ascii="Calibri" w:hAnsi="Calibri" w:cs="Calibri"/>
          <w:b/>
          <w:bCs/>
          <w:spacing w:val="-7"/>
          <w:w w:val="105"/>
          <w:sz w:val="21"/>
          <w:szCs w:val="21"/>
        </w:rPr>
        <w:t xml:space="preserve"> </w:t>
      </w:r>
      <w:r w:rsidRPr="0056608B">
        <w:rPr>
          <w:rFonts w:ascii="Calibri" w:hAnsi="Calibri" w:cs="Calibri"/>
          <w:w w:val="105"/>
          <w:sz w:val="21"/>
          <w:szCs w:val="21"/>
        </w:rPr>
        <w:t>(EC</w:t>
      </w:r>
      <w:r w:rsidRPr="0056608B">
        <w:rPr>
          <w:rFonts w:ascii="Calibri" w:hAnsi="Calibri" w:cs="Calibri"/>
          <w:spacing w:val="-5"/>
          <w:w w:val="105"/>
          <w:sz w:val="21"/>
          <w:szCs w:val="21"/>
        </w:rPr>
        <w:t xml:space="preserve"> </w:t>
      </w:r>
      <w:r w:rsidRPr="0056608B">
        <w:rPr>
          <w:rFonts w:ascii="Calibri" w:hAnsi="Calibri" w:cs="Calibri"/>
          <w:w w:val="105"/>
          <w:sz w:val="21"/>
          <w:szCs w:val="21"/>
        </w:rPr>
        <w:t>379)</w:t>
      </w:r>
      <w:r w:rsidRPr="0056608B">
        <w:rPr>
          <w:rFonts w:ascii="Calibri" w:hAnsi="Calibri" w:cs="Calibri"/>
          <w:spacing w:val="-7"/>
          <w:w w:val="105"/>
          <w:sz w:val="21"/>
          <w:szCs w:val="21"/>
        </w:rPr>
        <w:t xml:space="preserve"> </w:t>
      </w:r>
      <w:r w:rsidRPr="0056608B">
        <w:rPr>
          <w:rFonts w:ascii="Calibri" w:hAnsi="Calibri" w:cs="Calibri"/>
          <w:w w:val="105"/>
          <w:sz w:val="21"/>
          <w:szCs w:val="21"/>
        </w:rPr>
        <w:t>657-278-7130</w:t>
      </w:r>
      <w:r w:rsidRPr="0056608B">
        <w:rPr>
          <w:rFonts w:ascii="Calibri" w:hAnsi="Calibri" w:cs="Calibri"/>
          <w:spacing w:val="-6"/>
          <w:w w:val="105"/>
          <w:sz w:val="21"/>
          <w:szCs w:val="21"/>
        </w:rPr>
        <w:t xml:space="preserve"> </w:t>
      </w:r>
      <w:hyperlink r:id="rId150">
        <w:r w:rsidRPr="0056608B">
          <w:rPr>
            <w:rFonts w:ascii="Calibri" w:hAnsi="Calibri" w:cs="Calibri"/>
            <w:w w:val="105"/>
            <w:sz w:val="21"/>
            <w:szCs w:val="21"/>
          </w:rPr>
          <w:t>http://ed.fullerton.edu/cct/</w:t>
        </w:r>
      </w:hyperlink>
    </w:p>
    <w:p w:rsidRPr="0056608B" w:rsidR="00136375" w:rsidRDefault="00136375" w14:paraId="79796693" w14:textId="77777777">
      <w:pPr>
        <w:pStyle w:val="BodyText"/>
        <w:spacing w:before="5"/>
        <w:rPr>
          <w:rFonts w:ascii="Calibri" w:hAnsi="Calibri" w:cs="Calibri"/>
          <w:sz w:val="17"/>
        </w:rPr>
      </w:pPr>
    </w:p>
    <w:p w:rsidRPr="0056608B" w:rsidR="00136375" w:rsidRDefault="005A65E6" w14:paraId="52E9E16E" w14:textId="15D2076D">
      <w:pPr>
        <w:pStyle w:val="BodyText"/>
        <w:spacing w:before="48"/>
        <w:ind w:left="112"/>
        <w:rPr>
          <w:rFonts w:ascii="Calibri" w:hAnsi="Calibri" w:cs="Calibri"/>
        </w:rPr>
      </w:pPr>
      <w:r w:rsidRPr="0056608B">
        <w:rPr>
          <w:rFonts w:ascii="Calibri" w:hAnsi="Calibri" w:cs="Calibri"/>
          <w:b/>
          <w:sz w:val="28"/>
          <w:u w:val="single"/>
        </w:rPr>
        <w:t xml:space="preserve">Other Resources </w:t>
      </w:r>
      <w:r w:rsidRPr="0056608B">
        <w:rPr>
          <w:rFonts w:ascii="Calibri" w:hAnsi="Calibri" w:cs="Calibri"/>
        </w:rPr>
        <w:t xml:space="preserve">(for </w:t>
      </w:r>
      <w:r w:rsidRPr="0056608B" w:rsidR="004104AD">
        <w:rPr>
          <w:rFonts w:ascii="Calibri" w:hAnsi="Calibri" w:cs="Calibri"/>
        </w:rPr>
        <w:t xml:space="preserve">a </w:t>
      </w:r>
      <w:r w:rsidRPr="0056608B">
        <w:rPr>
          <w:rFonts w:ascii="Calibri" w:hAnsi="Calibri" w:cs="Calibri"/>
        </w:rPr>
        <w:t>complete listing</w:t>
      </w:r>
      <w:r w:rsidRPr="0056608B" w:rsidR="004104AD">
        <w:rPr>
          <w:rFonts w:ascii="Calibri" w:hAnsi="Calibri" w:cs="Calibri"/>
        </w:rPr>
        <w:t>,</w:t>
      </w:r>
      <w:r w:rsidRPr="0056608B">
        <w:rPr>
          <w:rFonts w:ascii="Calibri" w:hAnsi="Calibri" w:cs="Calibri"/>
        </w:rPr>
        <w:t xml:space="preserve"> see the Student Affairs website </w:t>
      </w:r>
      <w:hyperlink r:id="rId151">
        <w:r w:rsidRPr="0056608B">
          <w:rPr>
            <w:rFonts w:ascii="Calibri" w:hAnsi="Calibri" w:cs="Calibri"/>
          </w:rPr>
          <w:t>http://www.fullerton.edu/sa/)</w:t>
        </w:r>
      </w:hyperlink>
    </w:p>
    <w:p w:rsidRPr="0056608B" w:rsidR="00136375" w:rsidRDefault="00136375" w14:paraId="47297C67" w14:textId="77777777">
      <w:pPr>
        <w:pStyle w:val="BodyText"/>
        <w:spacing w:before="10"/>
        <w:rPr>
          <w:rFonts w:ascii="Calibri" w:hAnsi="Calibri" w:cs="Calibri"/>
          <w:sz w:val="10"/>
        </w:rPr>
      </w:pPr>
    </w:p>
    <w:p w:rsidRPr="0056608B" w:rsidR="00136375" w:rsidP="00E858B8" w:rsidRDefault="005A65E6" w14:paraId="109E20A8" w14:textId="51BAABFC">
      <w:pPr>
        <w:pStyle w:val="ListParagraph"/>
        <w:numPr>
          <w:ilvl w:val="1"/>
          <w:numId w:val="28"/>
        </w:numPr>
        <w:tabs>
          <w:tab w:val="left" w:pos="831"/>
          <w:tab w:val="left" w:pos="832"/>
        </w:tabs>
        <w:spacing w:before="51"/>
        <w:rPr>
          <w:rFonts w:ascii="Calibri" w:hAnsi="Calibri" w:cs="Calibri"/>
          <w:sz w:val="21"/>
        </w:rPr>
      </w:pPr>
      <w:r w:rsidRPr="0056608B">
        <w:rPr>
          <w:rFonts w:ascii="Calibri" w:hAnsi="Calibri" w:cs="Calibri"/>
          <w:b/>
          <w:bCs/>
          <w:sz w:val="21"/>
          <w:szCs w:val="21"/>
        </w:rPr>
        <w:t>Scholarships</w:t>
      </w:r>
      <w:r w:rsidRPr="0056608B" w:rsidR="004104AD">
        <w:rPr>
          <w:rFonts w:ascii="Calibri" w:hAnsi="Calibri" w:cs="Calibri"/>
          <w:b/>
          <w:bCs/>
          <w:sz w:val="21"/>
          <w:szCs w:val="21"/>
        </w:rPr>
        <w:t xml:space="preserve">: </w:t>
      </w:r>
      <w:hyperlink w:history="1" r:id="rId152">
        <w:r w:rsidRPr="0056608B" w:rsidR="004104AD">
          <w:rPr>
            <w:rStyle w:val="Hyperlink"/>
            <w:rFonts w:ascii="Calibri" w:hAnsi="Calibri" w:cs="Calibri"/>
            <w:sz w:val="21"/>
            <w:szCs w:val="21"/>
          </w:rPr>
          <w:t>http://www.fullerton.edu/financialaid/award/scholarships.php</w:t>
        </w:r>
      </w:hyperlink>
    </w:p>
    <w:p w:rsidRPr="0056608B" w:rsidR="00136375" w:rsidP="00E858B8" w:rsidRDefault="005A65E6" w14:paraId="6524D4BB" w14:textId="6EBC7B29">
      <w:pPr>
        <w:pStyle w:val="ListParagraph"/>
        <w:numPr>
          <w:ilvl w:val="1"/>
          <w:numId w:val="28"/>
        </w:numPr>
        <w:tabs>
          <w:tab w:val="left" w:pos="831"/>
          <w:tab w:val="left" w:pos="832"/>
        </w:tabs>
        <w:spacing w:before="15"/>
        <w:rPr>
          <w:rFonts w:ascii="Calibri" w:hAnsi="Calibri" w:cs="Calibri"/>
          <w:sz w:val="21"/>
        </w:rPr>
      </w:pPr>
      <w:r w:rsidRPr="0056608B">
        <w:rPr>
          <w:rFonts w:ascii="Calibri" w:hAnsi="Calibri" w:cs="Calibri"/>
          <w:b/>
          <w:bCs/>
          <w:w w:val="105"/>
          <w:sz w:val="21"/>
          <w:szCs w:val="21"/>
        </w:rPr>
        <w:t>Directory</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of</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CSUF</w:t>
      </w:r>
      <w:r w:rsidRPr="0056608B">
        <w:rPr>
          <w:rFonts w:ascii="Calibri" w:hAnsi="Calibri" w:cs="Calibri"/>
          <w:b/>
          <w:bCs/>
          <w:spacing w:val="-8"/>
          <w:w w:val="105"/>
          <w:sz w:val="21"/>
          <w:szCs w:val="21"/>
        </w:rPr>
        <w:t xml:space="preserve"> </w:t>
      </w:r>
      <w:r w:rsidRPr="0056608B">
        <w:rPr>
          <w:rFonts w:ascii="Calibri" w:hAnsi="Calibri" w:cs="Calibri"/>
          <w:b/>
          <w:bCs/>
          <w:w w:val="105"/>
          <w:sz w:val="21"/>
          <w:szCs w:val="21"/>
        </w:rPr>
        <w:t>student</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clubs</w:t>
      </w:r>
      <w:r w:rsidRPr="0056608B" w:rsidR="004104AD">
        <w:rPr>
          <w:rFonts w:ascii="Calibri" w:hAnsi="Calibri" w:cs="Calibri"/>
          <w:b/>
          <w:bCs/>
          <w:w w:val="105"/>
          <w:sz w:val="21"/>
          <w:szCs w:val="21"/>
        </w:rPr>
        <w:t>:</w:t>
      </w:r>
      <w:r w:rsidRPr="0056608B">
        <w:rPr>
          <w:rFonts w:ascii="Calibri" w:hAnsi="Calibri" w:cs="Calibri"/>
          <w:b/>
          <w:bCs/>
          <w:spacing w:val="-9"/>
          <w:w w:val="105"/>
          <w:sz w:val="21"/>
          <w:szCs w:val="21"/>
        </w:rPr>
        <w:t xml:space="preserve"> </w:t>
      </w:r>
      <w:hyperlink w:history="1" r:id="rId153">
        <w:r w:rsidRPr="0056608B" w:rsidR="004104AD">
          <w:rPr>
            <w:rStyle w:val="Hyperlink"/>
            <w:rFonts w:ascii="Calibri" w:hAnsi="Calibri" w:cs="Calibri"/>
            <w:w w:val="105"/>
            <w:sz w:val="21"/>
            <w:szCs w:val="21"/>
          </w:rPr>
          <w:t>https://fullerton.collegiatelink.net</w:t>
        </w:r>
      </w:hyperlink>
      <w:r w:rsidRPr="0056608B" w:rsidR="004104AD">
        <w:rPr>
          <w:rFonts w:ascii="Calibri" w:hAnsi="Calibri" w:cs="Calibri"/>
          <w:w w:val="105"/>
          <w:sz w:val="21"/>
          <w:szCs w:val="21"/>
        </w:rPr>
        <w:t xml:space="preserve"> </w:t>
      </w:r>
    </w:p>
    <w:p w:rsidRPr="0056608B" w:rsidR="00136375" w:rsidP="00E858B8" w:rsidRDefault="005A65E6" w14:paraId="65FB92F0" w14:textId="78E8A7B6">
      <w:pPr>
        <w:pStyle w:val="ListParagraph"/>
        <w:numPr>
          <w:ilvl w:val="1"/>
          <w:numId w:val="28"/>
        </w:numPr>
        <w:tabs>
          <w:tab w:val="left" w:pos="831"/>
          <w:tab w:val="left" w:pos="832"/>
        </w:tabs>
        <w:spacing w:before="20" w:line="247" w:lineRule="auto"/>
        <w:ind w:right="282"/>
        <w:rPr>
          <w:rFonts w:ascii="Calibri" w:hAnsi="Calibri" w:cs="Calibri"/>
          <w:sz w:val="21"/>
        </w:rPr>
      </w:pPr>
      <w:r w:rsidRPr="0056608B">
        <w:rPr>
          <w:rFonts w:ascii="Calibri" w:hAnsi="Calibri" w:cs="Calibri"/>
          <w:b/>
          <w:bCs/>
          <w:w w:val="105"/>
          <w:sz w:val="21"/>
          <w:szCs w:val="21"/>
        </w:rPr>
        <w:t>Student Health Center</w:t>
      </w:r>
      <w:r w:rsidRPr="0056608B" w:rsidR="004104AD">
        <w:rPr>
          <w:rFonts w:ascii="Calibri" w:hAnsi="Calibri" w:cs="Calibri"/>
          <w:b/>
          <w:bCs/>
          <w:w w:val="105"/>
          <w:sz w:val="21"/>
          <w:szCs w:val="21"/>
        </w:rPr>
        <w:t>:</w:t>
      </w:r>
      <w:r w:rsidRPr="0056608B">
        <w:rPr>
          <w:rFonts w:ascii="Calibri" w:hAnsi="Calibri" w:cs="Calibri"/>
          <w:b/>
          <w:bCs/>
          <w:w w:val="105"/>
          <w:sz w:val="21"/>
          <w:szCs w:val="21"/>
        </w:rPr>
        <w:t xml:space="preserve"> </w:t>
      </w:r>
      <w:r w:rsidRPr="0056608B">
        <w:rPr>
          <w:rFonts w:ascii="Calibri" w:hAnsi="Calibri" w:cs="Calibri"/>
          <w:w w:val="105"/>
          <w:sz w:val="21"/>
          <w:szCs w:val="21"/>
        </w:rPr>
        <w:t>(SHCC West) 657-278-2800. Provides medical care for illness and injury, family planning, health education, and</w:t>
      </w:r>
      <w:r w:rsidRPr="0056608B">
        <w:rPr>
          <w:rFonts w:ascii="Calibri" w:hAnsi="Calibri" w:cs="Calibri"/>
          <w:spacing w:val="-22"/>
          <w:w w:val="105"/>
          <w:sz w:val="21"/>
          <w:szCs w:val="21"/>
        </w:rPr>
        <w:t xml:space="preserve"> </w:t>
      </w:r>
      <w:r w:rsidRPr="0056608B">
        <w:rPr>
          <w:rFonts w:ascii="Calibri" w:hAnsi="Calibri" w:cs="Calibri"/>
          <w:w w:val="105"/>
          <w:sz w:val="21"/>
          <w:szCs w:val="21"/>
        </w:rPr>
        <w:t>immunizations.</w:t>
      </w:r>
      <w:r w:rsidRPr="0056608B" w:rsidR="00E803A3">
        <w:rPr>
          <w:rFonts w:ascii="Calibri" w:hAnsi="Calibri" w:cs="Calibri"/>
          <w:w w:val="105"/>
          <w:sz w:val="21"/>
          <w:szCs w:val="21"/>
        </w:rPr>
        <w:t xml:space="preserve"> </w:t>
      </w:r>
      <w:hyperlink w:history="1" r:id="rId154">
        <w:r w:rsidRPr="0056608B" w:rsidR="004104AD">
          <w:rPr>
            <w:rStyle w:val="Hyperlink"/>
            <w:rFonts w:ascii="Calibri" w:hAnsi="Calibri" w:cs="Calibri"/>
            <w:w w:val="105"/>
            <w:sz w:val="21"/>
            <w:szCs w:val="21"/>
          </w:rPr>
          <w:t>http://www.fullerton.edu/health/</w:t>
        </w:r>
      </w:hyperlink>
      <w:r w:rsidRPr="0056608B" w:rsidR="00E803A3">
        <w:rPr>
          <w:rFonts w:ascii="Calibri" w:hAnsi="Calibri" w:cs="Calibri"/>
          <w:w w:val="105"/>
          <w:sz w:val="21"/>
          <w:szCs w:val="21"/>
        </w:rPr>
        <w:t xml:space="preserve"> </w:t>
      </w:r>
      <w:r w:rsidRPr="0056608B" w:rsidR="004104AD">
        <w:rPr>
          <w:rFonts w:ascii="Calibri" w:hAnsi="Calibri" w:cs="Calibri"/>
          <w:w w:val="105"/>
          <w:sz w:val="21"/>
          <w:szCs w:val="21"/>
        </w:rPr>
        <w:t xml:space="preserve">  </w:t>
      </w:r>
    </w:p>
    <w:p w:rsidRPr="0056608B" w:rsidR="00136375" w:rsidP="00E858B8" w:rsidRDefault="005A65E6" w14:paraId="731B0BA5" w14:textId="126E8DE0">
      <w:pPr>
        <w:pStyle w:val="ListParagraph"/>
        <w:numPr>
          <w:ilvl w:val="1"/>
          <w:numId w:val="28"/>
        </w:numPr>
        <w:tabs>
          <w:tab w:val="left" w:pos="831"/>
          <w:tab w:val="left" w:pos="832"/>
        </w:tabs>
        <w:spacing w:before="14" w:line="252" w:lineRule="auto"/>
        <w:ind w:right="355"/>
        <w:rPr>
          <w:rFonts w:ascii="Calibri" w:hAnsi="Calibri" w:cs="Calibri"/>
          <w:sz w:val="21"/>
        </w:rPr>
      </w:pPr>
      <w:r w:rsidRPr="0056608B">
        <w:rPr>
          <w:rFonts w:ascii="Calibri" w:hAnsi="Calibri" w:cs="Calibri"/>
          <w:b/>
          <w:bCs/>
          <w:w w:val="105"/>
          <w:sz w:val="21"/>
          <w:szCs w:val="21"/>
        </w:rPr>
        <w:t>Counseling and Psychological Services (CAPS)</w:t>
      </w:r>
      <w:r w:rsidRPr="0056608B" w:rsidR="004104AD">
        <w:rPr>
          <w:rFonts w:ascii="Calibri" w:hAnsi="Calibri" w:cs="Calibri"/>
          <w:b/>
          <w:bCs/>
          <w:w w:val="105"/>
          <w:sz w:val="21"/>
          <w:szCs w:val="21"/>
        </w:rPr>
        <w:t>:</w:t>
      </w:r>
      <w:r w:rsidRPr="0056608B">
        <w:rPr>
          <w:rFonts w:ascii="Calibri" w:hAnsi="Calibri" w:cs="Calibri"/>
          <w:b/>
          <w:bCs/>
          <w:w w:val="105"/>
          <w:sz w:val="21"/>
          <w:szCs w:val="21"/>
        </w:rPr>
        <w:t xml:space="preserve"> </w:t>
      </w:r>
      <w:r w:rsidRPr="0056608B">
        <w:rPr>
          <w:rFonts w:ascii="Calibri" w:hAnsi="Calibri" w:cs="Calibri"/>
          <w:w w:val="105"/>
          <w:sz w:val="21"/>
          <w:szCs w:val="21"/>
        </w:rPr>
        <w:t>(SHCC East) 657-278-3040</w:t>
      </w:r>
      <w:r w:rsidRPr="0056608B" w:rsidR="004104AD">
        <w:rPr>
          <w:rFonts w:ascii="Calibri" w:hAnsi="Calibri" w:cs="Calibri"/>
          <w:w w:val="105"/>
          <w:sz w:val="21"/>
          <w:szCs w:val="21"/>
        </w:rPr>
        <w:t xml:space="preserve"> </w:t>
      </w:r>
      <w:hyperlink w:history="1" r:id="rId155">
        <w:r w:rsidRPr="0056608B" w:rsidR="004104AD">
          <w:rPr>
            <w:rStyle w:val="Hyperlink"/>
            <w:rFonts w:ascii="Calibri" w:hAnsi="Calibri" w:cs="Calibri"/>
            <w:w w:val="105"/>
            <w:sz w:val="21"/>
            <w:szCs w:val="21"/>
          </w:rPr>
          <w:t>http://www.fullerton.edu/caps/</w:t>
        </w:r>
      </w:hyperlink>
    </w:p>
    <w:p w:rsidRPr="0056608B" w:rsidR="00136375" w:rsidP="00E858B8" w:rsidRDefault="005A65E6" w14:paraId="51FC37F4" w14:textId="2768120A">
      <w:pPr>
        <w:pStyle w:val="ListParagraph"/>
        <w:numPr>
          <w:ilvl w:val="1"/>
          <w:numId w:val="28"/>
        </w:numPr>
        <w:tabs>
          <w:tab w:val="left" w:pos="831"/>
          <w:tab w:val="left" w:pos="832"/>
        </w:tabs>
        <w:spacing w:before="9"/>
        <w:rPr>
          <w:rFonts w:ascii="Calibri" w:hAnsi="Calibri" w:cs="Calibri"/>
          <w:sz w:val="21"/>
        </w:rPr>
      </w:pPr>
      <w:r w:rsidRPr="0056608B">
        <w:rPr>
          <w:rFonts w:ascii="Calibri" w:hAnsi="Calibri" w:cs="Calibri"/>
          <w:b/>
          <w:bCs/>
          <w:w w:val="105"/>
          <w:sz w:val="21"/>
          <w:szCs w:val="21"/>
        </w:rPr>
        <w:t>Disability</w:t>
      </w:r>
      <w:r w:rsidRPr="0056608B">
        <w:rPr>
          <w:rFonts w:ascii="Calibri" w:hAnsi="Calibri" w:cs="Calibri"/>
          <w:b/>
          <w:bCs/>
          <w:spacing w:val="-8"/>
          <w:w w:val="105"/>
          <w:sz w:val="21"/>
          <w:szCs w:val="21"/>
        </w:rPr>
        <w:t xml:space="preserve"> </w:t>
      </w:r>
      <w:r w:rsidRPr="0056608B">
        <w:rPr>
          <w:rFonts w:ascii="Calibri" w:hAnsi="Calibri" w:cs="Calibri"/>
          <w:b/>
          <w:bCs/>
          <w:w w:val="105"/>
          <w:sz w:val="21"/>
          <w:szCs w:val="21"/>
        </w:rPr>
        <w:t>Support</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Services</w:t>
      </w:r>
      <w:r w:rsidRPr="0056608B" w:rsidR="004104AD">
        <w:rPr>
          <w:rFonts w:ascii="Calibri" w:hAnsi="Calibri" w:cs="Calibri"/>
          <w:b/>
          <w:bCs/>
          <w:w w:val="105"/>
          <w:sz w:val="21"/>
          <w:szCs w:val="21"/>
        </w:rPr>
        <w:t>:</w:t>
      </w:r>
      <w:r w:rsidRPr="0056608B">
        <w:rPr>
          <w:rFonts w:ascii="Calibri" w:hAnsi="Calibri" w:cs="Calibri"/>
          <w:b/>
          <w:bCs/>
          <w:spacing w:val="-9"/>
          <w:w w:val="105"/>
          <w:sz w:val="21"/>
          <w:szCs w:val="21"/>
        </w:rPr>
        <w:t xml:space="preserve"> </w:t>
      </w:r>
      <w:r w:rsidRPr="0056608B">
        <w:rPr>
          <w:rFonts w:ascii="Calibri" w:hAnsi="Calibri" w:cs="Calibri"/>
          <w:w w:val="105"/>
          <w:sz w:val="21"/>
          <w:szCs w:val="21"/>
        </w:rPr>
        <w:t>(</w:t>
      </w:r>
      <w:r w:rsidRPr="0056608B" w:rsidR="00996C5E">
        <w:rPr>
          <w:rFonts w:ascii="Calibri" w:hAnsi="Calibri" w:cs="Calibri"/>
          <w:w w:val="105"/>
          <w:sz w:val="21"/>
          <w:szCs w:val="21"/>
        </w:rPr>
        <w:t>G</w:t>
      </w:r>
      <w:r w:rsidRPr="0056608B">
        <w:rPr>
          <w:rFonts w:ascii="Calibri" w:hAnsi="Calibri" w:cs="Calibri"/>
          <w:w w:val="105"/>
          <w:sz w:val="21"/>
          <w:szCs w:val="21"/>
        </w:rPr>
        <w:t>H</w:t>
      </w:r>
      <w:r w:rsidRPr="0056608B">
        <w:rPr>
          <w:rFonts w:ascii="Calibri" w:hAnsi="Calibri" w:cs="Calibri"/>
          <w:spacing w:val="-8"/>
          <w:w w:val="105"/>
          <w:sz w:val="21"/>
          <w:szCs w:val="21"/>
        </w:rPr>
        <w:t xml:space="preserve"> </w:t>
      </w:r>
      <w:r w:rsidRPr="0056608B">
        <w:rPr>
          <w:rFonts w:ascii="Calibri" w:hAnsi="Calibri" w:cs="Calibri"/>
          <w:w w:val="105"/>
          <w:sz w:val="21"/>
          <w:szCs w:val="21"/>
        </w:rPr>
        <w:t>101)</w:t>
      </w:r>
      <w:r w:rsidRPr="0056608B">
        <w:rPr>
          <w:rFonts w:ascii="Calibri" w:hAnsi="Calibri" w:cs="Calibri"/>
          <w:spacing w:val="-9"/>
          <w:w w:val="105"/>
          <w:sz w:val="21"/>
          <w:szCs w:val="21"/>
        </w:rPr>
        <w:t xml:space="preserve"> </w:t>
      </w:r>
      <w:r w:rsidRPr="0056608B">
        <w:rPr>
          <w:rFonts w:ascii="Calibri" w:hAnsi="Calibri" w:cs="Calibri"/>
          <w:w w:val="105"/>
          <w:sz w:val="21"/>
          <w:szCs w:val="21"/>
        </w:rPr>
        <w:t>657-278-3112</w:t>
      </w:r>
      <w:r w:rsidRPr="0056608B">
        <w:rPr>
          <w:rFonts w:ascii="Calibri" w:hAnsi="Calibri" w:cs="Calibri"/>
          <w:spacing w:val="-8"/>
          <w:w w:val="105"/>
          <w:sz w:val="21"/>
          <w:szCs w:val="21"/>
        </w:rPr>
        <w:t xml:space="preserve"> </w:t>
      </w:r>
      <w:hyperlink w:history="1" r:id="rId156">
        <w:r w:rsidRPr="0056608B" w:rsidR="004104AD">
          <w:rPr>
            <w:rStyle w:val="Hyperlink"/>
            <w:rFonts w:ascii="Calibri" w:hAnsi="Calibri" w:cs="Calibri"/>
            <w:spacing w:val="-8"/>
            <w:w w:val="105"/>
            <w:sz w:val="21"/>
            <w:szCs w:val="21"/>
          </w:rPr>
          <w:t>http://www.fullerton.edu/dss/</w:t>
        </w:r>
      </w:hyperlink>
    </w:p>
    <w:p w:rsidRPr="0056608B" w:rsidR="00136375" w:rsidP="00E858B8" w:rsidRDefault="005A65E6" w14:paraId="4E1D5161" w14:textId="19A3536C">
      <w:pPr>
        <w:pStyle w:val="ListParagraph"/>
        <w:numPr>
          <w:ilvl w:val="1"/>
          <w:numId w:val="28"/>
        </w:numPr>
        <w:tabs>
          <w:tab w:val="left" w:pos="831"/>
          <w:tab w:val="left" w:pos="832"/>
        </w:tabs>
        <w:spacing w:before="15"/>
        <w:rPr>
          <w:rFonts w:ascii="Calibri" w:hAnsi="Calibri" w:cs="Calibri"/>
          <w:sz w:val="21"/>
          <w:szCs w:val="21"/>
        </w:rPr>
      </w:pPr>
      <w:r w:rsidRPr="0056608B">
        <w:rPr>
          <w:rFonts w:ascii="Calibri" w:hAnsi="Calibri" w:cs="Calibri"/>
          <w:b/>
          <w:bCs/>
          <w:w w:val="105"/>
          <w:sz w:val="21"/>
          <w:szCs w:val="21"/>
        </w:rPr>
        <w:t>African</w:t>
      </w:r>
      <w:r w:rsidRPr="0056608B">
        <w:rPr>
          <w:rFonts w:ascii="Calibri" w:hAnsi="Calibri" w:cs="Calibri"/>
          <w:b/>
          <w:bCs/>
          <w:spacing w:val="-7"/>
          <w:w w:val="105"/>
          <w:sz w:val="21"/>
          <w:szCs w:val="21"/>
        </w:rPr>
        <w:t xml:space="preserve"> </w:t>
      </w:r>
      <w:r w:rsidRPr="0056608B">
        <w:rPr>
          <w:rFonts w:ascii="Calibri" w:hAnsi="Calibri" w:cs="Calibri"/>
          <w:b/>
          <w:bCs/>
          <w:w w:val="105"/>
          <w:sz w:val="21"/>
          <w:szCs w:val="21"/>
        </w:rPr>
        <w:t>American</w:t>
      </w:r>
      <w:r w:rsidRPr="0056608B">
        <w:rPr>
          <w:rFonts w:ascii="Calibri" w:hAnsi="Calibri" w:cs="Calibri"/>
          <w:b/>
          <w:bCs/>
          <w:spacing w:val="-7"/>
          <w:w w:val="105"/>
          <w:sz w:val="21"/>
          <w:szCs w:val="21"/>
        </w:rPr>
        <w:t xml:space="preserve"> </w:t>
      </w:r>
      <w:r w:rsidRPr="0056608B">
        <w:rPr>
          <w:rFonts w:ascii="Calibri" w:hAnsi="Calibri" w:cs="Calibri"/>
          <w:b/>
          <w:bCs/>
          <w:w w:val="105"/>
          <w:sz w:val="21"/>
          <w:szCs w:val="21"/>
        </w:rPr>
        <w:t>Resource</w:t>
      </w:r>
      <w:r w:rsidRPr="0056608B">
        <w:rPr>
          <w:rFonts w:ascii="Calibri" w:hAnsi="Calibri" w:cs="Calibri"/>
          <w:b/>
          <w:bCs/>
          <w:spacing w:val="-7"/>
          <w:w w:val="105"/>
          <w:sz w:val="21"/>
          <w:szCs w:val="21"/>
        </w:rPr>
        <w:t xml:space="preserve"> </w:t>
      </w:r>
      <w:r w:rsidRPr="0056608B">
        <w:rPr>
          <w:rFonts w:ascii="Calibri" w:hAnsi="Calibri" w:cs="Calibri"/>
          <w:b/>
          <w:bCs/>
          <w:w w:val="105"/>
          <w:sz w:val="21"/>
          <w:szCs w:val="21"/>
        </w:rPr>
        <w:t>Center</w:t>
      </w:r>
      <w:r w:rsidRPr="0056608B" w:rsidR="004104AD">
        <w:rPr>
          <w:rFonts w:ascii="Calibri" w:hAnsi="Calibri" w:cs="Calibri"/>
          <w:b/>
          <w:bCs/>
          <w:w w:val="105"/>
          <w:sz w:val="21"/>
          <w:szCs w:val="21"/>
        </w:rPr>
        <w:t>:</w:t>
      </w:r>
      <w:r w:rsidRPr="0056608B">
        <w:rPr>
          <w:rFonts w:ascii="Calibri" w:hAnsi="Calibri" w:cs="Calibri"/>
          <w:b/>
          <w:bCs/>
          <w:spacing w:val="-7"/>
          <w:w w:val="105"/>
          <w:sz w:val="21"/>
          <w:szCs w:val="21"/>
        </w:rPr>
        <w:t xml:space="preserve"> </w:t>
      </w:r>
      <w:r w:rsidRPr="0056608B">
        <w:rPr>
          <w:rFonts w:ascii="Calibri" w:hAnsi="Calibri" w:cs="Calibri"/>
          <w:w w:val="105"/>
          <w:sz w:val="21"/>
          <w:szCs w:val="21"/>
        </w:rPr>
        <w:t>(</w:t>
      </w:r>
      <w:r w:rsidRPr="0056608B" w:rsidR="71211D33">
        <w:rPr>
          <w:rFonts w:ascii="Calibri" w:hAnsi="Calibri" w:cs="Calibri"/>
          <w:w w:val="105"/>
          <w:sz w:val="21"/>
          <w:szCs w:val="21"/>
        </w:rPr>
        <w:t>PLS 180, Rm 182</w:t>
      </w:r>
      <w:r w:rsidRPr="0056608B">
        <w:rPr>
          <w:rFonts w:ascii="Calibri" w:hAnsi="Calibri" w:cs="Calibri"/>
          <w:w w:val="105"/>
          <w:sz w:val="21"/>
          <w:szCs w:val="21"/>
        </w:rPr>
        <w:t>)</w:t>
      </w:r>
      <w:r w:rsidRPr="0056608B">
        <w:rPr>
          <w:rFonts w:ascii="Calibri" w:hAnsi="Calibri" w:cs="Calibri"/>
          <w:spacing w:val="-7"/>
          <w:w w:val="105"/>
          <w:sz w:val="21"/>
          <w:szCs w:val="21"/>
        </w:rPr>
        <w:t xml:space="preserve"> </w:t>
      </w:r>
      <w:r w:rsidRPr="0056608B">
        <w:rPr>
          <w:rFonts w:ascii="Calibri" w:hAnsi="Calibri" w:cs="Calibri"/>
          <w:w w:val="105"/>
          <w:sz w:val="21"/>
          <w:szCs w:val="21"/>
        </w:rPr>
        <w:t>657-278-3230</w:t>
      </w:r>
      <w:r w:rsidRPr="0056608B">
        <w:rPr>
          <w:rFonts w:ascii="Calibri" w:hAnsi="Calibri" w:cs="Calibri"/>
          <w:spacing w:val="-7"/>
          <w:w w:val="105"/>
          <w:sz w:val="21"/>
          <w:szCs w:val="21"/>
        </w:rPr>
        <w:t xml:space="preserve"> </w:t>
      </w:r>
      <w:hyperlink w:history="1" r:id="rId157">
        <w:r w:rsidRPr="0056608B">
          <w:rPr>
            <w:rStyle w:val="Hyperlink"/>
            <w:rFonts w:ascii="Calibri" w:hAnsi="Calibri" w:cs="Calibri"/>
            <w:w w:val="105"/>
            <w:sz w:val="21"/>
            <w:szCs w:val="21"/>
          </w:rPr>
          <w:t>aarc@fullerton.edu</w:t>
        </w:r>
        <w:r w:rsidRPr="0056608B" w:rsidR="004104AD">
          <w:rPr>
            <w:rStyle w:val="Hyperlink"/>
            <w:rFonts w:ascii="Calibri" w:hAnsi="Calibri" w:cs="Calibri"/>
            <w:w w:val="105"/>
            <w:sz w:val="21"/>
            <w:szCs w:val="21"/>
          </w:rPr>
          <w:t xml:space="preserve"> </w:t>
        </w:r>
        <w:r w:rsidRPr="0056608B" w:rsidR="001D3A00">
          <w:rPr>
            <w:rStyle w:val="Hyperlink"/>
            <w:rFonts w:ascii="Calibri" w:hAnsi="Calibri" w:cs="Calibri"/>
            <w:w w:val="105"/>
            <w:sz w:val="21"/>
            <w:szCs w:val="21"/>
          </w:rPr>
          <w:t xml:space="preserve"> </w:t>
        </w:r>
        <w:r w:rsidRPr="0056608B" w:rsidR="00E803A3">
          <w:rPr>
            <w:rStyle w:val="Hyperlink"/>
            <w:rFonts w:ascii="Calibri" w:hAnsi="Calibri" w:cs="Calibri"/>
            <w:w w:val="105"/>
            <w:sz w:val="21"/>
            <w:szCs w:val="21"/>
          </w:rPr>
          <w:t xml:space="preserve">   </w:t>
        </w:r>
      </w:hyperlink>
      <w:r w:rsidRPr="0056608B" w:rsidR="00E803A3">
        <w:rPr>
          <w:rFonts w:ascii="Calibri" w:hAnsi="Calibri" w:cs="Calibri"/>
          <w:w w:val="105"/>
          <w:sz w:val="21"/>
          <w:szCs w:val="21"/>
        </w:rPr>
        <w:t xml:space="preserve"> </w:t>
      </w:r>
    </w:p>
    <w:p w:rsidRPr="0056608B" w:rsidR="00136375" w:rsidP="00E858B8" w:rsidRDefault="005A65E6" w14:paraId="6677F5CD" w14:textId="6BE69C1F">
      <w:pPr>
        <w:pStyle w:val="ListParagraph"/>
        <w:numPr>
          <w:ilvl w:val="1"/>
          <w:numId w:val="28"/>
        </w:numPr>
        <w:tabs>
          <w:tab w:val="left" w:pos="831"/>
          <w:tab w:val="left" w:pos="832"/>
        </w:tabs>
        <w:spacing w:before="20"/>
        <w:rPr>
          <w:rFonts w:ascii="Calibri" w:hAnsi="Calibri" w:cs="Calibri"/>
          <w:sz w:val="21"/>
          <w:szCs w:val="21"/>
        </w:rPr>
      </w:pPr>
      <w:r w:rsidRPr="0056608B">
        <w:rPr>
          <w:rFonts w:ascii="Calibri" w:hAnsi="Calibri" w:cs="Calibri"/>
          <w:b/>
          <w:bCs/>
          <w:w w:val="105"/>
          <w:sz w:val="21"/>
          <w:szCs w:val="21"/>
        </w:rPr>
        <w:t>Asian</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Pacific</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American</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Resource</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Center</w:t>
      </w:r>
      <w:r w:rsidRPr="0056608B" w:rsidR="004104AD">
        <w:rPr>
          <w:rFonts w:ascii="Calibri" w:hAnsi="Calibri" w:cs="Calibri"/>
          <w:b/>
          <w:bCs/>
          <w:w w:val="105"/>
          <w:sz w:val="21"/>
          <w:szCs w:val="21"/>
        </w:rPr>
        <w:t>:</w:t>
      </w:r>
      <w:r w:rsidRPr="0056608B">
        <w:rPr>
          <w:rFonts w:ascii="Calibri" w:hAnsi="Calibri" w:cs="Calibri"/>
          <w:b/>
          <w:bCs/>
          <w:spacing w:val="-7"/>
          <w:w w:val="105"/>
          <w:sz w:val="21"/>
          <w:szCs w:val="21"/>
        </w:rPr>
        <w:t xml:space="preserve"> </w:t>
      </w:r>
      <w:r w:rsidRPr="0056608B">
        <w:rPr>
          <w:rFonts w:ascii="Calibri" w:hAnsi="Calibri" w:cs="Calibri"/>
          <w:w w:val="105"/>
          <w:sz w:val="21"/>
          <w:szCs w:val="21"/>
        </w:rPr>
        <w:t>(</w:t>
      </w:r>
      <w:r w:rsidRPr="0056608B" w:rsidR="0C5B0F03">
        <w:rPr>
          <w:rFonts w:ascii="Calibri" w:hAnsi="Calibri" w:cs="Calibri"/>
          <w:sz w:val="21"/>
          <w:szCs w:val="21"/>
        </w:rPr>
        <w:t xml:space="preserve"> PLS 180, Rm 187</w:t>
      </w:r>
      <w:r w:rsidRPr="0056608B">
        <w:rPr>
          <w:rFonts w:ascii="Calibri" w:hAnsi="Calibri" w:cs="Calibri"/>
          <w:w w:val="105"/>
          <w:sz w:val="21"/>
          <w:szCs w:val="21"/>
        </w:rPr>
        <w:t>)</w:t>
      </w:r>
      <w:r w:rsidRPr="0056608B">
        <w:rPr>
          <w:rFonts w:ascii="Calibri" w:hAnsi="Calibri" w:cs="Calibri"/>
          <w:spacing w:val="-7"/>
          <w:w w:val="105"/>
          <w:sz w:val="21"/>
          <w:szCs w:val="21"/>
        </w:rPr>
        <w:t xml:space="preserve"> </w:t>
      </w:r>
      <w:r w:rsidRPr="0056608B">
        <w:rPr>
          <w:rFonts w:ascii="Calibri" w:hAnsi="Calibri" w:cs="Calibri"/>
          <w:w w:val="105"/>
          <w:sz w:val="21"/>
          <w:szCs w:val="21"/>
        </w:rPr>
        <w:t>657-278-3742</w:t>
      </w:r>
      <w:r w:rsidRPr="0056608B">
        <w:rPr>
          <w:rFonts w:ascii="Calibri" w:hAnsi="Calibri" w:cs="Calibri"/>
          <w:spacing w:val="-6"/>
          <w:w w:val="105"/>
          <w:sz w:val="21"/>
          <w:szCs w:val="21"/>
        </w:rPr>
        <w:t xml:space="preserve"> </w:t>
      </w:r>
      <w:hyperlink r:id="rId158">
        <w:r w:rsidRPr="0056608B">
          <w:rPr>
            <w:rFonts w:ascii="Calibri" w:hAnsi="Calibri" w:cs="Calibri"/>
            <w:w w:val="105"/>
            <w:sz w:val="21"/>
            <w:szCs w:val="21"/>
          </w:rPr>
          <w:t>aparc@fullerton.edu</w:t>
        </w:r>
      </w:hyperlink>
      <w:r w:rsidRPr="0056608B" w:rsidR="00E803A3">
        <w:rPr>
          <w:rFonts w:ascii="Calibri" w:hAnsi="Calibri" w:cs="Calibri"/>
          <w:w w:val="105"/>
          <w:sz w:val="21"/>
          <w:szCs w:val="21"/>
        </w:rPr>
        <w:t xml:space="preserve"> </w:t>
      </w:r>
      <w:r w:rsidRPr="0056608B" w:rsidR="004104AD">
        <w:rPr>
          <w:rFonts w:ascii="Calibri" w:hAnsi="Calibri" w:cs="Calibri"/>
          <w:w w:val="105"/>
          <w:sz w:val="21"/>
          <w:szCs w:val="21"/>
        </w:rPr>
        <w:t xml:space="preserve"> </w:t>
      </w:r>
    </w:p>
    <w:p w:rsidRPr="0056608B" w:rsidR="00136375" w:rsidP="00E858B8" w:rsidRDefault="50FD6229" w14:paraId="77210535" w14:textId="41326F25">
      <w:pPr>
        <w:pStyle w:val="ListParagraph"/>
        <w:numPr>
          <w:ilvl w:val="1"/>
          <w:numId w:val="28"/>
        </w:numPr>
        <w:tabs>
          <w:tab w:val="left" w:pos="831"/>
          <w:tab w:val="left" w:pos="832"/>
        </w:tabs>
        <w:spacing w:before="15"/>
        <w:rPr>
          <w:rFonts w:ascii="Calibri" w:hAnsi="Calibri" w:cs="Calibri"/>
          <w:sz w:val="21"/>
          <w:szCs w:val="21"/>
        </w:rPr>
      </w:pPr>
      <w:r w:rsidRPr="0056608B">
        <w:rPr>
          <w:rFonts w:ascii="Calibri" w:hAnsi="Calibri" w:cs="Calibri"/>
          <w:b/>
          <w:bCs/>
          <w:w w:val="105"/>
          <w:sz w:val="21"/>
          <w:szCs w:val="21"/>
        </w:rPr>
        <w:t xml:space="preserve">Latinx Community </w:t>
      </w:r>
      <w:r w:rsidRPr="0056608B" w:rsidR="005A65E6">
        <w:rPr>
          <w:rFonts w:ascii="Calibri" w:hAnsi="Calibri" w:cs="Calibri"/>
          <w:b/>
          <w:bCs/>
          <w:w w:val="105"/>
          <w:sz w:val="21"/>
          <w:szCs w:val="21"/>
        </w:rPr>
        <w:t>Resource</w:t>
      </w:r>
      <w:r w:rsidRPr="0056608B" w:rsidR="005A65E6">
        <w:rPr>
          <w:rFonts w:ascii="Calibri" w:hAnsi="Calibri" w:cs="Calibri"/>
          <w:b/>
          <w:bCs/>
          <w:spacing w:val="-6"/>
          <w:w w:val="105"/>
          <w:sz w:val="21"/>
          <w:szCs w:val="21"/>
        </w:rPr>
        <w:t xml:space="preserve"> </w:t>
      </w:r>
      <w:r w:rsidRPr="0056608B" w:rsidR="005A65E6">
        <w:rPr>
          <w:rFonts w:ascii="Calibri" w:hAnsi="Calibri" w:cs="Calibri"/>
          <w:b/>
          <w:bCs/>
          <w:w w:val="105"/>
          <w:sz w:val="21"/>
          <w:szCs w:val="21"/>
        </w:rPr>
        <w:t>Center</w:t>
      </w:r>
      <w:r w:rsidRPr="0056608B" w:rsidR="004104AD">
        <w:rPr>
          <w:rFonts w:ascii="Calibri" w:hAnsi="Calibri" w:cs="Calibri"/>
          <w:b/>
          <w:bCs/>
          <w:spacing w:val="-7"/>
          <w:w w:val="105"/>
          <w:sz w:val="21"/>
          <w:szCs w:val="21"/>
        </w:rPr>
        <w:t xml:space="preserve">: </w:t>
      </w:r>
      <w:r w:rsidRPr="0056608B" w:rsidR="005A65E6">
        <w:rPr>
          <w:rFonts w:ascii="Calibri" w:hAnsi="Calibri" w:cs="Calibri"/>
          <w:w w:val="105"/>
          <w:sz w:val="21"/>
          <w:szCs w:val="21"/>
        </w:rPr>
        <w:t>(</w:t>
      </w:r>
      <w:r w:rsidRPr="0056608B" w:rsidR="1B869408">
        <w:rPr>
          <w:rFonts w:ascii="Calibri" w:hAnsi="Calibri" w:cs="Calibri"/>
          <w:sz w:val="21"/>
          <w:szCs w:val="21"/>
        </w:rPr>
        <w:t>PLS 180, Rm 184</w:t>
      </w:r>
      <w:r w:rsidRPr="0056608B" w:rsidR="005A65E6">
        <w:rPr>
          <w:rFonts w:ascii="Calibri" w:hAnsi="Calibri" w:cs="Calibri"/>
          <w:w w:val="105"/>
          <w:sz w:val="21"/>
          <w:szCs w:val="21"/>
        </w:rPr>
        <w:t>)</w:t>
      </w:r>
      <w:r w:rsidRPr="0056608B" w:rsidR="005A65E6">
        <w:rPr>
          <w:rFonts w:ascii="Calibri" w:hAnsi="Calibri" w:cs="Calibri"/>
          <w:spacing w:val="-7"/>
          <w:w w:val="105"/>
          <w:sz w:val="21"/>
          <w:szCs w:val="21"/>
        </w:rPr>
        <w:t xml:space="preserve"> </w:t>
      </w:r>
      <w:r w:rsidRPr="0056608B" w:rsidR="005A65E6">
        <w:rPr>
          <w:rFonts w:ascii="Calibri" w:hAnsi="Calibri" w:cs="Calibri"/>
          <w:w w:val="105"/>
          <w:sz w:val="21"/>
          <w:szCs w:val="21"/>
        </w:rPr>
        <w:t>657-278-2537</w:t>
      </w:r>
      <w:r w:rsidRPr="0056608B" w:rsidR="005A65E6">
        <w:rPr>
          <w:rFonts w:ascii="Calibri" w:hAnsi="Calibri" w:cs="Calibri"/>
          <w:spacing w:val="-6"/>
          <w:w w:val="105"/>
          <w:sz w:val="21"/>
          <w:szCs w:val="21"/>
        </w:rPr>
        <w:t xml:space="preserve"> </w:t>
      </w:r>
      <w:hyperlink w:history="1" r:id="rId159">
        <w:r w:rsidRPr="0056608B" w:rsidR="005A65E6">
          <w:rPr>
            <w:rStyle w:val="Hyperlink"/>
            <w:rFonts w:ascii="Calibri" w:hAnsi="Calibri" w:cs="Calibri"/>
            <w:w w:val="105"/>
            <w:sz w:val="21"/>
            <w:szCs w:val="21"/>
          </w:rPr>
          <w:t>crc@fullerton.edu</w:t>
        </w:r>
      </w:hyperlink>
      <w:r w:rsidRPr="0056608B" w:rsidR="004104AD">
        <w:rPr>
          <w:rFonts w:ascii="Calibri" w:hAnsi="Calibri" w:cs="Calibri"/>
          <w:w w:val="105"/>
          <w:sz w:val="21"/>
          <w:szCs w:val="21"/>
        </w:rPr>
        <w:t xml:space="preserve"> </w:t>
      </w:r>
    </w:p>
    <w:p w:rsidRPr="0056608B" w:rsidR="00E858B8" w:rsidP="00E858B8" w:rsidRDefault="005A65E6" w14:paraId="5B7D8F12" w14:textId="77777777">
      <w:pPr>
        <w:pStyle w:val="ListParagraph"/>
        <w:numPr>
          <w:ilvl w:val="1"/>
          <w:numId w:val="28"/>
        </w:numPr>
        <w:tabs>
          <w:tab w:val="left" w:pos="831"/>
          <w:tab w:val="left" w:pos="832"/>
        </w:tabs>
        <w:spacing w:before="20"/>
        <w:rPr>
          <w:rFonts w:ascii="Calibri" w:hAnsi="Calibri" w:cs="Calibri"/>
          <w:sz w:val="21"/>
          <w:szCs w:val="21"/>
        </w:rPr>
      </w:pPr>
      <w:r w:rsidRPr="0056608B">
        <w:rPr>
          <w:rFonts w:ascii="Calibri" w:hAnsi="Calibri" w:cs="Calibri"/>
          <w:b/>
          <w:bCs/>
          <w:w w:val="105"/>
          <w:sz w:val="21"/>
          <w:szCs w:val="21"/>
        </w:rPr>
        <w:t>LGBT Queer Resource Center</w:t>
      </w:r>
      <w:r w:rsidRPr="0056608B" w:rsidR="004104AD">
        <w:rPr>
          <w:rFonts w:ascii="Calibri" w:hAnsi="Calibri" w:cs="Calibri"/>
          <w:b/>
          <w:bCs/>
          <w:w w:val="105"/>
          <w:sz w:val="21"/>
          <w:szCs w:val="21"/>
        </w:rPr>
        <w:t>:</w:t>
      </w:r>
      <w:r w:rsidRPr="0056608B">
        <w:rPr>
          <w:rFonts w:ascii="Calibri" w:hAnsi="Calibri" w:cs="Calibri"/>
          <w:b/>
          <w:bCs/>
          <w:w w:val="105"/>
          <w:sz w:val="21"/>
          <w:szCs w:val="21"/>
        </w:rPr>
        <w:t xml:space="preserve"> </w:t>
      </w:r>
      <w:r w:rsidRPr="0056608B">
        <w:rPr>
          <w:rFonts w:ascii="Calibri" w:hAnsi="Calibri" w:cs="Calibri"/>
          <w:w w:val="105"/>
          <w:sz w:val="21"/>
          <w:szCs w:val="21"/>
        </w:rPr>
        <w:t>(</w:t>
      </w:r>
      <w:r w:rsidRPr="0056608B" w:rsidR="2D8CCE8C">
        <w:rPr>
          <w:rFonts w:ascii="Calibri" w:hAnsi="Calibri" w:cs="Calibri"/>
          <w:sz w:val="21"/>
          <w:szCs w:val="21"/>
        </w:rPr>
        <w:t>PLS 180, Rm 189</w:t>
      </w:r>
      <w:r w:rsidRPr="0056608B">
        <w:rPr>
          <w:rFonts w:ascii="Calibri" w:hAnsi="Calibri" w:cs="Calibri"/>
          <w:w w:val="105"/>
          <w:sz w:val="21"/>
          <w:szCs w:val="21"/>
        </w:rPr>
        <w:t>) 657-278-4218</w:t>
      </w:r>
      <w:r w:rsidRPr="0056608B">
        <w:rPr>
          <w:rFonts w:ascii="Calibri" w:hAnsi="Calibri" w:cs="Calibri"/>
          <w:spacing w:val="-37"/>
          <w:w w:val="105"/>
          <w:sz w:val="21"/>
          <w:szCs w:val="21"/>
        </w:rPr>
        <w:t xml:space="preserve"> </w:t>
      </w:r>
      <w:hyperlink w:history="1" r:id="rId160">
        <w:r w:rsidRPr="0056608B">
          <w:rPr>
            <w:rStyle w:val="Hyperlink"/>
            <w:rFonts w:ascii="Calibri" w:hAnsi="Calibri" w:cs="Calibri"/>
            <w:w w:val="105"/>
            <w:sz w:val="21"/>
            <w:szCs w:val="21"/>
          </w:rPr>
          <w:t>lgbtq@fullerton.edu</w:t>
        </w:r>
      </w:hyperlink>
      <w:r w:rsidRPr="0056608B" w:rsidR="004104AD">
        <w:rPr>
          <w:rFonts w:ascii="Calibri" w:hAnsi="Calibri" w:cs="Calibri"/>
          <w:w w:val="105"/>
          <w:sz w:val="21"/>
          <w:szCs w:val="21"/>
        </w:rPr>
        <w:t xml:space="preserve"> </w:t>
      </w:r>
    </w:p>
    <w:p w:rsidRPr="0056608B" w:rsidR="00136375" w:rsidP="00E858B8" w:rsidRDefault="005A65E6" w14:paraId="39068854" w14:textId="402EB90A">
      <w:pPr>
        <w:pStyle w:val="ListParagraph"/>
        <w:numPr>
          <w:ilvl w:val="1"/>
          <w:numId w:val="28"/>
        </w:numPr>
        <w:tabs>
          <w:tab w:val="left" w:pos="831"/>
          <w:tab w:val="left" w:pos="832"/>
        </w:tabs>
        <w:spacing w:before="20"/>
        <w:rPr>
          <w:rStyle w:val="Hyperlink"/>
          <w:rFonts w:ascii="Calibri" w:hAnsi="Calibri" w:cs="Calibri"/>
          <w:color w:val="auto"/>
          <w:sz w:val="21"/>
          <w:szCs w:val="21"/>
          <w:u w:val="none"/>
        </w:rPr>
      </w:pPr>
      <w:r w:rsidRPr="0056608B">
        <w:rPr>
          <w:rFonts w:ascii="Calibri" w:hAnsi="Calibri" w:cs="Calibri"/>
          <w:b/>
          <w:bCs/>
          <w:w w:val="105"/>
          <w:sz w:val="21"/>
          <w:szCs w:val="21"/>
        </w:rPr>
        <w:t>Titan</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Dreamers</w:t>
      </w:r>
      <w:r w:rsidRPr="0056608B">
        <w:rPr>
          <w:rFonts w:ascii="Calibri" w:hAnsi="Calibri" w:cs="Calibri"/>
          <w:b/>
          <w:bCs/>
          <w:spacing w:val="-7"/>
          <w:w w:val="105"/>
          <w:sz w:val="21"/>
          <w:szCs w:val="21"/>
        </w:rPr>
        <w:t xml:space="preserve"> </w:t>
      </w:r>
      <w:r w:rsidRPr="0056608B">
        <w:rPr>
          <w:rFonts w:ascii="Calibri" w:hAnsi="Calibri" w:cs="Calibri"/>
          <w:b/>
          <w:bCs/>
          <w:w w:val="105"/>
          <w:sz w:val="21"/>
          <w:szCs w:val="21"/>
        </w:rPr>
        <w:t>Resource</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Center</w:t>
      </w:r>
      <w:r w:rsidRPr="0056608B" w:rsidR="004104AD">
        <w:rPr>
          <w:rFonts w:ascii="Calibri" w:hAnsi="Calibri" w:cs="Calibri"/>
          <w:b/>
          <w:bCs/>
          <w:w w:val="105"/>
          <w:sz w:val="21"/>
          <w:szCs w:val="21"/>
        </w:rPr>
        <w:t>:</w:t>
      </w:r>
      <w:r w:rsidRPr="0056608B">
        <w:rPr>
          <w:rFonts w:ascii="Calibri" w:hAnsi="Calibri" w:cs="Calibri"/>
          <w:b/>
          <w:bCs/>
          <w:spacing w:val="-6"/>
          <w:w w:val="105"/>
          <w:sz w:val="21"/>
          <w:szCs w:val="21"/>
        </w:rPr>
        <w:t xml:space="preserve"> </w:t>
      </w:r>
      <w:r w:rsidRPr="0056608B">
        <w:rPr>
          <w:rFonts w:ascii="Calibri" w:hAnsi="Calibri" w:cs="Calibri"/>
          <w:w w:val="105"/>
          <w:sz w:val="21"/>
          <w:szCs w:val="21"/>
        </w:rPr>
        <w:t>(PLN</w:t>
      </w:r>
      <w:r w:rsidRPr="0056608B">
        <w:rPr>
          <w:rFonts w:ascii="Calibri" w:hAnsi="Calibri" w:cs="Calibri"/>
          <w:spacing w:val="-5"/>
          <w:w w:val="105"/>
          <w:sz w:val="21"/>
          <w:szCs w:val="21"/>
        </w:rPr>
        <w:t xml:space="preserve"> </w:t>
      </w:r>
      <w:r w:rsidRPr="0056608B">
        <w:rPr>
          <w:rFonts w:ascii="Calibri" w:hAnsi="Calibri" w:cs="Calibri"/>
          <w:w w:val="105"/>
          <w:sz w:val="21"/>
          <w:szCs w:val="21"/>
        </w:rPr>
        <w:t>203)</w:t>
      </w:r>
      <w:r w:rsidRPr="0056608B">
        <w:rPr>
          <w:rFonts w:ascii="Calibri" w:hAnsi="Calibri" w:cs="Calibri"/>
          <w:spacing w:val="-7"/>
          <w:w w:val="105"/>
          <w:sz w:val="21"/>
          <w:szCs w:val="21"/>
        </w:rPr>
        <w:t xml:space="preserve"> </w:t>
      </w:r>
      <w:r w:rsidRPr="0056608B">
        <w:rPr>
          <w:rFonts w:ascii="Calibri" w:hAnsi="Calibri" w:cs="Calibri"/>
          <w:w w:val="105"/>
          <w:sz w:val="21"/>
          <w:szCs w:val="21"/>
        </w:rPr>
        <w:t>657-278-3234</w:t>
      </w:r>
      <w:r w:rsidRPr="0056608B">
        <w:rPr>
          <w:rFonts w:ascii="Calibri" w:hAnsi="Calibri" w:cs="Calibri"/>
          <w:spacing w:val="-6"/>
          <w:w w:val="105"/>
          <w:sz w:val="21"/>
          <w:szCs w:val="21"/>
        </w:rPr>
        <w:t xml:space="preserve"> </w:t>
      </w:r>
      <w:r w:rsidRPr="0056608B" w:rsidR="004104AD">
        <w:rPr>
          <w:rFonts w:ascii="Calibri" w:hAnsi="Calibri" w:cs="Calibri"/>
          <w:w w:val="105"/>
          <w:sz w:val="21"/>
          <w:szCs w:val="21"/>
        </w:rPr>
        <w:fldChar w:fldCharType="begin"/>
      </w:r>
      <w:r w:rsidRPr="0056608B" w:rsidR="004104AD">
        <w:rPr>
          <w:rFonts w:ascii="Calibri" w:hAnsi="Calibri" w:cs="Calibri"/>
          <w:w w:val="105"/>
          <w:sz w:val="21"/>
          <w:szCs w:val="21"/>
        </w:rPr>
        <w:instrText>HYPERLINK "mailto:%20tdrc@fullerton.edu"</w:instrText>
      </w:r>
      <w:r w:rsidRPr="0056608B" w:rsidR="004104AD">
        <w:rPr>
          <w:rFonts w:ascii="Calibri" w:hAnsi="Calibri" w:cs="Calibri"/>
          <w:w w:val="105"/>
          <w:sz w:val="21"/>
          <w:szCs w:val="21"/>
        </w:rPr>
      </w:r>
      <w:r w:rsidRPr="0056608B" w:rsidR="004104AD">
        <w:rPr>
          <w:rFonts w:ascii="Calibri" w:hAnsi="Calibri" w:cs="Calibri"/>
          <w:w w:val="105"/>
          <w:sz w:val="21"/>
          <w:szCs w:val="21"/>
        </w:rPr>
        <w:fldChar w:fldCharType="separate"/>
      </w:r>
      <w:r w:rsidRPr="0056608B">
        <w:rPr>
          <w:rStyle w:val="Hyperlink"/>
          <w:rFonts w:ascii="Calibri" w:hAnsi="Calibri" w:cs="Calibri"/>
          <w:w w:val="105"/>
          <w:sz w:val="21"/>
          <w:szCs w:val="21"/>
        </w:rPr>
        <w:t>tdrc@fullerton.edu</w:t>
      </w:r>
    </w:p>
    <w:p w:rsidRPr="00776793" w:rsidR="00776793" w:rsidP="00E858B8" w:rsidRDefault="004104AD" w14:paraId="39C3B4BD" w14:textId="77777777">
      <w:pPr>
        <w:pStyle w:val="ListParagraph"/>
        <w:numPr>
          <w:ilvl w:val="1"/>
          <w:numId w:val="28"/>
        </w:numPr>
        <w:tabs>
          <w:tab w:val="left" w:pos="831"/>
          <w:tab w:val="left" w:pos="832"/>
        </w:tabs>
        <w:spacing w:before="16"/>
        <w:rPr>
          <w:rFonts w:ascii="Calibri" w:hAnsi="Calibri" w:cs="Calibri"/>
          <w:sz w:val="21"/>
        </w:rPr>
      </w:pPr>
      <w:r w:rsidRPr="0056608B">
        <w:rPr>
          <w:rFonts w:ascii="Calibri" w:hAnsi="Calibri" w:cs="Calibri"/>
          <w:w w:val="105"/>
          <w:sz w:val="21"/>
          <w:szCs w:val="21"/>
        </w:rPr>
        <w:fldChar w:fldCharType="end"/>
      </w:r>
      <w:r w:rsidRPr="0056608B" w:rsidR="005A65E6">
        <w:rPr>
          <w:rFonts w:ascii="Calibri" w:hAnsi="Calibri" w:cs="Calibri"/>
          <w:b/>
          <w:bCs/>
          <w:w w:val="105"/>
          <w:sz w:val="21"/>
          <w:szCs w:val="21"/>
        </w:rPr>
        <w:t>W</w:t>
      </w:r>
      <w:r w:rsidRPr="0056608B" w:rsidR="0EDCA374">
        <w:rPr>
          <w:rFonts w:ascii="Calibri" w:hAnsi="Calibri" w:cs="Calibri"/>
          <w:b/>
          <w:bCs/>
          <w:w w:val="105"/>
          <w:sz w:val="21"/>
          <w:szCs w:val="21"/>
        </w:rPr>
        <w:t>omen’s Resource</w:t>
      </w:r>
      <w:r w:rsidRPr="0056608B" w:rsidR="005A65E6">
        <w:rPr>
          <w:rFonts w:ascii="Calibri" w:hAnsi="Calibri" w:cs="Calibri"/>
          <w:b/>
          <w:bCs/>
          <w:w w:val="105"/>
          <w:sz w:val="21"/>
          <w:szCs w:val="21"/>
        </w:rPr>
        <w:t xml:space="preserve"> Center</w:t>
      </w:r>
      <w:r w:rsidRPr="0056608B">
        <w:rPr>
          <w:rFonts w:ascii="Calibri" w:hAnsi="Calibri" w:cs="Calibri"/>
          <w:b/>
          <w:bCs/>
          <w:w w:val="105"/>
          <w:sz w:val="21"/>
          <w:szCs w:val="21"/>
        </w:rPr>
        <w:t>:</w:t>
      </w:r>
      <w:r w:rsidRPr="0056608B" w:rsidR="005A65E6">
        <w:rPr>
          <w:rFonts w:ascii="Calibri" w:hAnsi="Calibri" w:cs="Calibri"/>
          <w:b/>
          <w:bCs/>
          <w:w w:val="105"/>
          <w:sz w:val="21"/>
          <w:szCs w:val="21"/>
        </w:rPr>
        <w:t xml:space="preserve"> </w:t>
      </w:r>
      <w:r w:rsidRPr="0056608B" w:rsidR="005A65E6">
        <w:rPr>
          <w:rFonts w:ascii="Calibri" w:hAnsi="Calibri" w:cs="Calibri"/>
          <w:w w:val="105"/>
          <w:sz w:val="21"/>
          <w:szCs w:val="21"/>
        </w:rPr>
        <w:t>(</w:t>
      </w:r>
      <w:r w:rsidRPr="0056608B" w:rsidR="4AFFF434">
        <w:rPr>
          <w:rFonts w:ascii="Calibri" w:hAnsi="Calibri" w:cs="Calibri"/>
          <w:w w:val="105"/>
          <w:sz w:val="21"/>
          <w:szCs w:val="21"/>
        </w:rPr>
        <w:t>LH 556 temporary location</w:t>
      </w:r>
      <w:r w:rsidRPr="0056608B" w:rsidR="005A65E6">
        <w:rPr>
          <w:rFonts w:ascii="Calibri" w:hAnsi="Calibri" w:cs="Calibri"/>
          <w:w w:val="105"/>
          <w:sz w:val="21"/>
          <w:szCs w:val="21"/>
        </w:rPr>
        <w:t xml:space="preserve">) </w:t>
      </w:r>
    </w:p>
    <w:p w:rsidRPr="0056608B" w:rsidR="00136375" w:rsidP="00E858B8" w:rsidRDefault="005A65E6" w14:paraId="25E92578" w14:textId="76A88358">
      <w:pPr>
        <w:pStyle w:val="ListParagraph"/>
        <w:numPr>
          <w:ilvl w:val="1"/>
          <w:numId w:val="28"/>
        </w:numPr>
        <w:tabs>
          <w:tab w:val="left" w:pos="831"/>
          <w:tab w:val="left" w:pos="832"/>
        </w:tabs>
        <w:spacing w:before="16"/>
        <w:rPr>
          <w:rFonts w:ascii="Calibri" w:hAnsi="Calibri" w:cs="Calibri"/>
          <w:sz w:val="21"/>
        </w:rPr>
      </w:pPr>
      <w:r w:rsidRPr="0056608B">
        <w:rPr>
          <w:rFonts w:ascii="Calibri" w:hAnsi="Calibri" w:cs="Calibri"/>
          <w:b/>
          <w:bCs/>
          <w:w w:val="105"/>
          <w:sz w:val="21"/>
          <w:szCs w:val="21"/>
        </w:rPr>
        <w:t>Adult</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Re-Entry</w:t>
      </w:r>
      <w:r w:rsidRPr="0056608B">
        <w:rPr>
          <w:rFonts w:ascii="Calibri" w:hAnsi="Calibri" w:cs="Calibri"/>
          <w:b/>
          <w:bCs/>
          <w:spacing w:val="-5"/>
          <w:w w:val="105"/>
          <w:sz w:val="21"/>
          <w:szCs w:val="21"/>
        </w:rPr>
        <w:t xml:space="preserve"> </w:t>
      </w:r>
      <w:r w:rsidRPr="0056608B">
        <w:rPr>
          <w:rFonts w:ascii="Calibri" w:hAnsi="Calibri" w:cs="Calibri"/>
          <w:b/>
          <w:bCs/>
          <w:w w:val="105"/>
          <w:sz w:val="21"/>
          <w:szCs w:val="21"/>
        </w:rPr>
        <w:t>and</w:t>
      </w:r>
      <w:r w:rsidRPr="0056608B">
        <w:rPr>
          <w:rFonts w:ascii="Calibri" w:hAnsi="Calibri" w:cs="Calibri"/>
          <w:b/>
          <w:bCs/>
          <w:spacing w:val="-5"/>
          <w:w w:val="105"/>
          <w:sz w:val="21"/>
          <w:szCs w:val="21"/>
        </w:rPr>
        <w:t xml:space="preserve"> </w:t>
      </w:r>
      <w:r w:rsidRPr="0056608B">
        <w:rPr>
          <w:rFonts w:ascii="Calibri" w:hAnsi="Calibri" w:cs="Calibri"/>
          <w:b/>
          <w:bCs/>
          <w:w w:val="105"/>
          <w:sz w:val="21"/>
          <w:szCs w:val="21"/>
        </w:rPr>
        <w:t>Parenting</w:t>
      </w:r>
      <w:r w:rsidRPr="0056608B">
        <w:rPr>
          <w:rFonts w:ascii="Calibri" w:hAnsi="Calibri" w:cs="Calibri"/>
          <w:b/>
          <w:bCs/>
          <w:spacing w:val="-5"/>
          <w:w w:val="105"/>
          <w:sz w:val="21"/>
          <w:szCs w:val="21"/>
        </w:rPr>
        <w:t xml:space="preserve"> </w:t>
      </w:r>
      <w:r w:rsidRPr="0056608B">
        <w:rPr>
          <w:rFonts w:ascii="Calibri" w:hAnsi="Calibri" w:cs="Calibri"/>
          <w:b/>
          <w:bCs/>
          <w:w w:val="105"/>
          <w:sz w:val="21"/>
          <w:szCs w:val="21"/>
        </w:rPr>
        <w:t>Student</w:t>
      </w:r>
      <w:r w:rsidRPr="0056608B">
        <w:rPr>
          <w:rFonts w:ascii="Calibri" w:hAnsi="Calibri" w:cs="Calibri"/>
          <w:b/>
          <w:bCs/>
          <w:spacing w:val="-6"/>
          <w:w w:val="105"/>
          <w:sz w:val="21"/>
          <w:szCs w:val="21"/>
        </w:rPr>
        <w:t xml:space="preserve"> </w:t>
      </w:r>
      <w:r w:rsidRPr="0056608B">
        <w:rPr>
          <w:rFonts w:ascii="Calibri" w:hAnsi="Calibri" w:cs="Calibri"/>
          <w:b/>
          <w:bCs/>
          <w:w w:val="105"/>
          <w:sz w:val="21"/>
          <w:szCs w:val="21"/>
        </w:rPr>
        <w:t>Programs</w:t>
      </w:r>
      <w:r w:rsidRPr="0056608B">
        <w:rPr>
          <w:rFonts w:ascii="Calibri" w:hAnsi="Calibri" w:cs="Calibri"/>
          <w:b/>
          <w:bCs/>
          <w:spacing w:val="-5"/>
          <w:w w:val="105"/>
          <w:sz w:val="21"/>
          <w:szCs w:val="21"/>
        </w:rPr>
        <w:t xml:space="preserve"> </w:t>
      </w:r>
      <w:r w:rsidRPr="0056608B">
        <w:rPr>
          <w:rFonts w:ascii="Calibri" w:hAnsi="Calibri" w:cs="Calibri"/>
          <w:w w:val="105"/>
          <w:sz w:val="21"/>
          <w:szCs w:val="21"/>
        </w:rPr>
        <w:t>(</w:t>
      </w:r>
      <w:r w:rsidRPr="0056608B" w:rsidR="00996C5E">
        <w:rPr>
          <w:rFonts w:ascii="Calibri" w:hAnsi="Calibri" w:cs="Calibri"/>
          <w:w w:val="105"/>
          <w:sz w:val="21"/>
          <w:szCs w:val="21"/>
        </w:rPr>
        <w:t>G</w:t>
      </w:r>
      <w:r w:rsidRPr="0056608B">
        <w:rPr>
          <w:rFonts w:ascii="Calibri" w:hAnsi="Calibri" w:cs="Calibri"/>
          <w:w w:val="105"/>
          <w:sz w:val="21"/>
          <w:szCs w:val="21"/>
        </w:rPr>
        <w:t>H</w:t>
      </w:r>
      <w:r w:rsidRPr="0056608B">
        <w:rPr>
          <w:rFonts w:ascii="Calibri" w:hAnsi="Calibri" w:cs="Calibri"/>
          <w:spacing w:val="-5"/>
          <w:w w:val="105"/>
          <w:sz w:val="21"/>
          <w:szCs w:val="21"/>
        </w:rPr>
        <w:t xml:space="preserve"> </w:t>
      </w:r>
      <w:r w:rsidRPr="0056608B">
        <w:rPr>
          <w:rFonts w:ascii="Calibri" w:hAnsi="Calibri" w:cs="Calibri"/>
          <w:w w:val="105"/>
          <w:sz w:val="21"/>
          <w:szCs w:val="21"/>
        </w:rPr>
        <w:t>205)</w:t>
      </w:r>
      <w:r w:rsidRPr="0056608B">
        <w:rPr>
          <w:rFonts w:ascii="Calibri" w:hAnsi="Calibri" w:cs="Calibri"/>
          <w:spacing w:val="-6"/>
          <w:w w:val="105"/>
          <w:sz w:val="21"/>
          <w:szCs w:val="21"/>
        </w:rPr>
        <w:t xml:space="preserve"> </w:t>
      </w:r>
      <w:r w:rsidRPr="0056608B">
        <w:rPr>
          <w:rFonts w:ascii="Calibri" w:hAnsi="Calibri" w:cs="Calibri"/>
          <w:w w:val="105"/>
          <w:sz w:val="21"/>
          <w:szCs w:val="21"/>
        </w:rPr>
        <w:t>657-278-3928</w:t>
      </w:r>
    </w:p>
    <w:p w:rsidRPr="0056608B" w:rsidR="00136375" w:rsidP="00E858B8" w:rsidRDefault="005A65E6" w14:paraId="79F1E038" w14:textId="67DFFA25">
      <w:pPr>
        <w:pStyle w:val="ListParagraph"/>
        <w:numPr>
          <w:ilvl w:val="1"/>
          <w:numId w:val="28"/>
        </w:numPr>
        <w:tabs>
          <w:tab w:val="left" w:pos="831"/>
          <w:tab w:val="left" w:pos="832"/>
        </w:tabs>
        <w:spacing w:before="21"/>
        <w:rPr>
          <w:rFonts w:ascii="Calibri" w:hAnsi="Calibri" w:cs="Calibri"/>
          <w:sz w:val="21"/>
        </w:rPr>
      </w:pPr>
      <w:r w:rsidRPr="0056608B">
        <w:rPr>
          <w:rFonts w:ascii="Calibri" w:hAnsi="Calibri" w:cs="Calibri"/>
          <w:b/>
          <w:bCs/>
          <w:w w:val="105"/>
          <w:sz w:val="21"/>
          <w:szCs w:val="21"/>
        </w:rPr>
        <w:t>Veterans</w:t>
      </w:r>
      <w:r w:rsidRPr="0056608B">
        <w:rPr>
          <w:rFonts w:ascii="Calibri" w:hAnsi="Calibri" w:cs="Calibri"/>
          <w:b/>
          <w:bCs/>
          <w:spacing w:val="-8"/>
          <w:w w:val="105"/>
          <w:sz w:val="21"/>
          <w:szCs w:val="21"/>
        </w:rPr>
        <w:t xml:space="preserve"> </w:t>
      </w:r>
      <w:r w:rsidRPr="0056608B">
        <w:rPr>
          <w:rFonts w:ascii="Calibri" w:hAnsi="Calibri" w:cs="Calibri"/>
          <w:b/>
          <w:bCs/>
          <w:w w:val="105"/>
          <w:sz w:val="21"/>
          <w:szCs w:val="21"/>
        </w:rPr>
        <w:t>Student</w:t>
      </w:r>
      <w:r w:rsidRPr="0056608B">
        <w:rPr>
          <w:rFonts w:ascii="Calibri" w:hAnsi="Calibri" w:cs="Calibri"/>
          <w:b/>
          <w:bCs/>
          <w:spacing w:val="-9"/>
          <w:w w:val="105"/>
          <w:sz w:val="21"/>
          <w:szCs w:val="21"/>
        </w:rPr>
        <w:t xml:space="preserve"> </w:t>
      </w:r>
      <w:r w:rsidRPr="0056608B">
        <w:rPr>
          <w:rFonts w:ascii="Calibri" w:hAnsi="Calibri" w:cs="Calibri"/>
          <w:b/>
          <w:bCs/>
          <w:w w:val="105"/>
          <w:sz w:val="21"/>
          <w:szCs w:val="21"/>
        </w:rPr>
        <w:t>Services</w:t>
      </w:r>
      <w:r w:rsidRPr="0056608B" w:rsidR="004104AD">
        <w:rPr>
          <w:rFonts w:ascii="Calibri" w:hAnsi="Calibri" w:cs="Calibri"/>
          <w:b/>
          <w:bCs/>
          <w:w w:val="105"/>
          <w:sz w:val="21"/>
          <w:szCs w:val="21"/>
        </w:rPr>
        <w:t>:</w:t>
      </w:r>
      <w:r w:rsidRPr="0056608B">
        <w:rPr>
          <w:rFonts w:ascii="Calibri" w:hAnsi="Calibri" w:cs="Calibri"/>
          <w:b/>
          <w:bCs/>
          <w:spacing w:val="-9"/>
          <w:w w:val="105"/>
          <w:sz w:val="21"/>
          <w:szCs w:val="21"/>
        </w:rPr>
        <w:t xml:space="preserve"> </w:t>
      </w:r>
      <w:r w:rsidRPr="0056608B">
        <w:rPr>
          <w:rFonts w:ascii="Calibri" w:hAnsi="Calibri" w:cs="Calibri"/>
          <w:w w:val="105"/>
          <w:sz w:val="21"/>
          <w:szCs w:val="21"/>
        </w:rPr>
        <w:t>(</w:t>
      </w:r>
      <w:r w:rsidRPr="0056608B" w:rsidR="00996C5E">
        <w:rPr>
          <w:rFonts w:ascii="Calibri" w:hAnsi="Calibri" w:cs="Calibri"/>
          <w:w w:val="105"/>
          <w:sz w:val="21"/>
          <w:szCs w:val="21"/>
        </w:rPr>
        <w:t>G</w:t>
      </w:r>
      <w:r w:rsidRPr="0056608B">
        <w:rPr>
          <w:rFonts w:ascii="Calibri" w:hAnsi="Calibri" w:cs="Calibri"/>
          <w:w w:val="105"/>
          <w:sz w:val="21"/>
          <w:szCs w:val="21"/>
        </w:rPr>
        <w:t>H-2</w:t>
      </w:r>
      <w:r w:rsidRPr="0056608B" w:rsidR="00996C5E">
        <w:rPr>
          <w:rFonts w:ascii="Calibri" w:hAnsi="Calibri" w:cs="Calibri"/>
          <w:w w:val="105"/>
          <w:sz w:val="21"/>
          <w:szCs w:val="21"/>
        </w:rPr>
        <w:t>44</w:t>
      </w:r>
      <w:r w:rsidRPr="0056608B">
        <w:rPr>
          <w:rFonts w:ascii="Calibri" w:hAnsi="Calibri" w:cs="Calibri"/>
          <w:w w:val="105"/>
          <w:sz w:val="21"/>
          <w:szCs w:val="21"/>
        </w:rPr>
        <w:t>)</w:t>
      </w:r>
      <w:r w:rsidRPr="0056608B">
        <w:rPr>
          <w:rFonts w:ascii="Calibri" w:hAnsi="Calibri" w:cs="Calibri"/>
          <w:spacing w:val="-9"/>
          <w:w w:val="105"/>
          <w:sz w:val="21"/>
          <w:szCs w:val="21"/>
        </w:rPr>
        <w:t xml:space="preserve"> </w:t>
      </w:r>
      <w:r w:rsidRPr="0056608B">
        <w:rPr>
          <w:rFonts w:ascii="Calibri" w:hAnsi="Calibri" w:cs="Calibri"/>
          <w:w w:val="105"/>
          <w:sz w:val="21"/>
          <w:szCs w:val="21"/>
        </w:rPr>
        <w:t>657-278-8660</w:t>
      </w:r>
      <w:r w:rsidRPr="0056608B">
        <w:rPr>
          <w:rFonts w:ascii="Calibri" w:hAnsi="Calibri" w:cs="Calibri"/>
          <w:spacing w:val="-8"/>
          <w:w w:val="105"/>
          <w:sz w:val="21"/>
          <w:szCs w:val="21"/>
        </w:rPr>
        <w:t xml:space="preserve"> </w:t>
      </w:r>
      <w:hyperlink r:id="rId161">
        <w:r w:rsidRPr="0056608B">
          <w:rPr>
            <w:rFonts w:ascii="Calibri" w:hAnsi="Calibri" w:cs="Calibri"/>
            <w:w w:val="105"/>
            <w:sz w:val="21"/>
            <w:szCs w:val="21"/>
          </w:rPr>
          <w:t>vss@fullerton.edu</w:t>
        </w:r>
      </w:hyperlink>
      <w:r w:rsidRPr="0056608B" w:rsidR="004104AD">
        <w:rPr>
          <w:rFonts w:ascii="Calibri" w:hAnsi="Calibri" w:cs="Calibri"/>
          <w:w w:val="105"/>
          <w:sz w:val="21"/>
          <w:szCs w:val="21"/>
        </w:rPr>
        <w:t xml:space="preserve">  </w:t>
      </w:r>
    </w:p>
    <w:p w:rsidRPr="009D485B" w:rsidR="00E1658C" w:rsidP="009D485B" w:rsidRDefault="00E1658C" w14:paraId="048740F3" w14:textId="77777777">
      <w:pPr>
        <w:tabs>
          <w:tab w:val="left" w:pos="831"/>
          <w:tab w:val="left" w:pos="832"/>
        </w:tabs>
        <w:spacing w:before="21"/>
        <w:rPr>
          <w:sz w:val="21"/>
        </w:rPr>
        <w:sectPr w:rsidRPr="009D485B" w:rsidR="00E1658C">
          <w:type w:val="continuous"/>
          <w:pgSz w:w="12240" w:h="15840" w:orient="portrait"/>
          <w:pgMar w:top="1380" w:right="700" w:bottom="280" w:left="1040" w:header="720" w:footer="720" w:gutter="0"/>
          <w:cols w:space="720"/>
        </w:sectPr>
      </w:pPr>
    </w:p>
    <w:p w:rsidR="00C365DF" w:rsidP="009D485B" w:rsidRDefault="0056608B" w14:paraId="51371A77" w14:textId="45B3FC1E">
      <w:pPr>
        <w:pStyle w:val="BodyText"/>
        <w:spacing w:before="176" w:line="276" w:lineRule="auto"/>
        <w:ind w:right="4205"/>
        <w:rPr>
          <w:rFonts w:ascii="Book Antiqua"/>
          <w:color w:val="FFFFFF"/>
          <w:w w:val="95"/>
        </w:rPr>
      </w:pPr>
      <w:r>
        <w:rPr>
          <w:noProof/>
        </w:rPr>
        <w:drawing>
          <wp:anchor distT="0" distB="0" distL="114300" distR="114300" simplePos="0" relativeHeight="251659776" behindDoc="0" locked="0" layoutInCell="1" allowOverlap="1" wp14:anchorId="4F5B38BD" wp14:editId="17FF4410">
            <wp:simplePos x="0" y="0"/>
            <wp:positionH relativeFrom="column">
              <wp:posOffset>4755662</wp:posOffset>
            </wp:positionH>
            <wp:positionV relativeFrom="paragraph">
              <wp:posOffset>-500509</wp:posOffset>
            </wp:positionV>
            <wp:extent cx="2261772" cy="1292549"/>
            <wp:effectExtent l="0" t="0" r="0" b="0"/>
            <wp:wrapNone/>
            <wp:docPr id="2112745327" name="Picture 1" descr="A black and orang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277490" cy="1301531"/>
                    </a:xfrm>
                    <a:prstGeom prst="rect">
                      <a:avLst/>
                    </a:prstGeom>
                  </pic:spPr>
                </pic:pic>
              </a:graphicData>
            </a:graphic>
            <wp14:sizeRelH relativeFrom="page">
              <wp14:pctWidth>0</wp14:pctWidth>
            </wp14:sizeRelH>
            <wp14:sizeRelV relativeFrom="page">
              <wp14:pctHeight>0</wp14:pctHeight>
            </wp14:sizeRelV>
          </wp:anchor>
        </w:drawing>
      </w:r>
      <w:r w:rsidRPr="0061702F" w:rsidR="009D485B">
        <w:rPr>
          <w:noProof/>
          <w:color w:val="FFFFFF" w:themeColor="background1"/>
        </w:rPr>
        <mc:AlternateContent>
          <mc:Choice Requires="wpg">
            <w:drawing>
              <wp:anchor distT="0" distB="0" distL="114300" distR="114300" simplePos="0" relativeHeight="251654656" behindDoc="1" locked="0" layoutInCell="1" allowOverlap="1" wp14:anchorId="49D3F54B" wp14:editId="328F6171">
                <wp:simplePos x="0" y="0"/>
                <wp:positionH relativeFrom="page">
                  <wp:posOffset>0</wp:posOffset>
                </wp:positionH>
                <wp:positionV relativeFrom="page">
                  <wp:posOffset>-81481</wp:posOffset>
                </wp:positionV>
                <wp:extent cx="7772400" cy="1014920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149205"/>
                          <a:chOff x="0" y="0"/>
                          <a:chExt cx="12240" cy="15983"/>
                        </a:xfrm>
                      </wpg:grpSpPr>
                      <pic:pic xmlns:pic="http://schemas.openxmlformats.org/drawingml/2006/picture">
                        <pic:nvPicPr>
                          <pic:cNvPr id="14" name="Picture 1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143"/>
                            <a:ext cx="12240" cy="1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2240" cy="2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Freeform 14"/>
                        <wps:cNvSpPr>
                          <a:spLocks/>
                        </wps:cNvSpPr>
                        <wps:spPr bwMode="auto">
                          <a:xfrm>
                            <a:off x="0" y="0"/>
                            <a:ext cx="12240" cy="2524"/>
                          </a:xfrm>
                          <a:custGeom>
                            <a:avLst/>
                            <a:gdLst>
                              <a:gd name="T0" fmla="*/ 0 w 12240"/>
                              <a:gd name="T1" fmla="*/ 2524 h 2524"/>
                              <a:gd name="T2" fmla="*/ 0 w 12240"/>
                              <a:gd name="T3" fmla="*/ 2163 h 2524"/>
                              <a:gd name="T4" fmla="*/ 664 w 12240"/>
                              <a:gd name="T5" fmla="*/ 1992 h 2524"/>
                              <a:gd name="T6" fmla="*/ 1746 w 12240"/>
                              <a:gd name="T7" fmla="*/ 1726 h 2524"/>
                              <a:gd name="T8" fmla="*/ 3452 w 12240"/>
                              <a:gd name="T9" fmla="*/ 1336 h 2524"/>
                              <a:gd name="T10" fmla="*/ 4960 w 12240"/>
                              <a:gd name="T11" fmla="*/ 1021 h 2524"/>
                              <a:gd name="T12" fmla="*/ 6285 w 12240"/>
                              <a:gd name="T13" fmla="*/ 770 h 2524"/>
                              <a:gd name="T14" fmla="*/ 7891 w 12240"/>
                              <a:gd name="T15" fmla="*/ 499 h 2524"/>
                              <a:gd name="T16" fmla="*/ 9162 w 12240"/>
                              <a:gd name="T17" fmla="*/ 312 h 2524"/>
                              <a:gd name="T18" fmla="*/ 10192 w 12240"/>
                              <a:gd name="T19" fmla="*/ 180 h 2524"/>
                              <a:gd name="T20" fmla="*/ 10511 w 12240"/>
                              <a:gd name="T21" fmla="*/ 142 h 2524"/>
                              <a:gd name="T22" fmla="*/ 11791 w 12240"/>
                              <a:gd name="T23" fmla="*/ 11 h 2524"/>
                              <a:gd name="T24" fmla="*/ 11914 w 12240"/>
                              <a:gd name="T25" fmla="*/ 0 h 2524"/>
                              <a:gd name="T26" fmla="*/ 12240 w 12240"/>
                              <a:gd name="T27" fmla="*/ 0 h 2524"/>
                              <a:gd name="T28" fmla="*/ 12240 w 12240"/>
                              <a:gd name="T29" fmla="*/ 156 h 2524"/>
                              <a:gd name="T30" fmla="*/ 11863 w 12240"/>
                              <a:gd name="T31" fmla="*/ 193 h 2524"/>
                              <a:gd name="T32" fmla="*/ 10707 w 12240"/>
                              <a:gd name="T33" fmla="*/ 323 h 2524"/>
                              <a:gd name="T34" fmla="*/ 10379 w 12240"/>
                              <a:gd name="T35" fmla="*/ 365 h 2524"/>
                              <a:gd name="T36" fmla="*/ 9275 w 12240"/>
                              <a:gd name="T37" fmla="*/ 516 h 2524"/>
                              <a:gd name="T38" fmla="*/ 8023 w 12240"/>
                              <a:gd name="T39" fmla="*/ 715 h 2524"/>
                              <a:gd name="T40" fmla="*/ 6512 w 12240"/>
                              <a:gd name="T41" fmla="*/ 987 h 2524"/>
                              <a:gd name="T42" fmla="*/ 5142 w 12240"/>
                              <a:gd name="T43" fmla="*/ 1264 h 2524"/>
                              <a:gd name="T44" fmla="*/ 3750 w 12240"/>
                              <a:gd name="T45" fmla="*/ 1570 h 2524"/>
                              <a:gd name="T46" fmla="*/ 2185 w 12240"/>
                              <a:gd name="T47" fmla="*/ 1947 h 2524"/>
                              <a:gd name="T48" fmla="*/ 1084 w 12240"/>
                              <a:gd name="T49" fmla="*/ 2230 h 2524"/>
                              <a:gd name="T50" fmla="*/ 0 w 12240"/>
                              <a:gd name="T51" fmla="*/ 2524 h 25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2240" h="2524">
                                <a:moveTo>
                                  <a:pt x="0" y="2524"/>
                                </a:moveTo>
                                <a:lnTo>
                                  <a:pt x="0" y="2163"/>
                                </a:lnTo>
                                <a:lnTo>
                                  <a:pt x="664" y="1992"/>
                                </a:lnTo>
                                <a:lnTo>
                                  <a:pt x="1746" y="1726"/>
                                </a:lnTo>
                                <a:lnTo>
                                  <a:pt x="3452" y="1336"/>
                                </a:lnTo>
                                <a:lnTo>
                                  <a:pt x="4960" y="1021"/>
                                </a:lnTo>
                                <a:lnTo>
                                  <a:pt x="6285" y="770"/>
                                </a:lnTo>
                                <a:lnTo>
                                  <a:pt x="7891" y="499"/>
                                </a:lnTo>
                                <a:lnTo>
                                  <a:pt x="9162" y="312"/>
                                </a:lnTo>
                                <a:lnTo>
                                  <a:pt x="10192" y="180"/>
                                </a:lnTo>
                                <a:lnTo>
                                  <a:pt x="10511" y="142"/>
                                </a:lnTo>
                                <a:lnTo>
                                  <a:pt x="11791" y="11"/>
                                </a:lnTo>
                                <a:lnTo>
                                  <a:pt x="11914" y="0"/>
                                </a:lnTo>
                                <a:lnTo>
                                  <a:pt x="12240" y="0"/>
                                </a:lnTo>
                                <a:lnTo>
                                  <a:pt x="12240" y="156"/>
                                </a:lnTo>
                                <a:lnTo>
                                  <a:pt x="11863" y="193"/>
                                </a:lnTo>
                                <a:lnTo>
                                  <a:pt x="10707" y="323"/>
                                </a:lnTo>
                                <a:lnTo>
                                  <a:pt x="10379" y="365"/>
                                </a:lnTo>
                                <a:lnTo>
                                  <a:pt x="9275" y="516"/>
                                </a:lnTo>
                                <a:lnTo>
                                  <a:pt x="8023" y="715"/>
                                </a:lnTo>
                                <a:lnTo>
                                  <a:pt x="6512" y="987"/>
                                </a:lnTo>
                                <a:lnTo>
                                  <a:pt x="5142" y="1264"/>
                                </a:lnTo>
                                <a:lnTo>
                                  <a:pt x="3750" y="1570"/>
                                </a:lnTo>
                                <a:lnTo>
                                  <a:pt x="2185" y="1947"/>
                                </a:lnTo>
                                <a:lnTo>
                                  <a:pt x="1084" y="2230"/>
                                </a:lnTo>
                                <a:lnTo>
                                  <a:pt x="0" y="2524"/>
                                </a:lnTo>
                                <a:close/>
                              </a:path>
                            </a:pathLst>
                          </a:custGeom>
                          <a:solidFill>
                            <a:srgbClr val="F57E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36D6837">
              <v:group id="Group 13" style="position:absolute;margin-left:0;margin-top:-6.4pt;width:612pt;height:799.15pt;z-index:-251660800;mso-position-horizontal-relative:page;mso-position-vertical-relative:page" coordsize="12240,15983" o:spid="_x0000_s1026" w14:anchorId="196C5C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b3U27oA&#10;AAVpSURBVG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">
                <v:shape id="Picture 11" style="position:absolute;top:143;width:12240;height:1584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">
                  <v:imagedata o:title="" r:id="rId167"/>
                </v:shape>
                <v:shape id="Picture 12" style="position:absolute;width:12240;height:217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">
                  <v:imagedata o:title="" r:id="rId168"/>
                </v:shape>
                <v:shape id="Freeform 14" style="position:absolute;width:12240;height:2524;visibility:visible;mso-wrap-style:square;v-text-anchor:top" coordsize="12240,2524" o:spid="_x0000_s1029" fillcolor="#f57e20" stroked="f" path="m,2524l,2163,664,1992,1746,1726,3452,1336,4960,1021,6285,770,7891,499,9162,312,10192,180r319,-38l11791,11,11914,r326,l12240,156r-377,37l10707,323r-328,42l9275,516,8023,715,6512,987,5142,1264,3750,1570,2185,1947,1084,2230,,25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">
                  <v:path arrowok="t" o:connecttype="custom" o:connectlocs="0,2524;0,2163;664,1992;1746,1726;3452,1336;4960,1021;6285,770;7891,499;9162,312;10192,180;10511,142;11791,11;11914,0;12240,0;12240,156;11863,193;10707,323;10379,365;9275,516;8023,715;6512,987;5142,1264;3750,1570;2185,1947;1084,2230;0,2524" o:connectangles="0,0,0,0,0,0,0,0,0,0,0,0,0,0,0,0,0,0,0,0,0,0,0,0,0,0"/>
                </v:shape>
                <w10:wrap anchorx="page" anchory="page"/>
              </v:group>
            </w:pict>
          </mc:Fallback>
        </mc:AlternateContent>
      </w:r>
      <w:r w:rsidRPr="00143181" w:rsidR="00BD18C7">
        <w:rPr>
          <w:rFonts w:ascii="Lucida Calligraphy"/>
          <w:noProof/>
          <w:sz w:val="43"/>
        </w:rPr>
        <w:drawing>
          <wp:anchor distT="0" distB="0" distL="114300" distR="114300" simplePos="0" relativeHeight="251656704" behindDoc="0" locked="0" layoutInCell="1" allowOverlap="1" wp14:anchorId="3C7C41AC" wp14:editId="61125978">
            <wp:simplePos x="0" y="0"/>
            <wp:positionH relativeFrom="column">
              <wp:posOffset>-660400</wp:posOffset>
            </wp:positionH>
            <wp:positionV relativeFrom="paragraph">
              <wp:posOffset>-1709219</wp:posOffset>
            </wp:positionV>
            <wp:extent cx="2727015" cy="442940"/>
            <wp:effectExtent l="0" t="0" r="0" b="0"/>
            <wp:wrapNone/>
            <wp:docPr id="2068381465" name="Picture 2068381465"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2299" name="Picture 1" descr="A black and orange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7015" cy="442940"/>
                    </a:xfrm>
                    <a:prstGeom prst="rect">
                      <a:avLst/>
                    </a:prstGeom>
                  </pic:spPr>
                </pic:pic>
              </a:graphicData>
            </a:graphic>
            <wp14:sizeRelH relativeFrom="page">
              <wp14:pctWidth>0</wp14:pctWidth>
            </wp14:sizeRelH>
            <wp14:sizeRelV relativeFrom="page">
              <wp14:pctHeight>0</wp14:pctHeight>
            </wp14:sizeRelV>
          </wp:anchor>
        </w:drawing>
      </w:r>
    </w:p>
    <w:p w:rsidR="00C365DF" w:rsidP="00C365DF" w:rsidRDefault="00C365DF" w14:paraId="732434A0" w14:textId="32F28B86">
      <w:pPr>
        <w:pStyle w:val="BodyText"/>
        <w:spacing w:before="176" w:line="276" w:lineRule="auto"/>
        <w:ind w:left="1687" w:right="4205"/>
        <w:rPr>
          <w:rFonts w:ascii="Book Antiqua"/>
          <w:color w:val="FFFFFF"/>
          <w:w w:val="95"/>
        </w:rPr>
      </w:pPr>
    </w:p>
    <w:p w:rsidR="00C365DF" w:rsidP="00C365DF" w:rsidRDefault="0056608B" w14:paraId="2328BB07" w14:textId="1DDF6FB2">
      <w:pPr>
        <w:pStyle w:val="BodyText"/>
        <w:spacing w:before="176" w:line="276" w:lineRule="auto"/>
        <w:ind w:left="1687" w:right="4205"/>
        <w:rPr>
          <w:rFonts w:ascii="Book Antiqua"/>
          <w:color w:val="FFFFFF"/>
          <w:w w:val="95"/>
        </w:rPr>
      </w:pPr>
      <w:r>
        <w:rPr>
          <w:noProof/>
        </w:rPr>
        <mc:AlternateContent>
          <mc:Choice Requires="wps">
            <w:drawing>
              <wp:anchor distT="0" distB="0" distL="114300" distR="114300" simplePos="0" relativeHeight="251660800" behindDoc="0" locked="0" layoutInCell="1" allowOverlap="1" wp14:anchorId="470495F7" wp14:editId="29E11A18">
                <wp:simplePos x="0" y="0"/>
                <wp:positionH relativeFrom="column">
                  <wp:posOffset>4797523</wp:posOffset>
                </wp:positionH>
                <wp:positionV relativeFrom="paragraph">
                  <wp:posOffset>165100</wp:posOffset>
                </wp:positionV>
                <wp:extent cx="2132720" cy="506437"/>
                <wp:effectExtent l="0" t="0" r="0" b="0"/>
                <wp:wrapNone/>
                <wp:docPr id="1056368004" name="Text Box 2"/>
                <wp:cNvGraphicFramePr/>
                <a:graphic xmlns:a="http://schemas.openxmlformats.org/drawingml/2006/main">
                  <a:graphicData uri="http://schemas.microsoft.com/office/word/2010/wordprocessingShape">
                    <wps:wsp>
                      <wps:cNvSpPr txBox="1"/>
                      <wps:spPr>
                        <a:xfrm>
                          <a:off x="0" y="0"/>
                          <a:ext cx="2132720" cy="506437"/>
                        </a:xfrm>
                        <a:prstGeom prst="rect">
                          <a:avLst/>
                        </a:prstGeom>
                        <a:noFill/>
                        <a:ln w="6350">
                          <a:noFill/>
                        </a:ln>
                      </wps:spPr>
                      <wps:txbx>
                        <w:txbxContent>
                          <w:p w:rsidRPr="0061702F" w:rsidR="00BD18C7" w:rsidP="00BD18C7" w:rsidRDefault="00BD18C7" w14:paraId="20F97094" w14:textId="293DADAB">
                            <w:pPr>
                              <w:jc w:val="center"/>
                              <w:rPr>
                                <w:rFonts w:ascii="Book Antiqua" w:hAnsi="Book Antiqua"/>
                                <w:color w:val="FFFFFF" w:themeColor="background1"/>
                                <w:sz w:val="24"/>
                                <w:szCs w:val="24"/>
                              </w:rPr>
                            </w:pPr>
                            <w:r w:rsidRPr="0061702F">
                              <w:rPr>
                                <w:rFonts w:ascii="Book Antiqua" w:hAnsi="Book Antiqua"/>
                                <w:color w:val="FFFFFF" w:themeColor="background1"/>
                                <w:sz w:val="24"/>
                                <w:szCs w:val="24"/>
                              </w:rPr>
                              <w:t>800 N. State College Blvd.</w:t>
                            </w:r>
                          </w:p>
                          <w:p w:rsidRPr="0061702F" w:rsidR="00BD18C7" w:rsidP="00BD18C7" w:rsidRDefault="00BD18C7" w14:paraId="5328828D" w14:textId="00D8E2F8">
                            <w:pPr>
                              <w:jc w:val="center"/>
                              <w:rPr>
                                <w:rFonts w:ascii="Book Antiqua" w:hAnsi="Book Antiqua"/>
                                <w:color w:val="FFFFFF" w:themeColor="background1"/>
                                <w:sz w:val="24"/>
                                <w:szCs w:val="24"/>
                              </w:rPr>
                            </w:pPr>
                            <w:r w:rsidRPr="0061702F">
                              <w:rPr>
                                <w:rFonts w:ascii="Book Antiqua" w:hAnsi="Book Antiqua"/>
                                <w:color w:val="FFFFFF" w:themeColor="background1"/>
                                <w:sz w:val="24"/>
                                <w:szCs w:val="24"/>
                              </w:rPr>
                              <w:t>Fullerton, CA 92831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68202F7">
              <v:shape id="Text Box 2" style="position:absolute;left:0;text-align:left;margin-left:377.75pt;margin-top:13pt;width:167.95pt;height:39.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qhGQIAADM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" w14:anchorId="470495F7">
                <v:textbox>
                  <w:txbxContent>
                    <w:p w:rsidRPr="0061702F" w:rsidR="00BD18C7" w:rsidP="00BD18C7" w:rsidRDefault="00BD18C7" w14:paraId="13E18A5F" w14:textId="293DADAB">
                      <w:pPr>
                        <w:jc w:val="center"/>
                        <w:rPr>
                          <w:rFonts w:ascii="Book Antiqua" w:hAnsi="Book Antiqua"/>
                          <w:color w:val="FFFFFF" w:themeColor="background1"/>
                          <w:sz w:val="24"/>
                          <w:szCs w:val="24"/>
                        </w:rPr>
                      </w:pPr>
                      <w:r w:rsidRPr="0061702F">
                        <w:rPr>
                          <w:rFonts w:ascii="Book Antiqua" w:hAnsi="Book Antiqua"/>
                          <w:color w:val="FFFFFF" w:themeColor="background1"/>
                          <w:sz w:val="24"/>
                          <w:szCs w:val="24"/>
                        </w:rPr>
                        <w:t>800 N. State College Blvd.</w:t>
                      </w:r>
                    </w:p>
                    <w:p w:rsidRPr="0061702F" w:rsidR="00BD18C7" w:rsidP="00BD18C7" w:rsidRDefault="00BD18C7" w14:paraId="73990365" w14:textId="00D8E2F8">
                      <w:pPr>
                        <w:jc w:val="center"/>
                        <w:rPr>
                          <w:rFonts w:ascii="Book Antiqua" w:hAnsi="Book Antiqua"/>
                          <w:color w:val="FFFFFF" w:themeColor="background1"/>
                          <w:sz w:val="24"/>
                          <w:szCs w:val="24"/>
                        </w:rPr>
                      </w:pPr>
                      <w:r w:rsidRPr="0061702F">
                        <w:rPr>
                          <w:rFonts w:ascii="Book Antiqua" w:hAnsi="Book Antiqua"/>
                          <w:color w:val="FFFFFF" w:themeColor="background1"/>
                          <w:sz w:val="24"/>
                          <w:szCs w:val="24"/>
                        </w:rPr>
                        <w:t>Fullerton, CA 92831</w:t>
                      </w:r>
                    </w:p>
                  </w:txbxContent>
                </v:textbox>
              </v:shape>
            </w:pict>
          </mc:Fallback>
        </mc:AlternateContent>
      </w:r>
    </w:p>
    <w:p w:rsidR="00C365DF" w:rsidP="00C365DF" w:rsidRDefault="00C365DF" w14:paraId="256AC6DA" w14:textId="5FD313EE">
      <w:pPr>
        <w:pStyle w:val="BodyText"/>
        <w:spacing w:before="176" w:line="276" w:lineRule="auto"/>
        <w:ind w:left="1687" w:right="4205"/>
        <w:rPr>
          <w:rFonts w:ascii="Book Antiqua"/>
          <w:color w:val="FFFFFF"/>
          <w:w w:val="95"/>
        </w:rPr>
      </w:pPr>
    </w:p>
    <w:p w:rsidR="00C365DF" w:rsidP="00C365DF" w:rsidRDefault="00C365DF" w14:paraId="38AA98D6" w14:textId="07469B7A">
      <w:pPr>
        <w:pStyle w:val="BodyText"/>
        <w:spacing w:before="176" w:line="276" w:lineRule="auto"/>
        <w:ind w:left="1687" w:right="4205"/>
        <w:rPr>
          <w:rFonts w:ascii="Book Antiqua"/>
          <w:color w:val="FFFFFF"/>
          <w:w w:val="95"/>
        </w:rPr>
      </w:pPr>
    </w:p>
    <w:p w:rsidR="00BD18C7" w:rsidP="00C365DF" w:rsidRDefault="00BD18C7" w14:paraId="6760D73A" w14:textId="5FD38AA7">
      <w:pPr>
        <w:pStyle w:val="BodyText"/>
        <w:spacing w:before="35" w:line="271" w:lineRule="auto"/>
        <w:ind w:left="1080" w:right="7198"/>
        <w:rPr>
          <w:rFonts w:ascii="Book Antiqua"/>
          <w:color w:val="FFFFFF"/>
        </w:rPr>
      </w:pPr>
    </w:p>
    <w:p w:rsidR="00BD18C7" w:rsidP="00C365DF" w:rsidRDefault="00BD18C7" w14:paraId="3892FE30" w14:textId="08436577">
      <w:pPr>
        <w:pStyle w:val="BodyText"/>
        <w:spacing w:before="35" w:line="271" w:lineRule="auto"/>
        <w:ind w:left="1080" w:right="7198"/>
        <w:rPr>
          <w:rFonts w:ascii="Book Antiqua"/>
          <w:color w:val="FFFFFF"/>
        </w:rPr>
      </w:pPr>
    </w:p>
    <w:p w:rsidR="00BD18C7" w:rsidP="00C365DF" w:rsidRDefault="00BD18C7" w14:paraId="5A9B28E0" w14:textId="4C67405B">
      <w:pPr>
        <w:pStyle w:val="BodyText"/>
        <w:spacing w:before="35" w:line="271" w:lineRule="auto"/>
        <w:ind w:left="1080" w:right="7198"/>
        <w:rPr>
          <w:rFonts w:ascii="Book Antiqua"/>
          <w:color w:val="FFFFFF"/>
        </w:rPr>
      </w:pPr>
    </w:p>
    <w:p w:rsidR="00BD18C7" w:rsidP="00C365DF" w:rsidRDefault="00BD18C7" w14:paraId="66931DA2" w14:textId="6CDD1117">
      <w:pPr>
        <w:pStyle w:val="BodyText"/>
        <w:spacing w:before="35" w:line="271" w:lineRule="auto"/>
        <w:ind w:left="1080" w:right="7198"/>
        <w:rPr>
          <w:rFonts w:ascii="Book Antiqua"/>
          <w:color w:val="FFFFFF"/>
        </w:rPr>
      </w:pPr>
    </w:p>
    <w:p w:rsidR="00C365DF" w:rsidP="00C365DF" w:rsidRDefault="00C365DF" w14:paraId="665A1408" w14:textId="037B22EF">
      <w:pPr>
        <w:pStyle w:val="BodyText"/>
        <w:rPr>
          <w:rFonts w:ascii="Book Antiqua"/>
          <w:sz w:val="20"/>
        </w:rPr>
      </w:pPr>
    </w:p>
    <w:p w:rsidR="00C365DF" w:rsidP="00C365DF" w:rsidRDefault="00C365DF" w14:paraId="71049383" w14:textId="013FE0F1">
      <w:pPr>
        <w:pStyle w:val="BodyText"/>
        <w:rPr>
          <w:rFonts w:ascii="Book Antiqua"/>
          <w:sz w:val="20"/>
        </w:rPr>
      </w:pPr>
    </w:p>
    <w:p w:rsidR="00C365DF" w:rsidP="00C365DF" w:rsidRDefault="00C365DF" w14:paraId="4D16AC41" w14:textId="7448301B">
      <w:pPr>
        <w:pStyle w:val="BodyText"/>
        <w:rPr>
          <w:rFonts w:ascii="Book Antiqua"/>
          <w:sz w:val="20"/>
        </w:rPr>
      </w:pPr>
    </w:p>
    <w:p w:rsidR="00C365DF" w:rsidP="00C365DF" w:rsidRDefault="00C365DF" w14:paraId="12A4EA11" w14:textId="6056244D">
      <w:pPr>
        <w:pStyle w:val="BodyText"/>
        <w:rPr>
          <w:rFonts w:ascii="Book Antiqua"/>
          <w:sz w:val="20"/>
        </w:rPr>
      </w:pPr>
    </w:p>
    <w:p w:rsidR="00C365DF" w:rsidP="00C365DF" w:rsidRDefault="00C365DF" w14:paraId="5A1EA135" w14:textId="57576955">
      <w:pPr>
        <w:pStyle w:val="BodyText"/>
        <w:rPr>
          <w:rFonts w:ascii="Book Antiqua"/>
          <w:sz w:val="20"/>
        </w:rPr>
      </w:pPr>
    </w:p>
    <w:p w:rsidR="00C365DF" w:rsidP="00C365DF" w:rsidRDefault="00C365DF" w14:paraId="58717D39" w14:textId="6B5D6CEE">
      <w:pPr>
        <w:pStyle w:val="BodyText"/>
        <w:rPr>
          <w:rFonts w:ascii="Book Antiqua"/>
          <w:sz w:val="20"/>
        </w:rPr>
      </w:pPr>
    </w:p>
    <w:p w:rsidR="00C365DF" w:rsidP="00C365DF" w:rsidRDefault="00C365DF" w14:paraId="5338A720" w14:textId="01298300">
      <w:pPr>
        <w:pStyle w:val="BodyText"/>
        <w:rPr>
          <w:rFonts w:ascii="Book Antiqua"/>
          <w:sz w:val="20"/>
        </w:rPr>
      </w:pPr>
    </w:p>
    <w:p w:rsidR="00C365DF" w:rsidP="00C365DF" w:rsidRDefault="00C365DF" w14:paraId="61DAA4D5" w14:textId="77777777">
      <w:pPr>
        <w:pStyle w:val="BodyText"/>
        <w:rPr>
          <w:rFonts w:ascii="Book Antiqua"/>
          <w:sz w:val="20"/>
        </w:rPr>
      </w:pPr>
    </w:p>
    <w:p w:rsidR="00C365DF" w:rsidP="00C365DF" w:rsidRDefault="00C365DF" w14:paraId="2AEAF47F" w14:textId="77777777">
      <w:pPr>
        <w:pStyle w:val="BodyText"/>
        <w:rPr>
          <w:rFonts w:ascii="Book Antiqua"/>
          <w:sz w:val="20"/>
        </w:rPr>
      </w:pPr>
    </w:p>
    <w:p w:rsidR="00C365DF" w:rsidP="00C365DF" w:rsidRDefault="00C365DF" w14:paraId="281B37BA" w14:textId="77777777">
      <w:pPr>
        <w:pStyle w:val="BodyText"/>
        <w:rPr>
          <w:rFonts w:ascii="Book Antiqua"/>
          <w:sz w:val="20"/>
        </w:rPr>
      </w:pPr>
    </w:p>
    <w:p w:rsidR="00C365DF" w:rsidP="00C365DF" w:rsidRDefault="00C365DF" w14:paraId="2E500C74" w14:textId="77777777">
      <w:pPr>
        <w:pStyle w:val="BodyText"/>
        <w:rPr>
          <w:rFonts w:ascii="Book Antiqua"/>
          <w:sz w:val="20"/>
        </w:rPr>
      </w:pPr>
    </w:p>
    <w:p w:rsidR="00C365DF" w:rsidP="00C365DF" w:rsidRDefault="00C365DF" w14:paraId="74CD1D1F" w14:textId="2DB2A05C">
      <w:pPr>
        <w:pStyle w:val="BodyText"/>
        <w:rPr>
          <w:rFonts w:ascii="Book Antiqua"/>
          <w:sz w:val="20"/>
        </w:rPr>
      </w:pPr>
    </w:p>
    <w:p w:rsidR="00C365DF" w:rsidP="00C365DF" w:rsidRDefault="00C365DF" w14:paraId="1C5BEDD8" w14:textId="77777777">
      <w:pPr>
        <w:pStyle w:val="BodyText"/>
        <w:rPr>
          <w:rFonts w:ascii="Book Antiqua"/>
          <w:sz w:val="20"/>
        </w:rPr>
      </w:pPr>
    </w:p>
    <w:p w:rsidR="00C365DF" w:rsidP="00C365DF" w:rsidRDefault="00C365DF" w14:paraId="02915484" w14:textId="77777777">
      <w:pPr>
        <w:pStyle w:val="BodyText"/>
        <w:rPr>
          <w:rFonts w:ascii="Book Antiqua"/>
          <w:sz w:val="20"/>
        </w:rPr>
      </w:pPr>
    </w:p>
    <w:p w:rsidR="00C365DF" w:rsidP="00C365DF" w:rsidRDefault="00C365DF" w14:paraId="03B94F49" w14:textId="77777777">
      <w:pPr>
        <w:pStyle w:val="BodyText"/>
        <w:rPr>
          <w:rFonts w:ascii="Book Antiqua"/>
          <w:sz w:val="20"/>
        </w:rPr>
      </w:pPr>
    </w:p>
    <w:p w:rsidR="00C365DF" w:rsidP="00C365DF" w:rsidRDefault="00C365DF" w14:paraId="6D846F5D" w14:textId="77777777">
      <w:pPr>
        <w:pStyle w:val="BodyText"/>
        <w:rPr>
          <w:rFonts w:ascii="Book Antiqua"/>
          <w:sz w:val="20"/>
        </w:rPr>
      </w:pPr>
    </w:p>
    <w:p w:rsidR="00C365DF" w:rsidP="00C365DF" w:rsidRDefault="00C365DF" w14:paraId="62F015AF" w14:textId="648AAF0A">
      <w:pPr>
        <w:pStyle w:val="BodyText"/>
        <w:rPr>
          <w:rFonts w:ascii="Book Antiqua"/>
          <w:sz w:val="20"/>
        </w:rPr>
      </w:pPr>
    </w:p>
    <w:p w:rsidR="00C365DF" w:rsidP="00C365DF" w:rsidRDefault="00C365DF" w14:paraId="1B15DD1D" w14:textId="77777777">
      <w:pPr>
        <w:pStyle w:val="BodyText"/>
        <w:rPr>
          <w:rFonts w:ascii="Book Antiqua"/>
          <w:sz w:val="20"/>
        </w:rPr>
      </w:pPr>
    </w:p>
    <w:p w:rsidR="00C365DF" w:rsidP="00C365DF" w:rsidRDefault="00C365DF" w14:paraId="6E681184" w14:textId="77777777">
      <w:pPr>
        <w:pStyle w:val="BodyText"/>
        <w:rPr>
          <w:rFonts w:ascii="Book Antiqua"/>
          <w:sz w:val="20"/>
        </w:rPr>
      </w:pPr>
    </w:p>
    <w:p w:rsidR="00C365DF" w:rsidP="00C365DF" w:rsidRDefault="00C365DF" w14:paraId="230165FA" w14:textId="77777777">
      <w:pPr>
        <w:pStyle w:val="BodyText"/>
        <w:rPr>
          <w:rFonts w:ascii="Book Antiqua"/>
          <w:sz w:val="20"/>
        </w:rPr>
      </w:pPr>
    </w:p>
    <w:p w:rsidR="00C365DF" w:rsidP="00C365DF" w:rsidRDefault="00C365DF" w14:paraId="7CB33CA5" w14:textId="77777777">
      <w:pPr>
        <w:pStyle w:val="BodyText"/>
        <w:rPr>
          <w:rFonts w:ascii="Book Antiqua"/>
          <w:sz w:val="20"/>
        </w:rPr>
      </w:pPr>
    </w:p>
    <w:p w:rsidR="00C365DF" w:rsidP="00C365DF" w:rsidRDefault="00C365DF" w14:paraId="17414610" w14:textId="77777777">
      <w:pPr>
        <w:pStyle w:val="BodyText"/>
        <w:rPr>
          <w:rFonts w:ascii="Book Antiqua"/>
          <w:sz w:val="20"/>
        </w:rPr>
      </w:pPr>
    </w:p>
    <w:p w:rsidR="0061702F" w:rsidP="0056608B" w:rsidRDefault="0061702F" w14:paraId="1D4E9231" w14:textId="7FF666BD">
      <w:pPr>
        <w:pStyle w:val="Heading1"/>
        <w:spacing w:before="192"/>
        <w:ind w:left="0"/>
        <w:rPr>
          <w:rFonts w:ascii="Lucida Sans Unicode" w:hAnsi="Lucida Sans Unicode" w:cs="Lucida Sans Unicode"/>
          <w:b w:val="0"/>
          <w:color w:val="FFFFFF"/>
          <w:sz w:val="40"/>
        </w:rPr>
      </w:pPr>
      <w:bookmarkStart w:name="_Toc141195007" w:id="36"/>
    </w:p>
    <w:p w:rsidR="0061702F" w:rsidP="0056608B" w:rsidRDefault="0061702F" w14:paraId="5F987E26" w14:textId="6B2DC893">
      <w:pPr>
        <w:pStyle w:val="Heading1"/>
        <w:spacing w:before="192"/>
        <w:ind w:left="0"/>
        <w:rPr>
          <w:rFonts w:ascii="Lucida Sans Unicode" w:hAnsi="Lucida Sans Unicode" w:cs="Lucida Sans Unicode"/>
          <w:b w:val="0"/>
          <w:color w:val="FFFFFF"/>
          <w:sz w:val="40"/>
        </w:rPr>
      </w:pPr>
    </w:p>
    <w:p w:rsidRPr="0061702F" w:rsidR="00E1658C" w:rsidP="0056608B" w:rsidRDefault="00C365DF" w14:paraId="05EA09FF" w14:textId="3F63FFFB">
      <w:pPr>
        <w:pStyle w:val="Heading1"/>
        <w:spacing w:before="192"/>
        <w:ind w:left="0"/>
        <w:rPr>
          <w:rFonts w:ascii="Lucida Sans Unicode" w:hAnsi="Lucida Sans Unicode" w:cs="Lucida Sans Unicode"/>
          <w:b w:val="0"/>
          <w:sz w:val="44"/>
          <w:szCs w:val="44"/>
        </w:rPr>
      </w:pPr>
      <w:r w:rsidRPr="0061702F">
        <w:rPr>
          <w:rFonts w:ascii="Lucida Sans Unicode" w:hAnsi="Lucida Sans Unicode" w:cs="Lucida Sans Unicode"/>
          <w:b w:val="0"/>
          <w:color w:val="FFFFFF"/>
          <w:sz w:val="44"/>
          <w:szCs w:val="44"/>
        </w:rPr>
        <w:t>UNDERGRADUATE ADVISING</w:t>
      </w:r>
      <w:r w:rsidRPr="0061702F">
        <w:rPr>
          <w:rFonts w:ascii="Lucida Sans Unicode" w:hAnsi="Lucida Sans Unicode" w:cs="Lucida Sans Unicode"/>
          <w:b w:val="0"/>
          <w:color w:val="FFFFFF"/>
          <w:spacing w:val="44"/>
          <w:sz w:val="44"/>
          <w:szCs w:val="44"/>
        </w:rPr>
        <w:t xml:space="preserve"> </w:t>
      </w:r>
      <w:bookmarkEnd w:id="36"/>
      <w:r w:rsidRPr="0061702F">
        <w:rPr>
          <w:rFonts w:ascii="Lucida Sans Unicode"/>
          <w:color w:val="FFFFFF"/>
          <w:w w:val="90"/>
          <w:sz w:val="44"/>
          <w:szCs w:val="44"/>
        </w:rPr>
        <w:t>F</w:t>
      </w:r>
      <w:r w:rsidRPr="0061702F" w:rsidR="0061702F">
        <w:rPr>
          <w:rFonts w:ascii="Lucida Sans Unicode"/>
          <w:color w:val="FFFFFF"/>
          <w:w w:val="90"/>
          <w:sz w:val="44"/>
          <w:szCs w:val="44"/>
        </w:rPr>
        <w:t>ALL</w:t>
      </w:r>
      <w:r w:rsidRPr="0061702F">
        <w:rPr>
          <w:rFonts w:ascii="Lucida Sans Unicode"/>
          <w:color w:val="FFFFFF"/>
          <w:spacing w:val="18"/>
          <w:w w:val="90"/>
          <w:sz w:val="44"/>
          <w:szCs w:val="44"/>
        </w:rPr>
        <w:t xml:space="preserve"> </w:t>
      </w:r>
      <w:r w:rsidRPr="0061702F">
        <w:rPr>
          <w:rFonts w:ascii="Lucida Sans Unicode"/>
          <w:color w:val="FFFFFF"/>
          <w:w w:val="90"/>
          <w:sz w:val="44"/>
          <w:szCs w:val="44"/>
        </w:rPr>
        <w:t>20</w:t>
      </w:r>
      <w:r w:rsidRPr="0061702F" w:rsidR="00AE3DB9">
        <w:rPr>
          <w:rFonts w:ascii="Lucida Sans Unicode"/>
          <w:color w:val="FFFFFF"/>
          <w:w w:val="90"/>
          <w:sz w:val="44"/>
          <w:szCs w:val="44"/>
        </w:rPr>
        <w:t>2</w:t>
      </w:r>
      <w:r w:rsidR="0064016F">
        <w:rPr>
          <w:rFonts w:ascii="Lucida Sans Unicode"/>
          <w:color w:val="FFFFFF"/>
          <w:w w:val="90"/>
          <w:sz w:val="44"/>
          <w:szCs w:val="44"/>
        </w:rPr>
        <w:t>6</w:t>
      </w:r>
    </w:p>
    <w:p w:rsidRPr="0056608B" w:rsidR="0056608B" w:rsidRDefault="0061702F" w14:paraId="76292A7E" w14:textId="25F7E2A6">
      <w:pPr>
        <w:pStyle w:val="Heading1"/>
        <w:spacing w:before="192"/>
        <w:ind w:left="0"/>
        <w:rPr>
          <w:rFonts w:ascii="Lucida Sans Unicode" w:hAnsi="Lucida Sans Unicode" w:cs="Lucida Sans Unicode"/>
          <w:b w:val="0"/>
          <w:sz w:val="44"/>
        </w:rPr>
      </w:pPr>
      <w:r>
        <w:rPr>
          <w:rFonts w:ascii="Lucida Sans Unicode" w:hAnsi="Lucida Sans Unicode" w:cs="Lucida Sans Unicode"/>
          <w:b w:val="0"/>
          <w:noProof/>
          <w:color w:val="FFFFFF"/>
          <w:sz w:val="40"/>
        </w:rPr>
        <mc:AlternateContent>
          <mc:Choice Requires="wps">
            <w:drawing>
              <wp:anchor distT="0" distB="0" distL="114300" distR="114300" simplePos="0" relativeHeight="251661824" behindDoc="0" locked="0" layoutInCell="1" allowOverlap="1" wp14:anchorId="7B24A7AC" wp14:editId="390179B7">
                <wp:simplePos x="0" y="0"/>
                <wp:positionH relativeFrom="column">
                  <wp:posOffset>-222250</wp:posOffset>
                </wp:positionH>
                <wp:positionV relativeFrom="paragraph">
                  <wp:posOffset>725170</wp:posOffset>
                </wp:positionV>
                <wp:extent cx="3886200" cy="749300"/>
                <wp:effectExtent l="0" t="0" r="0" b="0"/>
                <wp:wrapNone/>
                <wp:docPr id="791059893" name="Text Box 1"/>
                <wp:cNvGraphicFramePr/>
                <a:graphic xmlns:a="http://schemas.openxmlformats.org/drawingml/2006/main">
                  <a:graphicData uri="http://schemas.microsoft.com/office/word/2010/wordprocessingShape">
                    <wps:wsp>
                      <wps:cNvSpPr txBox="1"/>
                      <wps:spPr>
                        <a:xfrm>
                          <a:off x="0" y="0"/>
                          <a:ext cx="3886200" cy="749300"/>
                        </a:xfrm>
                        <a:prstGeom prst="rect">
                          <a:avLst/>
                        </a:prstGeom>
                        <a:noFill/>
                        <a:ln w="6350">
                          <a:noFill/>
                        </a:ln>
                      </wps:spPr>
                      <wps:txbx>
                        <w:txbxContent>
                          <w:p w:rsidRPr="0064016F" w:rsidR="0061702F" w:rsidRDefault="0061702F" w14:paraId="1A57BA36" w14:textId="3D450473">
                            <w:pPr>
                              <w:rPr>
                                <w:rFonts w:ascii="Calibri" w:hAnsi="Calibri" w:cs="Calibri"/>
                                <w:color w:val="FFFFFF" w:themeColor="background1"/>
                                <w:sz w:val="26"/>
                                <w:szCs w:val="26"/>
                              </w:rPr>
                            </w:pPr>
                            <w:r w:rsidRPr="0064016F">
                              <w:rPr>
                                <w:rFonts w:ascii="Calibri" w:hAnsi="Calibri" w:cs="Calibri"/>
                                <w:color w:val="FFFFFF" w:themeColor="background1"/>
                                <w:sz w:val="26"/>
                                <w:szCs w:val="26"/>
                              </w:rPr>
                              <w:t>Created by Dr. Christie Gardiner</w:t>
                            </w:r>
                          </w:p>
                          <w:p w:rsidRPr="0064016F" w:rsidR="0064016F" w:rsidRDefault="0061702F" w14:paraId="4AD1933B" w14:textId="77777777">
                            <w:pPr>
                              <w:rPr>
                                <w:rFonts w:ascii="Calibri" w:hAnsi="Calibri" w:cs="Calibri"/>
                                <w:color w:val="FFFFFF" w:themeColor="background1"/>
                                <w:sz w:val="26"/>
                                <w:szCs w:val="26"/>
                              </w:rPr>
                            </w:pPr>
                            <w:r w:rsidRPr="0064016F">
                              <w:rPr>
                                <w:rFonts w:ascii="Calibri" w:hAnsi="Calibri" w:cs="Calibri"/>
                                <w:color w:val="FFFFFF" w:themeColor="background1"/>
                                <w:sz w:val="26"/>
                                <w:szCs w:val="26"/>
                              </w:rPr>
                              <w:t>Updated in Fall 202</w:t>
                            </w:r>
                            <w:r w:rsidRPr="0064016F" w:rsidR="0064016F">
                              <w:rPr>
                                <w:rFonts w:ascii="Calibri" w:hAnsi="Calibri" w:cs="Calibri"/>
                                <w:color w:val="FFFFFF" w:themeColor="background1"/>
                                <w:sz w:val="26"/>
                                <w:szCs w:val="26"/>
                              </w:rPr>
                              <w:t>4</w:t>
                            </w:r>
                            <w:r w:rsidRPr="0064016F">
                              <w:rPr>
                                <w:rFonts w:ascii="Calibri" w:hAnsi="Calibri" w:cs="Calibri"/>
                                <w:color w:val="FFFFFF" w:themeColor="background1"/>
                                <w:sz w:val="26"/>
                                <w:szCs w:val="26"/>
                              </w:rPr>
                              <w:t xml:space="preserve"> by Nallely Pratz, M.S. Ed</w:t>
                            </w:r>
                          </w:p>
                          <w:p w:rsidRPr="0064016F" w:rsidR="0061702F" w:rsidRDefault="0064016F" w14:paraId="3F3E4E1A" w14:textId="2432D6B0">
                            <w:pPr>
                              <w:rPr>
                                <w:rFonts w:ascii="Calibri" w:hAnsi="Calibri" w:cs="Calibri"/>
                                <w:color w:val="FFFFFF" w:themeColor="background1"/>
                                <w:sz w:val="26"/>
                                <w:szCs w:val="26"/>
                              </w:rPr>
                            </w:pPr>
                            <w:r w:rsidRPr="0064016F">
                              <w:rPr>
                                <w:rFonts w:ascii="Calibri" w:hAnsi="Calibri" w:cs="Calibri"/>
                                <w:color w:val="FFFFFF" w:themeColor="background1"/>
                                <w:sz w:val="26"/>
                                <w:szCs w:val="26"/>
                              </w:rPr>
                              <w:t>Updated</w:t>
                            </w:r>
                            <w:r>
                              <w:rPr>
                                <w:rFonts w:ascii="Calibri" w:hAnsi="Calibri" w:cs="Calibri"/>
                                <w:color w:val="FFFFFF" w:themeColor="background1"/>
                                <w:sz w:val="26"/>
                                <w:szCs w:val="26"/>
                              </w:rPr>
                              <w:t xml:space="preserve"> </w:t>
                            </w:r>
                            <w:r w:rsidRPr="0064016F">
                              <w:rPr>
                                <w:rFonts w:ascii="Calibri" w:hAnsi="Calibri" w:cs="Calibri"/>
                                <w:color w:val="FFFFFF" w:themeColor="background1"/>
                                <w:sz w:val="26"/>
                                <w:szCs w:val="26"/>
                              </w:rPr>
                              <w:t>Summer 2026 by Dr. Alissa R. Ackerman</w:t>
                            </w:r>
                          </w:p>
                          <w:p w:rsidRPr="0064016F" w:rsidR="0061702F" w:rsidRDefault="0061702F" w14:paraId="50A84E5D" w14:textId="77777777">
                            <w:pPr>
                              <w:rPr>
                                <w:rFonts w:ascii="Calibri" w:hAnsi="Calibri" w:cs="Calibri"/>
                                <w:color w:val="FFFFFF" w:themeColor="background1"/>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F1AA3A9">
              <v:shape id="Text Box 1" style="position:absolute;margin-left:-17.5pt;margin-top:57.1pt;width:306pt;height:5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" w14:anchorId="7B24A7AC">
                <v:textbox>
                  <w:txbxContent>
                    <w:p w:rsidRPr="0064016F" w:rsidR="0061702F" w:rsidRDefault="0061702F" w14:paraId="3A9D56BD" w14:textId="3D450473">
                      <w:pPr>
                        <w:rPr>
                          <w:rFonts w:ascii="Calibri" w:hAnsi="Calibri" w:cs="Calibri"/>
                          <w:color w:val="FFFFFF" w:themeColor="background1"/>
                          <w:sz w:val="26"/>
                          <w:szCs w:val="26"/>
                        </w:rPr>
                      </w:pPr>
                      <w:r w:rsidRPr="0064016F">
                        <w:rPr>
                          <w:rFonts w:ascii="Calibri" w:hAnsi="Calibri" w:cs="Calibri"/>
                          <w:color w:val="FFFFFF" w:themeColor="background1"/>
                          <w:sz w:val="26"/>
                          <w:szCs w:val="26"/>
                        </w:rPr>
                        <w:t>Created by Dr. Christie Gardiner</w:t>
                      </w:r>
                    </w:p>
                    <w:p w:rsidRPr="0064016F" w:rsidR="0064016F" w:rsidRDefault="0061702F" w14:paraId="7193EB09" w14:textId="77777777">
                      <w:pPr>
                        <w:rPr>
                          <w:rFonts w:ascii="Calibri" w:hAnsi="Calibri" w:cs="Calibri"/>
                          <w:color w:val="FFFFFF" w:themeColor="background1"/>
                          <w:sz w:val="26"/>
                          <w:szCs w:val="26"/>
                        </w:rPr>
                      </w:pPr>
                      <w:r w:rsidRPr="0064016F">
                        <w:rPr>
                          <w:rFonts w:ascii="Calibri" w:hAnsi="Calibri" w:cs="Calibri"/>
                          <w:color w:val="FFFFFF" w:themeColor="background1"/>
                          <w:sz w:val="26"/>
                          <w:szCs w:val="26"/>
                        </w:rPr>
                        <w:t>Updated in Fall 202</w:t>
                      </w:r>
                      <w:r w:rsidRPr="0064016F" w:rsidR="0064016F">
                        <w:rPr>
                          <w:rFonts w:ascii="Calibri" w:hAnsi="Calibri" w:cs="Calibri"/>
                          <w:color w:val="FFFFFF" w:themeColor="background1"/>
                          <w:sz w:val="26"/>
                          <w:szCs w:val="26"/>
                        </w:rPr>
                        <w:t>4</w:t>
                      </w:r>
                      <w:r w:rsidRPr="0064016F">
                        <w:rPr>
                          <w:rFonts w:ascii="Calibri" w:hAnsi="Calibri" w:cs="Calibri"/>
                          <w:color w:val="FFFFFF" w:themeColor="background1"/>
                          <w:sz w:val="26"/>
                          <w:szCs w:val="26"/>
                        </w:rPr>
                        <w:t xml:space="preserve"> by Nallely Pratz, M.S. Ed</w:t>
                      </w:r>
                    </w:p>
                    <w:p w:rsidRPr="0064016F" w:rsidR="0061702F" w:rsidRDefault="0064016F" w14:paraId="4A62C65D" w14:textId="2432D6B0">
                      <w:pPr>
                        <w:rPr>
                          <w:rFonts w:ascii="Calibri" w:hAnsi="Calibri" w:cs="Calibri"/>
                          <w:color w:val="FFFFFF" w:themeColor="background1"/>
                          <w:sz w:val="26"/>
                          <w:szCs w:val="26"/>
                        </w:rPr>
                      </w:pPr>
                      <w:r w:rsidRPr="0064016F">
                        <w:rPr>
                          <w:rFonts w:ascii="Calibri" w:hAnsi="Calibri" w:cs="Calibri"/>
                          <w:color w:val="FFFFFF" w:themeColor="background1"/>
                          <w:sz w:val="26"/>
                          <w:szCs w:val="26"/>
                        </w:rPr>
                        <w:t>Updated</w:t>
                      </w:r>
                      <w:r>
                        <w:rPr>
                          <w:rFonts w:ascii="Calibri" w:hAnsi="Calibri" w:cs="Calibri"/>
                          <w:color w:val="FFFFFF" w:themeColor="background1"/>
                          <w:sz w:val="26"/>
                          <w:szCs w:val="26"/>
                        </w:rPr>
                        <w:t xml:space="preserve"> </w:t>
                      </w:r>
                      <w:r w:rsidRPr="0064016F">
                        <w:rPr>
                          <w:rFonts w:ascii="Calibri" w:hAnsi="Calibri" w:cs="Calibri"/>
                          <w:color w:val="FFFFFF" w:themeColor="background1"/>
                          <w:sz w:val="26"/>
                          <w:szCs w:val="26"/>
                        </w:rPr>
                        <w:t>Summer 2026 by Dr. Alissa R. Ackerman</w:t>
                      </w:r>
                    </w:p>
                    <w:p w:rsidRPr="0064016F" w:rsidR="0061702F" w:rsidRDefault="0061702F" w14:paraId="049F31CB" w14:textId="77777777">
                      <w:pPr>
                        <w:rPr>
                          <w:rFonts w:ascii="Calibri" w:hAnsi="Calibri" w:cs="Calibri"/>
                          <w:color w:val="FFFFFF" w:themeColor="background1"/>
                          <w:sz w:val="26"/>
                          <w:szCs w:val="26"/>
                        </w:rPr>
                      </w:pPr>
                    </w:p>
                  </w:txbxContent>
                </v:textbox>
              </v:shape>
            </w:pict>
          </mc:Fallback>
        </mc:AlternateContent>
      </w:r>
    </w:p>
    <w:sectPr w:rsidRPr="0056608B" w:rsidR="0056608B" w:rsidSect="00E1658C">
      <w:headerReference w:type="default" r:id="rId169"/>
      <w:footerReference w:type="default" r:id="rId170"/>
      <w:pgSz w:w="12240" w:h="15840" w:orient="portrait"/>
      <w:pgMar w:top="1380" w:right="700" w:bottom="280" w:left="10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A" w:author="Ackerman-Acklin, Alissa" w:date="2026-06-17T10:44:00Z" w:id="0">
    <w:p w:rsidR="00F52302" w:rsidP="00F52302" w:rsidRDefault="00F52302" w14:paraId="502CAD1B" w14:textId="77777777">
      <w:pPr>
        <w:pStyle w:val="CommentText"/>
      </w:pPr>
      <w:r>
        <w:rPr>
          <w:rStyle w:val="CommentReference"/>
        </w:rPr>
        <w:annotationRef/>
      </w:r>
      <w:r>
        <w:t xml:space="preserve">I do not know how to get rid of this blank page below. Does someone know how? </w:t>
      </w:r>
    </w:p>
  </w:comment>
  <w:comment w:initials="AA" w:author="Ackerman-Acklin, Alissa" w:date="2026-06-17T10:50:00Z" w:id="24">
    <w:p w:rsidR="00F52302" w:rsidP="00F52302" w:rsidRDefault="00F52302" w14:paraId="37024DE5" w14:textId="77777777">
      <w:pPr>
        <w:pStyle w:val="CommentText"/>
      </w:pPr>
      <w:r>
        <w:rPr>
          <w:rStyle w:val="CommentReference"/>
        </w:rPr>
        <w:annotationRef/>
      </w:r>
      <w:r>
        <w:t xml:space="preserve">How do we center this? </w:t>
      </w:r>
    </w:p>
  </w:comment>
  <w:comment w:initials="AA" w:author="Ackerman-Acklin, Alissa" w:date="2026-04-04T17:11:00Z" w:id="30">
    <w:p w:rsidR="005F3E23" w:rsidP="005F3E23" w:rsidRDefault="005F3E23" w14:paraId="7ADD2953" w14:textId="77777777">
      <w:pPr>
        <w:pStyle w:val="CommentText"/>
      </w:pPr>
      <w:r>
        <w:rPr>
          <w:rStyle w:val="CommentReference"/>
        </w:rPr>
        <w:annotationRef/>
      </w:r>
      <w:r>
        <w:t>Is this even a thing anymore?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CAD1B" w15:done="0"/>
  <w15:commentEx w15:paraId="37024DE5" w15:done="0"/>
  <w15:commentEx w15:paraId="7ADD29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7CA318" w16cex:dateUtc="2026-06-17T17:44:00Z"/>
  <w16cex:commentExtensible w16cex:durableId="0644973B" w16cex:dateUtc="2026-06-17T17:50:00Z"/>
  <w16cex:commentExtensible w16cex:durableId="4C4B464B" w16cex:dateUtc="2026-04-05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CAD1B" w16cid:durableId="247CA318"/>
  <w16cid:commentId w16cid:paraId="37024DE5" w16cid:durableId="0644973B"/>
  <w16cid:commentId w16cid:paraId="7ADD2953" w16cid:durableId="4C4B46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3B9" w:rsidRDefault="00FD63B9" w14:paraId="7237ABA6" w14:textId="77777777">
      <w:r>
        <w:separator/>
      </w:r>
    </w:p>
  </w:endnote>
  <w:endnote w:type="continuationSeparator" w:id="0">
    <w:p w:rsidR="00FD63B9" w:rsidRDefault="00FD63B9" w14:paraId="72CC3355" w14:textId="77777777">
      <w:r>
        <w:continuationSeparator/>
      </w:r>
    </w:p>
  </w:endnote>
  <w:endnote w:type="continuationNotice" w:id="1">
    <w:p w:rsidR="00FD63B9" w:rsidRDefault="00FD63B9" w14:paraId="363C0DC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alligraphy">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Rage Italic">
    <w:charset w:val="00"/>
    <w:family w:val="script"/>
    <w:pitch w:val="variable"/>
    <w:sig w:usb0="00000003" w:usb1="00000000" w:usb2="00000000" w:usb3="00000000" w:csb0="00000001" w:csb1="00000000"/>
  </w:font>
  <w:font w:name="Pristina">
    <w:panose1 w:val="03060402040406080204"/>
    <w:charset w:val="00"/>
    <w:family w:val="script"/>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Rounded MT Bold">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C365DF" w:rsidRDefault="00C365DF" w14:paraId="2EB05ABB" w14:textId="77777777">
    <w:pPr>
      <w:pStyle w:val="BodyText"/>
      <w:spacing w:line="14" w:lineRule="auto"/>
      <w:rPr>
        <w:sz w:val="19"/>
      </w:rPr>
    </w:pPr>
    <w:r>
      <w:rPr>
        <w:noProof/>
      </w:rPr>
      <mc:AlternateContent>
        <mc:Choice Requires="wps">
          <w:drawing>
            <wp:anchor distT="0" distB="0" distL="114300" distR="114300" simplePos="0" relativeHeight="251658241" behindDoc="1" locked="0" layoutInCell="1" allowOverlap="1" wp14:anchorId="69716B92" wp14:editId="07777777">
              <wp:simplePos x="0" y="0"/>
              <wp:positionH relativeFrom="margin">
                <wp:align>left</wp:align>
              </wp:positionH>
              <wp:positionV relativeFrom="page">
                <wp:posOffset>9505950</wp:posOffset>
              </wp:positionV>
              <wp:extent cx="1419225" cy="18097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65DF" w:rsidRDefault="00C365DF" w14:paraId="1D74820F" w14:textId="24DB54BD">
                          <w:pPr>
                            <w:spacing w:line="209" w:lineRule="exact"/>
                            <w:ind w:left="20"/>
                            <w:rPr>
                              <w:sz w:val="19"/>
                            </w:rPr>
                          </w:pPr>
                          <w:r>
                            <w:rPr>
                              <w:w w:val="105"/>
                              <w:sz w:val="19"/>
                            </w:rPr>
                            <w:t xml:space="preserve">Last Revised </w:t>
                          </w:r>
                          <w:r w:rsidR="00B923A9">
                            <w:rPr>
                              <w:w w:val="105"/>
                              <w:sz w:val="19"/>
                            </w:rPr>
                            <w:t>4</w:t>
                          </w:r>
                          <w:r w:rsidR="009D485B">
                            <w:rPr>
                              <w:w w:val="105"/>
                              <w:sz w:val="19"/>
                            </w:rPr>
                            <w:t>/202</w:t>
                          </w:r>
                          <w:r w:rsidR="00B923A9">
                            <w:rPr>
                              <w:w w:val="105"/>
                              <w:sz w:val="19"/>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5556F13">
            <v:shapetype id="_x0000_t202" coordsize="21600,21600" o:spt="202" path="m,l,21600r21600,l21600,xe" w14:anchorId="69716B92">
              <v:stroke joinstyle="miter"/>
              <v:path gradientshapeok="t" o:connecttype="rect"/>
            </v:shapetype>
            <v:shape id="_x0000_s1032" style="position:absolute;margin-left:0;margin-top:748.5pt;width:111.75pt;height:14.25pt;z-index:-251658239;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">
              <v:textbox inset="0,0,0,0">
                <w:txbxContent>
                  <w:p w:rsidR="00C365DF" w:rsidRDefault="00C365DF" w14:paraId="701659A1" w14:textId="24DB54BD">
                    <w:pPr>
                      <w:spacing w:line="209" w:lineRule="exact"/>
                      <w:ind w:left="20"/>
                      <w:rPr>
                        <w:sz w:val="19"/>
                      </w:rPr>
                    </w:pPr>
                    <w:r>
                      <w:rPr>
                        <w:w w:val="105"/>
                        <w:sz w:val="19"/>
                      </w:rPr>
                      <w:t xml:space="preserve">Last Revised </w:t>
                    </w:r>
                    <w:r w:rsidR="00B923A9">
                      <w:rPr>
                        <w:w w:val="105"/>
                        <w:sz w:val="19"/>
                      </w:rPr>
                      <w:t>4</w:t>
                    </w:r>
                    <w:r w:rsidR="009D485B">
                      <w:rPr>
                        <w:w w:val="105"/>
                        <w:sz w:val="19"/>
                      </w:rPr>
                      <w:t>/202</w:t>
                    </w:r>
                    <w:r w:rsidR="00B923A9">
                      <w:rPr>
                        <w:w w:val="105"/>
                        <w:sz w:val="19"/>
                      </w:rPr>
                      <w:t>6</w:t>
                    </w:r>
                  </w:p>
                </w:txbxContent>
              </v:textbox>
              <w10:wrap anchorx="margin" anchory="page"/>
            </v:shape>
          </w:pict>
        </mc:Fallback>
      </mc:AlternateContent>
    </w:r>
    <w:r>
      <w:rPr>
        <w:noProof/>
      </w:rPr>
      <mc:AlternateContent>
        <mc:Choice Requires="wps">
          <w:drawing>
            <wp:anchor distT="0" distB="0" distL="114300" distR="114300" simplePos="0" relativeHeight="251658240" behindDoc="1" locked="0" layoutInCell="1" allowOverlap="1" wp14:anchorId="44E5F7DB" wp14:editId="07777777">
              <wp:simplePos x="0" y="0"/>
              <wp:positionH relativeFrom="page">
                <wp:posOffset>3933825</wp:posOffset>
              </wp:positionH>
              <wp:positionV relativeFrom="page">
                <wp:posOffset>9467215</wp:posOffset>
              </wp:positionV>
              <wp:extent cx="177800" cy="150495"/>
              <wp:effectExtent l="0" t="0" r="3175" b="254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65DF" w:rsidRDefault="00C365DF" w14:paraId="3A3ACDA6" w14:textId="77777777">
                          <w:pPr>
                            <w:spacing w:line="209" w:lineRule="exact"/>
                            <w:ind w:left="40"/>
                            <w:rPr>
                              <w:sz w:val="19"/>
                            </w:rPr>
                          </w:pPr>
                          <w:r>
                            <w:fldChar w:fldCharType="begin"/>
                          </w:r>
                          <w:r>
                            <w:rPr>
                              <w:w w:val="105"/>
                              <w:sz w:val="19"/>
                            </w:rPr>
                            <w:instrText xml:space="preserve"> PAGE </w:instrText>
                          </w:r>
                          <w:r>
                            <w:fldChar w:fldCharType="separate"/>
                          </w:r>
                          <w:r w:rsidR="00AE3DB9">
                            <w:rPr>
                              <w:noProof/>
                              <w:w w:val="105"/>
                              <w:sz w:val="19"/>
                            </w:rP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BB34698">
            <v:shape id="Text Box 4" style="position:absolute;margin-left:309.75pt;margin-top:745.45pt;width:14pt;height:1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" w14:anchorId="44E5F7DB">
              <v:textbox inset="0,0,0,0">
                <w:txbxContent>
                  <w:p w:rsidR="00C365DF" w:rsidRDefault="00C365DF" w14:paraId="326ECCAE" w14:textId="77777777">
                    <w:pPr>
                      <w:spacing w:line="209" w:lineRule="exact"/>
                      <w:ind w:left="40"/>
                      <w:rPr>
                        <w:sz w:val="19"/>
                      </w:rPr>
                    </w:pPr>
                    <w:r>
                      <w:fldChar w:fldCharType="begin"/>
                    </w:r>
                    <w:r>
                      <w:rPr>
                        <w:w w:val="105"/>
                        <w:sz w:val="19"/>
                      </w:rPr>
                      <w:instrText xml:space="preserve"> PAGE </w:instrText>
                    </w:r>
                    <w:r>
                      <w:fldChar w:fldCharType="separate"/>
                    </w:r>
                    <w:r w:rsidR="00AE3DB9">
                      <w:rPr>
                        <w:noProof/>
                        <w:w w:val="105"/>
                        <w:sz w:val="19"/>
                      </w:rPr>
                      <w:t>26</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5DF" w:rsidRDefault="00C365DF" w14:paraId="44BA3426" w14:textId="77777777">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3B9" w:rsidRDefault="00FD63B9" w14:paraId="74A81F7C" w14:textId="77777777">
      <w:r>
        <w:separator/>
      </w:r>
    </w:p>
  </w:footnote>
  <w:footnote w:type="continuationSeparator" w:id="0">
    <w:p w:rsidR="00FD63B9" w:rsidRDefault="00FD63B9" w14:paraId="7BF013D2" w14:textId="77777777">
      <w:r>
        <w:continuationSeparator/>
      </w:r>
    </w:p>
  </w:footnote>
  <w:footnote w:type="continuationNotice" w:id="1">
    <w:p w:rsidR="00FD63B9" w:rsidRDefault="00FD63B9" w14:paraId="4E35BB2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5DF" w:rsidRDefault="00C365DF" w14:paraId="0841E4F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903"/>
    <w:multiLevelType w:val="multilevel"/>
    <w:tmpl w:val="480C8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24C3C81"/>
    <w:multiLevelType w:val="hybridMultilevel"/>
    <w:tmpl w:val="A9C2291C"/>
    <w:lvl w:ilvl="0" w:tplc="5D98FAB0">
      <w:numFmt w:val="bullet"/>
      <w:lvlText w:val=""/>
      <w:lvlJc w:val="left"/>
      <w:pPr>
        <w:ind w:left="982" w:hanging="450"/>
      </w:pPr>
      <w:rPr>
        <w:rFonts w:hint="default" w:ascii="Symbol" w:hAnsi="Symbol" w:eastAsia="Symbol" w:cs="Symbol"/>
        <w:w w:val="104"/>
        <w:sz w:val="17"/>
        <w:szCs w:val="17"/>
      </w:rPr>
    </w:lvl>
    <w:lvl w:ilvl="1" w:tplc="F4760DDE">
      <w:numFmt w:val="bullet"/>
      <w:lvlText w:val="•"/>
      <w:lvlJc w:val="left"/>
      <w:pPr>
        <w:ind w:left="1968" w:hanging="450"/>
      </w:pPr>
      <w:rPr>
        <w:rFonts w:hint="default"/>
      </w:rPr>
    </w:lvl>
    <w:lvl w:ilvl="2" w:tplc="4D5AC902">
      <w:numFmt w:val="bullet"/>
      <w:lvlText w:val="•"/>
      <w:lvlJc w:val="left"/>
      <w:pPr>
        <w:ind w:left="2956" w:hanging="450"/>
      </w:pPr>
      <w:rPr>
        <w:rFonts w:hint="default"/>
      </w:rPr>
    </w:lvl>
    <w:lvl w:ilvl="3" w:tplc="04081280">
      <w:numFmt w:val="bullet"/>
      <w:lvlText w:val="•"/>
      <w:lvlJc w:val="left"/>
      <w:pPr>
        <w:ind w:left="3944" w:hanging="450"/>
      </w:pPr>
      <w:rPr>
        <w:rFonts w:hint="default"/>
      </w:rPr>
    </w:lvl>
    <w:lvl w:ilvl="4" w:tplc="3E12BFF8">
      <w:numFmt w:val="bullet"/>
      <w:lvlText w:val="•"/>
      <w:lvlJc w:val="left"/>
      <w:pPr>
        <w:ind w:left="4932" w:hanging="450"/>
      </w:pPr>
      <w:rPr>
        <w:rFonts w:hint="default"/>
      </w:rPr>
    </w:lvl>
    <w:lvl w:ilvl="5" w:tplc="26D40E3C">
      <w:numFmt w:val="bullet"/>
      <w:lvlText w:val="•"/>
      <w:lvlJc w:val="left"/>
      <w:pPr>
        <w:ind w:left="5920" w:hanging="450"/>
      </w:pPr>
      <w:rPr>
        <w:rFonts w:hint="default"/>
      </w:rPr>
    </w:lvl>
    <w:lvl w:ilvl="6" w:tplc="7070E794">
      <w:numFmt w:val="bullet"/>
      <w:lvlText w:val="•"/>
      <w:lvlJc w:val="left"/>
      <w:pPr>
        <w:ind w:left="6908" w:hanging="450"/>
      </w:pPr>
      <w:rPr>
        <w:rFonts w:hint="default"/>
      </w:rPr>
    </w:lvl>
    <w:lvl w:ilvl="7" w:tplc="9B9C45C8">
      <w:numFmt w:val="bullet"/>
      <w:lvlText w:val="•"/>
      <w:lvlJc w:val="left"/>
      <w:pPr>
        <w:ind w:left="7896" w:hanging="450"/>
      </w:pPr>
      <w:rPr>
        <w:rFonts w:hint="default"/>
      </w:rPr>
    </w:lvl>
    <w:lvl w:ilvl="8" w:tplc="7966B246">
      <w:numFmt w:val="bullet"/>
      <w:lvlText w:val="•"/>
      <w:lvlJc w:val="left"/>
      <w:pPr>
        <w:ind w:left="8884" w:hanging="450"/>
      </w:pPr>
      <w:rPr>
        <w:rFonts w:hint="default"/>
      </w:rPr>
    </w:lvl>
  </w:abstractNum>
  <w:abstractNum w:abstractNumId="2" w15:restartNumberingAfterBreak="0">
    <w:nsid w:val="0354555C"/>
    <w:multiLevelType w:val="hybridMultilevel"/>
    <w:tmpl w:val="AB9CF772"/>
    <w:lvl w:ilvl="0" w:tplc="04090001">
      <w:start w:val="1"/>
      <w:numFmt w:val="bullet"/>
      <w:lvlText w:val=""/>
      <w:lvlJc w:val="left"/>
      <w:pPr>
        <w:ind w:left="832" w:hanging="360"/>
      </w:pPr>
      <w:rPr>
        <w:rFonts w:hint="default" w:ascii="Symbol" w:hAnsi="Symbol"/>
      </w:rPr>
    </w:lvl>
    <w:lvl w:ilvl="1" w:tplc="04090003">
      <w:start w:val="1"/>
      <w:numFmt w:val="bullet"/>
      <w:lvlText w:val="o"/>
      <w:lvlJc w:val="left"/>
      <w:pPr>
        <w:ind w:left="1552" w:hanging="360"/>
      </w:pPr>
      <w:rPr>
        <w:rFonts w:hint="default" w:ascii="Courier New" w:hAnsi="Courier New" w:cs="Courier New"/>
      </w:rPr>
    </w:lvl>
    <w:lvl w:ilvl="2" w:tplc="04090005" w:tentative="1">
      <w:start w:val="1"/>
      <w:numFmt w:val="bullet"/>
      <w:lvlText w:val=""/>
      <w:lvlJc w:val="left"/>
      <w:pPr>
        <w:ind w:left="2272" w:hanging="360"/>
      </w:pPr>
      <w:rPr>
        <w:rFonts w:hint="default" w:ascii="Wingdings" w:hAnsi="Wingdings"/>
      </w:rPr>
    </w:lvl>
    <w:lvl w:ilvl="3" w:tplc="04090001" w:tentative="1">
      <w:start w:val="1"/>
      <w:numFmt w:val="bullet"/>
      <w:lvlText w:val=""/>
      <w:lvlJc w:val="left"/>
      <w:pPr>
        <w:ind w:left="2992" w:hanging="360"/>
      </w:pPr>
      <w:rPr>
        <w:rFonts w:hint="default" w:ascii="Symbol" w:hAnsi="Symbol"/>
      </w:rPr>
    </w:lvl>
    <w:lvl w:ilvl="4" w:tplc="04090003" w:tentative="1">
      <w:start w:val="1"/>
      <w:numFmt w:val="bullet"/>
      <w:lvlText w:val="o"/>
      <w:lvlJc w:val="left"/>
      <w:pPr>
        <w:ind w:left="3712" w:hanging="360"/>
      </w:pPr>
      <w:rPr>
        <w:rFonts w:hint="default" w:ascii="Courier New" w:hAnsi="Courier New" w:cs="Courier New"/>
      </w:rPr>
    </w:lvl>
    <w:lvl w:ilvl="5" w:tplc="04090005" w:tentative="1">
      <w:start w:val="1"/>
      <w:numFmt w:val="bullet"/>
      <w:lvlText w:val=""/>
      <w:lvlJc w:val="left"/>
      <w:pPr>
        <w:ind w:left="4432" w:hanging="360"/>
      </w:pPr>
      <w:rPr>
        <w:rFonts w:hint="default" w:ascii="Wingdings" w:hAnsi="Wingdings"/>
      </w:rPr>
    </w:lvl>
    <w:lvl w:ilvl="6" w:tplc="04090001" w:tentative="1">
      <w:start w:val="1"/>
      <w:numFmt w:val="bullet"/>
      <w:lvlText w:val=""/>
      <w:lvlJc w:val="left"/>
      <w:pPr>
        <w:ind w:left="5152" w:hanging="360"/>
      </w:pPr>
      <w:rPr>
        <w:rFonts w:hint="default" w:ascii="Symbol" w:hAnsi="Symbol"/>
      </w:rPr>
    </w:lvl>
    <w:lvl w:ilvl="7" w:tplc="04090003" w:tentative="1">
      <w:start w:val="1"/>
      <w:numFmt w:val="bullet"/>
      <w:lvlText w:val="o"/>
      <w:lvlJc w:val="left"/>
      <w:pPr>
        <w:ind w:left="5872" w:hanging="360"/>
      </w:pPr>
      <w:rPr>
        <w:rFonts w:hint="default" w:ascii="Courier New" w:hAnsi="Courier New" w:cs="Courier New"/>
      </w:rPr>
    </w:lvl>
    <w:lvl w:ilvl="8" w:tplc="04090005" w:tentative="1">
      <w:start w:val="1"/>
      <w:numFmt w:val="bullet"/>
      <w:lvlText w:val=""/>
      <w:lvlJc w:val="left"/>
      <w:pPr>
        <w:ind w:left="6592" w:hanging="360"/>
      </w:pPr>
      <w:rPr>
        <w:rFonts w:hint="default" w:ascii="Wingdings" w:hAnsi="Wingdings"/>
      </w:rPr>
    </w:lvl>
  </w:abstractNum>
  <w:abstractNum w:abstractNumId="3" w15:restartNumberingAfterBreak="0">
    <w:nsid w:val="04F311D8"/>
    <w:multiLevelType w:val="hybridMultilevel"/>
    <w:tmpl w:val="6CC8C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AD5390D"/>
    <w:multiLevelType w:val="hybridMultilevel"/>
    <w:tmpl w:val="23A859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DF52BDF"/>
    <w:multiLevelType w:val="multilevel"/>
    <w:tmpl w:val="6DB88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9D7948"/>
    <w:multiLevelType w:val="hybridMultilevel"/>
    <w:tmpl w:val="0A8267DE"/>
    <w:lvl w:ilvl="0" w:tplc="04090001">
      <w:start w:val="1"/>
      <w:numFmt w:val="bullet"/>
      <w:lvlText w:val=""/>
      <w:lvlJc w:val="left"/>
      <w:pPr>
        <w:ind w:left="472" w:hanging="360"/>
      </w:pPr>
      <w:rPr>
        <w:rFonts w:hint="default" w:ascii="Symbol" w:hAnsi="Symbol"/>
      </w:rPr>
    </w:lvl>
    <w:lvl w:ilvl="1" w:tplc="04090003" w:tentative="1">
      <w:start w:val="1"/>
      <w:numFmt w:val="bullet"/>
      <w:lvlText w:val="o"/>
      <w:lvlJc w:val="left"/>
      <w:pPr>
        <w:ind w:left="1192" w:hanging="360"/>
      </w:pPr>
      <w:rPr>
        <w:rFonts w:hint="default" w:ascii="Courier New" w:hAnsi="Courier New" w:cs="Courier New"/>
      </w:rPr>
    </w:lvl>
    <w:lvl w:ilvl="2" w:tplc="04090005" w:tentative="1">
      <w:start w:val="1"/>
      <w:numFmt w:val="bullet"/>
      <w:lvlText w:val=""/>
      <w:lvlJc w:val="left"/>
      <w:pPr>
        <w:ind w:left="1912" w:hanging="360"/>
      </w:pPr>
      <w:rPr>
        <w:rFonts w:hint="default" w:ascii="Wingdings" w:hAnsi="Wingdings"/>
      </w:rPr>
    </w:lvl>
    <w:lvl w:ilvl="3" w:tplc="04090001" w:tentative="1">
      <w:start w:val="1"/>
      <w:numFmt w:val="bullet"/>
      <w:lvlText w:val=""/>
      <w:lvlJc w:val="left"/>
      <w:pPr>
        <w:ind w:left="2632" w:hanging="360"/>
      </w:pPr>
      <w:rPr>
        <w:rFonts w:hint="default" w:ascii="Symbol" w:hAnsi="Symbol"/>
      </w:rPr>
    </w:lvl>
    <w:lvl w:ilvl="4" w:tplc="04090003" w:tentative="1">
      <w:start w:val="1"/>
      <w:numFmt w:val="bullet"/>
      <w:lvlText w:val="o"/>
      <w:lvlJc w:val="left"/>
      <w:pPr>
        <w:ind w:left="3352" w:hanging="360"/>
      </w:pPr>
      <w:rPr>
        <w:rFonts w:hint="default" w:ascii="Courier New" w:hAnsi="Courier New" w:cs="Courier New"/>
      </w:rPr>
    </w:lvl>
    <w:lvl w:ilvl="5" w:tplc="04090005" w:tentative="1">
      <w:start w:val="1"/>
      <w:numFmt w:val="bullet"/>
      <w:lvlText w:val=""/>
      <w:lvlJc w:val="left"/>
      <w:pPr>
        <w:ind w:left="4072" w:hanging="360"/>
      </w:pPr>
      <w:rPr>
        <w:rFonts w:hint="default" w:ascii="Wingdings" w:hAnsi="Wingdings"/>
      </w:rPr>
    </w:lvl>
    <w:lvl w:ilvl="6" w:tplc="04090001" w:tentative="1">
      <w:start w:val="1"/>
      <w:numFmt w:val="bullet"/>
      <w:lvlText w:val=""/>
      <w:lvlJc w:val="left"/>
      <w:pPr>
        <w:ind w:left="4792" w:hanging="360"/>
      </w:pPr>
      <w:rPr>
        <w:rFonts w:hint="default" w:ascii="Symbol" w:hAnsi="Symbol"/>
      </w:rPr>
    </w:lvl>
    <w:lvl w:ilvl="7" w:tplc="04090003" w:tentative="1">
      <w:start w:val="1"/>
      <w:numFmt w:val="bullet"/>
      <w:lvlText w:val="o"/>
      <w:lvlJc w:val="left"/>
      <w:pPr>
        <w:ind w:left="5512" w:hanging="360"/>
      </w:pPr>
      <w:rPr>
        <w:rFonts w:hint="default" w:ascii="Courier New" w:hAnsi="Courier New" w:cs="Courier New"/>
      </w:rPr>
    </w:lvl>
    <w:lvl w:ilvl="8" w:tplc="04090005" w:tentative="1">
      <w:start w:val="1"/>
      <w:numFmt w:val="bullet"/>
      <w:lvlText w:val=""/>
      <w:lvlJc w:val="left"/>
      <w:pPr>
        <w:ind w:left="6232" w:hanging="360"/>
      </w:pPr>
      <w:rPr>
        <w:rFonts w:hint="default" w:ascii="Wingdings" w:hAnsi="Wingdings"/>
      </w:rPr>
    </w:lvl>
  </w:abstractNum>
  <w:abstractNum w:abstractNumId="7" w15:restartNumberingAfterBreak="0">
    <w:nsid w:val="10F07E4D"/>
    <w:multiLevelType w:val="hybridMultilevel"/>
    <w:tmpl w:val="466E4E8C"/>
    <w:lvl w:ilvl="0" w:tplc="133A069E">
      <w:start w:val="12"/>
      <w:numFmt w:val="bullet"/>
      <w:lvlText w:val=""/>
      <w:lvlJc w:val="left"/>
      <w:pPr>
        <w:ind w:left="988" w:hanging="360"/>
      </w:pPr>
      <w:rPr>
        <w:rFonts w:hint="default" w:ascii="Wingdings" w:hAnsi="Wingdings" w:eastAsia="Times New Roman" w:cs="Times New Roman"/>
        <w:w w:val="90"/>
      </w:rPr>
    </w:lvl>
    <w:lvl w:ilvl="1" w:tplc="04090003">
      <w:start w:val="1"/>
      <w:numFmt w:val="bullet"/>
      <w:lvlText w:val="o"/>
      <w:lvlJc w:val="left"/>
      <w:pPr>
        <w:ind w:left="1708" w:hanging="360"/>
      </w:pPr>
      <w:rPr>
        <w:rFonts w:hint="default" w:ascii="Courier New" w:hAnsi="Courier New" w:cs="Courier New"/>
      </w:rPr>
    </w:lvl>
    <w:lvl w:ilvl="2" w:tplc="04090005" w:tentative="1">
      <w:start w:val="1"/>
      <w:numFmt w:val="bullet"/>
      <w:lvlText w:val=""/>
      <w:lvlJc w:val="left"/>
      <w:pPr>
        <w:ind w:left="2428" w:hanging="360"/>
      </w:pPr>
      <w:rPr>
        <w:rFonts w:hint="default" w:ascii="Wingdings" w:hAnsi="Wingdings"/>
      </w:rPr>
    </w:lvl>
    <w:lvl w:ilvl="3" w:tplc="04090001" w:tentative="1">
      <w:start w:val="1"/>
      <w:numFmt w:val="bullet"/>
      <w:lvlText w:val=""/>
      <w:lvlJc w:val="left"/>
      <w:pPr>
        <w:ind w:left="3148" w:hanging="360"/>
      </w:pPr>
      <w:rPr>
        <w:rFonts w:hint="default" w:ascii="Symbol" w:hAnsi="Symbol"/>
      </w:rPr>
    </w:lvl>
    <w:lvl w:ilvl="4" w:tplc="04090003" w:tentative="1">
      <w:start w:val="1"/>
      <w:numFmt w:val="bullet"/>
      <w:lvlText w:val="o"/>
      <w:lvlJc w:val="left"/>
      <w:pPr>
        <w:ind w:left="3868" w:hanging="360"/>
      </w:pPr>
      <w:rPr>
        <w:rFonts w:hint="default" w:ascii="Courier New" w:hAnsi="Courier New" w:cs="Courier New"/>
      </w:rPr>
    </w:lvl>
    <w:lvl w:ilvl="5" w:tplc="04090005" w:tentative="1">
      <w:start w:val="1"/>
      <w:numFmt w:val="bullet"/>
      <w:lvlText w:val=""/>
      <w:lvlJc w:val="left"/>
      <w:pPr>
        <w:ind w:left="4588" w:hanging="360"/>
      </w:pPr>
      <w:rPr>
        <w:rFonts w:hint="default" w:ascii="Wingdings" w:hAnsi="Wingdings"/>
      </w:rPr>
    </w:lvl>
    <w:lvl w:ilvl="6" w:tplc="04090001" w:tentative="1">
      <w:start w:val="1"/>
      <w:numFmt w:val="bullet"/>
      <w:lvlText w:val=""/>
      <w:lvlJc w:val="left"/>
      <w:pPr>
        <w:ind w:left="5308" w:hanging="360"/>
      </w:pPr>
      <w:rPr>
        <w:rFonts w:hint="default" w:ascii="Symbol" w:hAnsi="Symbol"/>
      </w:rPr>
    </w:lvl>
    <w:lvl w:ilvl="7" w:tplc="04090003" w:tentative="1">
      <w:start w:val="1"/>
      <w:numFmt w:val="bullet"/>
      <w:lvlText w:val="o"/>
      <w:lvlJc w:val="left"/>
      <w:pPr>
        <w:ind w:left="6028" w:hanging="360"/>
      </w:pPr>
      <w:rPr>
        <w:rFonts w:hint="default" w:ascii="Courier New" w:hAnsi="Courier New" w:cs="Courier New"/>
      </w:rPr>
    </w:lvl>
    <w:lvl w:ilvl="8" w:tplc="04090005" w:tentative="1">
      <w:start w:val="1"/>
      <w:numFmt w:val="bullet"/>
      <w:lvlText w:val=""/>
      <w:lvlJc w:val="left"/>
      <w:pPr>
        <w:ind w:left="6748" w:hanging="360"/>
      </w:pPr>
      <w:rPr>
        <w:rFonts w:hint="default" w:ascii="Wingdings" w:hAnsi="Wingdings"/>
      </w:rPr>
    </w:lvl>
  </w:abstractNum>
  <w:abstractNum w:abstractNumId="8" w15:restartNumberingAfterBreak="0">
    <w:nsid w:val="16836257"/>
    <w:multiLevelType w:val="multilevel"/>
    <w:tmpl w:val="C4CA1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BE1978"/>
    <w:multiLevelType w:val="hybridMultilevel"/>
    <w:tmpl w:val="A23C627A"/>
    <w:lvl w:ilvl="0" w:tplc="5A8E8F90">
      <w:start w:val="1"/>
      <w:numFmt w:val="upperLetter"/>
      <w:lvlText w:val="%1."/>
      <w:lvlJc w:val="left"/>
      <w:pPr>
        <w:ind w:left="454" w:hanging="343"/>
      </w:pPr>
      <w:rPr>
        <w:rFonts w:hint="default" w:ascii="Times New Roman" w:hAnsi="Times New Roman" w:eastAsia="Times New Roman" w:cs="Times New Roman"/>
        <w:spacing w:val="0"/>
        <w:w w:val="99"/>
        <w:sz w:val="28"/>
        <w:szCs w:val="28"/>
      </w:rPr>
    </w:lvl>
    <w:lvl w:ilvl="1" w:tplc="1FAA184E">
      <w:numFmt w:val="bullet"/>
      <w:lvlText w:val="•"/>
      <w:lvlJc w:val="left"/>
      <w:pPr>
        <w:ind w:left="1452" w:hanging="343"/>
      </w:pPr>
      <w:rPr>
        <w:rFonts w:hint="default"/>
      </w:rPr>
    </w:lvl>
    <w:lvl w:ilvl="2" w:tplc="DA24591E">
      <w:numFmt w:val="bullet"/>
      <w:lvlText w:val="•"/>
      <w:lvlJc w:val="left"/>
      <w:pPr>
        <w:ind w:left="2444" w:hanging="343"/>
      </w:pPr>
      <w:rPr>
        <w:rFonts w:hint="default"/>
      </w:rPr>
    </w:lvl>
    <w:lvl w:ilvl="3" w:tplc="6C78D6C8">
      <w:numFmt w:val="bullet"/>
      <w:lvlText w:val="•"/>
      <w:lvlJc w:val="left"/>
      <w:pPr>
        <w:ind w:left="3436" w:hanging="343"/>
      </w:pPr>
      <w:rPr>
        <w:rFonts w:hint="default"/>
      </w:rPr>
    </w:lvl>
    <w:lvl w:ilvl="4" w:tplc="50C8950A">
      <w:numFmt w:val="bullet"/>
      <w:lvlText w:val="•"/>
      <w:lvlJc w:val="left"/>
      <w:pPr>
        <w:ind w:left="4428" w:hanging="343"/>
      </w:pPr>
      <w:rPr>
        <w:rFonts w:hint="default"/>
      </w:rPr>
    </w:lvl>
    <w:lvl w:ilvl="5" w:tplc="23C484E4">
      <w:numFmt w:val="bullet"/>
      <w:lvlText w:val="•"/>
      <w:lvlJc w:val="left"/>
      <w:pPr>
        <w:ind w:left="5420" w:hanging="343"/>
      </w:pPr>
      <w:rPr>
        <w:rFonts w:hint="default"/>
      </w:rPr>
    </w:lvl>
    <w:lvl w:ilvl="6" w:tplc="C068F074">
      <w:numFmt w:val="bullet"/>
      <w:lvlText w:val="•"/>
      <w:lvlJc w:val="left"/>
      <w:pPr>
        <w:ind w:left="6412" w:hanging="343"/>
      </w:pPr>
      <w:rPr>
        <w:rFonts w:hint="default"/>
      </w:rPr>
    </w:lvl>
    <w:lvl w:ilvl="7" w:tplc="11BA66E2">
      <w:numFmt w:val="bullet"/>
      <w:lvlText w:val="•"/>
      <w:lvlJc w:val="left"/>
      <w:pPr>
        <w:ind w:left="7404" w:hanging="343"/>
      </w:pPr>
      <w:rPr>
        <w:rFonts w:hint="default"/>
      </w:rPr>
    </w:lvl>
    <w:lvl w:ilvl="8" w:tplc="6BF2A318">
      <w:numFmt w:val="bullet"/>
      <w:lvlText w:val="•"/>
      <w:lvlJc w:val="left"/>
      <w:pPr>
        <w:ind w:left="8396" w:hanging="343"/>
      </w:pPr>
      <w:rPr>
        <w:rFonts w:hint="default"/>
      </w:rPr>
    </w:lvl>
  </w:abstractNum>
  <w:abstractNum w:abstractNumId="10" w15:restartNumberingAfterBreak="0">
    <w:nsid w:val="20E07812"/>
    <w:multiLevelType w:val="hybridMultilevel"/>
    <w:tmpl w:val="1F427708"/>
    <w:lvl w:ilvl="0" w:tplc="04090003">
      <w:start w:val="1"/>
      <w:numFmt w:val="bullet"/>
      <w:lvlText w:val="o"/>
      <w:lvlJc w:val="left"/>
      <w:pPr>
        <w:ind w:left="825" w:hanging="360"/>
      </w:pPr>
      <w:rPr>
        <w:rFonts w:hint="default" w:ascii="Courier New" w:hAnsi="Courier New" w:cs="Courier New"/>
      </w:rPr>
    </w:lvl>
    <w:lvl w:ilvl="1" w:tplc="04090003" w:tentative="1">
      <w:start w:val="1"/>
      <w:numFmt w:val="bullet"/>
      <w:lvlText w:val="o"/>
      <w:lvlJc w:val="left"/>
      <w:pPr>
        <w:ind w:left="1545" w:hanging="360"/>
      </w:pPr>
      <w:rPr>
        <w:rFonts w:hint="default" w:ascii="Courier New" w:hAnsi="Courier New" w:cs="Courier New"/>
      </w:rPr>
    </w:lvl>
    <w:lvl w:ilvl="2" w:tplc="04090005" w:tentative="1">
      <w:start w:val="1"/>
      <w:numFmt w:val="bullet"/>
      <w:lvlText w:val=""/>
      <w:lvlJc w:val="left"/>
      <w:pPr>
        <w:ind w:left="2265" w:hanging="360"/>
      </w:pPr>
      <w:rPr>
        <w:rFonts w:hint="default" w:ascii="Wingdings" w:hAnsi="Wingdings"/>
      </w:rPr>
    </w:lvl>
    <w:lvl w:ilvl="3" w:tplc="04090001" w:tentative="1">
      <w:start w:val="1"/>
      <w:numFmt w:val="bullet"/>
      <w:lvlText w:val=""/>
      <w:lvlJc w:val="left"/>
      <w:pPr>
        <w:ind w:left="2985" w:hanging="360"/>
      </w:pPr>
      <w:rPr>
        <w:rFonts w:hint="default" w:ascii="Symbol" w:hAnsi="Symbol"/>
      </w:rPr>
    </w:lvl>
    <w:lvl w:ilvl="4" w:tplc="04090003" w:tentative="1">
      <w:start w:val="1"/>
      <w:numFmt w:val="bullet"/>
      <w:lvlText w:val="o"/>
      <w:lvlJc w:val="left"/>
      <w:pPr>
        <w:ind w:left="3705" w:hanging="360"/>
      </w:pPr>
      <w:rPr>
        <w:rFonts w:hint="default" w:ascii="Courier New" w:hAnsi="Courier New" w:cs="Courier New"/>
      </w:rPr>
    </w:lvl>
    <w:lvl w:ilvl="5" w:tplc="04090005" w:tentative="1">
      <w:start w:val="1"/>
      <w:numFmt w:val="bullet"/>
      <w:lvlText w:val=""/>
      <w:lvlJc w:val="left"/>
      <w:pPr>
        <w:ind w:left="4425" w:hanging="360"/>
      </w:pPr>
      <w:rPr>
        <w:rFonts w:hint="default" w:ascii="Wingdings" w:hAnsi="Wingdings"/>
      </w:rPr>
    </w:lvl>
    <w:lvl w:ilvl="6" w:tplc="04090001" w:tentative="1">
      <w:start w:val="1"/>
      <w:numFmt w:val="bullet"/>
      <w:lvlText w:val=""/>
      <w:lvlJc w:val="left"/>
      <w:pPr>
        <w:ind w:left="5145" w:hanging="360"/>
      </w:pPr>
      <w:rPr>
        <w:rFonts w:hint="default" w:ascii="Symbol" w:hAnsi="Symbol"/>
      </w:rPr>
    </w:lvl>
    <w:lvl w:ilvl="7" w:tplc="04090003" w:tentative="1">
      <w:start w:val="1"/>
      <w:numFmt w:val="bullet"/>
      <w:lvlText w:val="o"/>
      <w:lvlJc w:val="left"/>
      <w:pPr>
        <w:ind w:left="5865" w:hanging="360"/>
      </w:pPr>
      <w:rPr>
        <w:rFonts w:hint="default" w:ascii="Courier New" w:hAnsi="Courier New" w:cs="Courier New"/>
      </w:rPr>
    </w:lvl>
    <w:lvl w:ilvl="8" w:tplc="04090005" w:tentative="1">
      <w:start w:val="1"/>
      <w:numFmt w:val="bullet"/>
      <w:lvlText w:val=""/>
      <w:lvlJc w:val="left"/>
      <w:pPr>
        <w:ind w:left="6585" w:hanging="360"/>
      </w:pPr>
      <w:rPr>
        <w:rFonts w:hint="default" w:ascii="Wingdings" w:hAnsi="Wingdings"/>
      </w:rPr>
    </w:lvl>
  </w:abstractNum>
  <w:abstractNum w:abstractNumId="11" w15:restartNumberingAfterBreak="0">
    <w:nsid w:val="257E1117"/>
    <w:multiLevelType w:val="hybridMultilevel"/>
    <w:tmpl w:val="8172522A"/>
    <w:lvl w:ilvl="0" w:tplc="8DD48778">
      <w:start w:val="1"/>
      <w:numFmt w:val="upperRoman"/>
      <w:lvlText w:val="%1."/>
      <w:lvlJc w:val="left"/>
      <w:pPr>
        <w:ind w:left="344" w:hanging="233"/>
      </w:pPr>
      <w:rPr>
        <w:rFonts w:hint="default" w:ascii="Times New Roman" w:hAnsi="Times New Roman" w:eastAsia="Times New Roman" w:cs="Times New Roman"/>
        <w:w w:val="99"/>
        <w:sz w:val="28"/>
        <w:szCs w:val="28"/>
      </w:rPr>
    </w:lvl>
    <w:lvl w:ilvl="1" w:tplc="7D7EA816">
      <w:numFmt w:val="bullet"/>
      <w:lvlText w:val="•"/>
      <w:lvlJc w:val="left"/>
      <w:pPr>
        <w:ind w:left="1344" w:hanging="233"/>
      </w:pPr>
      <w:rPr>
        <w:rFonts w:hint="default"/>
      </w:rPr>
    </w:lvl>
    <w:lvl w:ilvl="2" w:tplc="D304BF94">
      <w:numFmt w:val="bullet"/>
      <w:lvlText w:val="•"/>
      <w:lvlJc w:val="left"/>
      <w:pPr>
        <w:ind w:left="2348" w:hanging="233"/>
      </w:pPr>
      <w:rPr>
        <w:rFonts w:hint="default"/>
      </w:rPr>
    </w:lvl>
    <w:lvl w:ilvl="3" w:tplc="0C488FE4">
      <w:numFmt w:val="bullet"/>
      <w:lvlText w:val="•"/>
      <w:lvlJc w:val="left"/>
      <w:pPr>
        <w:ind w:left="3352" w:hanging="233"/>
      </w:pPr>
      <w:rPr>
        <w:rFonts w:hint="default"/>
      </w:rPr>
    </w:lvl>
    <w:lvl w:ilvl="4" w:tplc="A8ECDCE0">
      <w:numFmt w:val="bullet"/>
      <w:lvlText w:val="•"/>
      <w:lvlJc w:val="left"/>
      <w:pPr>
        <w:ind w:left="4356" w:hanging="233"/>
      </w:pPr>
      <w:rPr>
        <w:rFonts w:hint="default"/>
      </w:rPr>
    </w:lvl>
    <w:lvl w:ilvl="5" w:tplc="FA2E4210">
      <w:numFmt w:val="bullet"/>
      <w:lvlText w:val="•"/>
      <w:lvlJc w:val="left"/>
      <w:pPr>
        <w:ind w:left="5360" w:hanging="233"/>
      </w:pPr>
      <w:rPr>
        <w:rFonts w:hint="default"/>
      </w:rPr>
    </w:lvl>
    <w:lvl w:ilvl="6" w:tplc="E7762D64">
      <w:numFmt w:val="bullet"/>
      <w:lvlText w:val="•"/>
      <w:lvlJc w:val="left"/>
      <w:pPr>
        <w:ind w:left="6364" w:hanging="233"/>
      </w:pPr>
      <w:rPr>
        <w:rFonts w:hint="default"/>
      </w:rPr>
    </w:lvl>
    <w:lvl w:ilvl="7" w:tplc="B7523830">
      <w:numFmt w:val="bullet"/>
      <w:lvlText w:val="•"/>
      <w:lvlJc w:val="left"/>
      <w:pPr>
        <w:ind w:left="7368" w:hanging="233"/>
      </w:pPr>
      <w:rPr>
        <w:rFonts w:hint="default"/>
      </w:rPr>
    </w:lvl>
    <w:lvl w:ilvl="8" w:tplc="1354E8D4">
      <w:numFmt w:val="bullet"/>
      <w:lvlText w:val="•"/>
      <w:lvlJc w:val="left"/>
      <w:pPr>
        <w:ind w:left="8372" w:hanging="233"/>
      </w:pPr>
      <w:rPr>
        <w:rFonts w:hint="default"/>
      </w:rPr>
    </w:lvl>
  </w:abstractNum>
  <w:abstractNum w:abstractNumId="12" w15:restartNumberingAfterBreak="0">
    <w:nsid w:val="273D1969"/>
    <w:multiLevelType w:val="hybridMultilevel"/>
    <w:tmpl w:val="57C481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EEE1425"/>
    <w:multiLevelType w:val="hybridMultilevel"/>
    <w:tmpl w:val="810051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0425C7"/>
    <w:multiLevelType w:val="hybridMultilevel"/>
    <w:tmpl w:val="1C2AF04A"/>
    <w:lvl w:ilvl="0" w:tplc="E40AF866">
      <w:numFmt w:val="bullet"/>
      <w:lvlText w:val="-"/>
      <w:lvlJc w:val="left"/>
      <w:pPr>
        <w:ind w:left="112" w:hanging="129"/>
      </w:pPr>
      <w:rPr>
        <w:rFonts w:hint="default" w:ascii="Times New Roman" w:hAnsi="Times New Roman" w:eastAsia="Times New Roman" w:cs="Times New Roman"/>
        <w:w w:val="102"/>
        <w:sz w:val="21"/>
        <w:szCs w:val="21"/>
      </w:rPr>
    </w:lvl>
    <w:lvl w:ilvl="1" w:tplc="2876C2F2">
      <w:numFmt w:val="bullet"/>
      <w:lvlText w:val=""/>
      <w:lvlJc w:val="left"/>
      <w:pPr>
        <w:ind w:left="832" w:hanging="360"/>
      </w:pPr>
      <w:rPr>
        <w:rFonts w:hint="default" w:ascii="Symbol" w:hAnsi="Symbol" w:eastAsia="Symbol" w:cs="Symbol"/>
        <w:w w:val="102"/>
        <w:sz w:val="21"/>
        <w:szCs w:val="21"/>
      </w:rPr>
    </w:lvl>
    <w:lvl w:ilvl="2" w:tplc="38743C90">
      <w:numFmt w:val="bullet"/>
      <w:lvlText w:val="•"/>
      <w:lvlJc w:val="left"/>
      <w:pPr>
        <w:ind w:left="1253" w:hanging="360"/>
      </w:pPr>
      <w:rPr>
        <w:rFonts w:hint="default"/>
      </w:rPr>
    </w:lvl>
    <w:lvl w:ilvl="3" w:tplc="AD9490C0">
      <w:numFmt w:val="bullet"/>
      <w:lvlText w:val="•"/>
      <w:lvlJc w:val="left"/>
      <w:pPr>
        <w:ind w:left="1666" w:hanging="360"/>
      </w:pPr>
      <w:rPr>
        <w:rFonts w:hint="default"/>
      </w:rPr>
    </w:lvl>
    <w:lvl w:ilvl="4" w:tplc="9A7616DA">
      <w:numFmt w:val="bullet"/>
      <w:lvlText w:val="•"/>
      <w:lvlJc w:val="left"/>
      <w:pPr>
        <w:ind w:left="2079" w:hanging="360"/>
      </w:pPr>
      <w:rPr>
        <w:rFonts w:hint="default"/>
      </w:rPr>
    </w:lvl>
    <w:lvl w:ilvl="5" w:tplc="1F6CCB5C">
      <w:numFmt w:val="bullet"/>
      <w:lvlText w:val="•"/>
      <w:lvlJc w:val="left"/>
      <w:pPr>
        <w:ind w:left="2493" w:hanging="360"/>
      </w:pPr>
      <w:rPr>
        <w:rFonts w:hint="default"/>
      </w:rPr>
    </w:lvl>
    <w:lvl w:ilvl="6" w:tplc="1CEA8E26">
      <w:numFmt w:val="bullet"/>
      <w:lvlText w:val="•"/>
      <w:lvlJc w:val="left"/>
      <w:pPr>
        <w:ind w:left="2906" w:hanging="360"/>
      </w:pPr>
      <w:rPr>
        <w:rFonts w:hint="default"/>
      </w:rPr>
    </w:lvl>
    <w:lvl w:ilvl="7" w:tplc="B016C3BA">
      <w:numFmt w:val="bullet"/>
      <w:lvlText w:val="•"/>
      <w:lvlJc w:val="left"/>
      <w:pPr>
        <w:ind w:left="3319" w:hanging="360"/>
      </w:pPr>
      <w:rPr>
        <w:rFonts w:hint="default"/>
      </w:rPr>
    </w:lvl>
    <w:lvl w:ilvl="8" w:tplc="66263F2C">
      <w:numFmt w:val="bullet"/>
      <w:lvlText w:val="•"/>
      <w:lvlJc w:val="left"/>
      <w:pPr>
        <w:ind w:left="3732" w:hanging="360"/>
      </w:pPr>
      <w:rPr>
        <w:rFonts w:hint="default"/>
      </w:rPr>
    </w:lvl>
  </w:abstractNum>
  <w:abstractNum w:abstractNumId="15" w15:restartNumberingAfterBreak="0">
    <w:nsid w:val="330B73F4"/>
    <w:multiLevelType w:val="hybridMultilevel"/>
    <w:tmpl w:val="D46273B0"/>
    <w:lvl w:ilvl="0" w:tplc="FFFFFFFF">
      <w:numFmt w:val="bullet"/>
      <w:lvlText w:val="-"/>
      <w:lvlJc w:val="left"/>
      <w:pPr>
        <w:ind w:left="112" w:hanging="129"/>
      </w:pPr>
      <w:rPr>
        <w:rFonts w:hint="default" w:ascii="Times New Roman" w:hAnsi="Times New Roman" w:eastAsia="Times New Roman" w:cs="Times New Roman"/>
        <w:w w:val="102"/>
        <w:sz w:val="21"/>
        <w:szCs w:val="21"/>
      </w:rPr>
    </w:lvl>
    <w:lvl w:ilvl="1" w:tplc="04090001">
      <w:start w:val="1"/>
      <w:numFmt w:val="bullet"/>
      <w:lvlText w:val=""/>
      <w:lvlJc w:val="left"/>
      <w:pPr>
        <w:ind w:left="832" w:hanging="360"/>
      </w:pPr>
      <w:rPr>
        <w:rFonts w:hint="default" w:ascii="Symbol" w:hAnsi="Symbol"/>
      </w:rPr>
    </w:lvl>
    <w:lvl w:ilvl="2" w:tplc="FFFFFFFF">
      <w:numFmt w:val="bullet"/>
      <w:lvlText w:val="•"/>
      <w:lvlJc w:val="left"/>
      <w:pPr>
        <w:ind w:left="1253" w:hanging="360"/>
      </w:pPr>
      <w:rPr>
        <w:rFonts w:hint="default"/>
      </w:rPr>
    </w:lvl>
    <w:lvl w:ilvl="3" w:tplc="FFFFFFFF">
      <w:numFmt w:val="bullet"/>
      <w:lvlText w:val="•"/>
      <w:lvlJc w:val="left"/>
      <w:pPr>
        <w:ind w:left="1666" w:hanging="360"/>
      </w:pPr>
      <w:rPr>
        <w:rFonts w:hint="default"/>
      </w:rPr>
    </w:lvl>
    <w:lvl w:ilvl="4" w:tplc="FFFFFFFF">
      <w:numFmt w:val="bullet"/>
      <w:lvlText w:val="•"/>
      <w:lvlJc w:val="left"/>
      <w:pPr>
        <w:ind w:left="2079" w:hanging="360"/>
      </w:pPr>
      <w:rPr>
        <w:rFonts w:hint="default"/>
      </w:rPr>
    </w:lvl>
    <w:lvl w:ilvl="5" w:tplc="FFFFFFFF">
      <w:numFmt w:val="bullet"/>
      <w:lvlText w:val="•"/>
      <w:lvlJc w:val="left"/>
      <w:pPr>
        <w:ind w:left="2493" w:hanging="360"/>
      </w:pPr>
      <w:rPr>
        <w:rFonts w:hint="default"/>
      </w:rPr>
    </w:lvl>
    <w:lvl w:ilvl="6" w:tplc="FFFFFFFF">
      <w:numFmt w:val="bullet"/>
      <w:lvlText w:val="•"/>
      <w:lvlJc w:val="left"/>
      <w:pPr>
        <w:ind w:left="2906" w:hanging="360"/>
      </w:pPr>
      <w:rPr>
        <w:rFonts w:hint="default"/>
      </w:rPr>
    </w:lvl>
    <w:lvl w:ilvl="7" w:tplc="FFFFFFFF">
      <w:numFmt w:val="bullet"/>
      <w:lvlText w:val="•"/>
      <w:lvlJc w:val="left"/>
      <w:pPr>
        <w:ind w:left="3319" w:hanging="360"/>
      </w:pPr>
      <w:rPr>
        <w:rFonts w:hint="default"/>
      </w:rPr>
    </w:lvl>
    <w:lvl w:ilvl="8" w:tplc="FFFFFFFF">
      <w:numFmt w:val="bullet"/>
      <w:lvlText w:val="•"/>
      <w:lvlJc w:val="left"/>
      <w:pPr>
        <w:ind w:left="3732" w:hanging="360"/>
      </w:pPr>
      <w:rPr>
        <w:rFonts w:hint="default"/>
      </w:rPr>
    </w:lvl>
  </w:abstractNum>
  <w:abstractNum w:abstractNumId="16" w15:restartNumberingAfterBreak="0">
    <w:nsid w:val="3C6825AE"/>
    <w:multiLevelType w:val="hybridMultilevel"/>
    <w:tmpl w:val="A8EC14FE"/>
    <w:lvl w:ilvl="0" w:tplc="FFFFFFFF">
      <w:start w:val="1"/>
      <w:numFmt w:val="bullet"/>
      <w:lvlText w:val=""/>
      <w:lvlJc w:val="left"/>
      <w:pPr>
        <w:ind w:left="832" w:hanging="360"/>
      </w:pPr>
      <w:rPr>
        <w:rFonts w:hint="default" w:ascii="Symbol" w:hAnsi="Symbol"/>
        <w:w w:val="100"/>
        <w:sz w:val="24"/>
        <w:szCs w:val="24"/>
      </w:rPr>
    </w:lvl>
    <w:lvl w:ilvl="1" w:tplc="04090001">
      <w:start w:val="1"/>
      <w:numFmt w:val="bullet"/>
      <w:lvlText w:val=""/>
      <w:lvlJc w:val="left"/>
      <w:pPr>
        <w:ind w:left="1192" w:hanging="360"/>
      </w:pPr>
      <w:rPr>
        <w:rFonts w:hint="default" w:ascii="Symbol" w:hAnsi="Symbol"/>
      </w:rPr>
    </w:lvl>
    <w:lvl w:ilvl="2" w:tplc="FFFFFFFF">
      <w:numFmt w:val="bullet"/>
      <w:lvlText w:val="•"/>
      <w:lvlJc w:val="left"/>
      <w:pPr>
        <w:ind w:left="2240" w:hanging="360"/>
      </w:pPr>
      <w:rPr>
        <w:rFonts w:hint="default"/>
      </w:rPr>
    </w:lvl>
    <w:lvl w:ilvl="3" w:tplc="FFFFFFFF">
      <w:numFmt w:val="bullet"/>
      <w:lvlText w:val="•"/>
      <w:lvlJc w:val="left"/>
      <w:pPr>
        <w:ind w:left="3280" w:hanging="360"/>
      </w:pPr>
      <w:rPr>
        <w:rFonts w:hint="default"/>
      </w:rPr>
    </w:lvl>
    <w:lvl w:ilvl="4" w:tplc="FFFFFFFF">
      <w:numFmt w:val="bullet"/>
      <w:lvlText w:val="•"/>
      <w:lvlJc w:val="left"/>
      <w:pPr>
        <w:ind w:left="4320" w:hanging="360"/>
      </w:pPr>
      <w:rPr>
        <w:rFonts w:hint="default"/>
      </w:rPr>
    </w:lvl>
    <w:lvl w:ilvl="5" w:tplc="FFFFFFFF">
      <w:numFmt w:val="bullet"/>
      <w:lvlText w:val="•"/>
      <w:lvlJc w:val="left"/>
      <w:pPr>
        <w:ind w:left="5360" w:hanging="360"/>
      </w:pPr>
      <w:rPr>
        <w:rFonts w:hint="default"/>
      </w:rPr>
    </w:lvl>
    <w:lvl w:ilvl="6" w:tplc="FFFFFFFF">
      <w:numFmt w:val="bullet"/>
      <w:lvlText w:val="•"/>
      <w:lvlJc w:val="left"/>
      <w:pPr>
        <w:ind w:left="6400" w:hanging="360"/>
      </w:pPr>
      <w:rPr>
        <w:rFonts w:hint="default"/>
      </w:rPr>
    </w:lvl>
    <w:lvl w:ilvl="7" w:tplc="FFFFFFFF">
      <w:numFmt w:val="bullet"/>
      <w:lvlText w:val="•"/>
      <w:lvlJc w:val="left"/>
      <w:pPr>
        <w:ind w:left="7440" w:hanging="360"/>
      </w:pPr>
      <w:rPr>
        <w:rFonts w:hint="default"/>
      </w:rPr>
    </w:lvl>
    <w:lvl w:ilvl="8" w:tplc="FFFFFFFF">
      <w:numFmt w:val="bullet"/>
      <w:lvlText w:val="•"/>
      <w:lvlJc w:val="left"/>
      <w:pPr>
        <w:ind w:left="8480" w:hanging="360"/>
      </w:pPr>
      <w:rPr>
        <w:rFonts w:hint="default"/>
      </w:rPr>
    </w:lvl>
  </w:abstractNum>
  <w:abstractNum w:abstractNumId="17" w15:restartNumberingAfterBreak="0">
    <w:nsid w:val="498075B8"/>
    <w:multiLevelType w:val="hybridMultilevel"/>
    <w:tmpl w:val="E514EDB6"/>
    <w:lvl w:ilvl="0" w:tplc="259E8BE2">
      <w:numFmt w:val="bullet"/>
      <w:lvlText w:val="•"/>
      <w:lvlJc w:val="left"/>
      <w:pPr>
        <w:ind w:left="952" w:hanging="360"/>
      </w:pPr>
      <w:rPr>
        <w:rFonts w:hint="default"/>
        <w:w w:val="100"/>
      </w:rPr>
    </w:lvl>
    <w:lvl w:ilvl="1" w:tplc="D040B63E">
      <w:numFmt w:val="bullet"/>
      <w:lvlText w:val="–"/>
      <w:lvlJc w:val="left"/>
      <w:pPr>
        <w:ind w:left="1672" w:hanging="360"/>
      </w:pPr>
      <w:rPr>
        <w:rFonts w:hint="default" w:ascii="Arial" w:hAnsi="Arial" w:eastAsia="Arial" w:cs="Arial"/>
        <w:w w:val="102"/>
        <w:sz w:val="21"/>
        <w:szCs w:val="21"/>
      </w:rPr>
    </w:lvl>
    <w:lvl w:ilvl="2" w:tplc="DCD2EDEE">
      <w:numFmt w:val="bullet"/>
      <w:lvlText w:val="•"/>
      <w:lvlJc w:val="left"/>
      <w:pPr>
        <w:ind w:left="2695" w:hanging="360"/>
      </w:pPr>
      <w:rPr>
        <w:rFonts w:hint="default"/>
      </w:rPr>
    </w:lvl>
    <w:lvl w:ilvl="3" w:tplc="43324F72">
      <w:numFmt w:val="bullet"/>
      <w:lvlText w:val="•"/>
      <w:lvlJc w:val="left"/>
      <w:pPr>
        <w:ind w:left="3711" w:hanging="360"/>
      </w:pPr>
      <w:rPr>
        <w:rFonts w:hint="default"/>
      </w:rPr>
    </w:lvl>
    <w:lvl w:ilvl="4" w:tplc="50DED764">
      <w:numFmt w:val="bullet"/>
      <w:lvlText w:val="•"/>
      <w:lvlJc w:val="left"/>
      <w:pPr>
        <w:ind w:left="4726" w:hanging="360"/>
      </w:pPr>
      <w:rPr>
        <w:rFonts w:hint="default"/>
      </w:rPr>
    </w:lvl>
    <w:lvl w:ilvl="5" w:tplc="D74AC7B0">
      <w:numFmt w:val="bullet"/>
      <w:lvlText w:val="•"/>
      <w:lvlJc w:val="left"/>
      <w:pPr>
        <w:ind w:left="5742" w:hanging="360"/>
      </w:pPr>
      <w:rPr>
        <w:rFonts w:hint="default"/>
      </w:rPr>
    </w:lvl>
    <w:lvl w:ilvl="6" w:tplc="27BCE042">
      <w:numFmt w:val="bullet"/>
      <w:lvlText w:val="•"/>
      <w:lvlJc w:val="left"/>
      <w:pPr>
        <w:ind w:left="6757" w:hanging="360"/>
      </w:pPr>
      <w:rPr>
        <w:rFonts w:hint="default"/>
      </w:rPr>
    </w:lvl>
    <w:lvl w:ilvl="7" w:tplc="D77411AE">
      <w:numFmt w:val="bullet"/>
      <w:lvlText w:val="•"/>
      <w:lvlJc w:val="left"/>
      <w:pPr>
        <w:ind w:left="7773" w:hanging="360"/>
      </w:pPr>
      <w:rPr>
        <w:rFonts w:hint="default"/>
      </w:rPr>
    </w:lvl>
    <w:lvl w:ilvl="8" w:tplc="81423356">
      <w:numFmt w:val="bullet"/>
      <w:lvlText w:val="•"/>
      <w:lvlJc w:val="left"/>
      <w:pPr>
        <w:ind w:left="8788" w:hanging="360"/>
      </w:pPr>
      <w:rPr>
        <w:rFonts w:hint="default"/>
      </w:rPr>
    </w:lvl>
  </w:abstractNum>
  <w:abstractNum w:abstractNumId="18" w15:restartNumberingAfterBreak="0">
    <w:nsid w:val="4B6B093C"/>
    <w:multiLevelType w:val="multilevel"/>
    <w:tmpl w:val="F2E4D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C409C6"/>
    <w:multiLevelType w:val="hybridMultilevel"/>
    <w:tmpl w:val="B1B0375A"/>
    <w:lvl w:ilvl="0" w:tplc="3DD46250">
      <w:start w:val="1"/>
      <w:numFmt w:val="upperLetter"/>
      <w:lvlText w:val="%1."/>
      <w:lvlJc w:val="left"/>
      <w:pPr>
        <w:ind w:left="832" w:hanging="360"/>
      </w:pPr>
      <w:rPr>
        <w:rFonts w:hint="default" w:ascii="Times New Roman" w:hAnsi="Times New Roman" w:eastAsia="Times New Roman" w:cs="Times New Roman"/>
        <w:b/>
        <w:bCs/>
        <w:w w:val="100"/>
        <w:sz w:val="24"/>
        <w:szCs w:val="24"/>
      </w:rPr>
    </w:lvl>
    <w:lvl w:ilvl="1" w:tplc="F7B8D12E">
      <w:numFmt w:val="bullet"/>
      <w:lvlText w:val="o"/>
      <w:lvlJc w:val="left"/>
      <w:pPr>
        <w:ind w:left="1462" w:hanging="360"/>
      </w:pPr>
      <w:rPr>
        <w:rFonts w:hint="default" w:ascii="Courier New" w:hAnsi="Courier New" w:eastAsia="Courier New" w:cs="Courier New"/>
        <w:w w:val="100"/>
        <w:sz w:val="24"/>
        <w:szCs w:val="24"/>
      </w:rPr>
    </w:lvl>
    <w:lvl w:ilvl="2" w:tplc="54D4A0F0">
      <w:numFmt w:val="bullet"/>
      <w:lvlText w:val="•"/>
      <w:lvlJc w:val="left"/>
      <w:pPr>
        <w:ind w:left="2473" w:hanging="360"/>
      </w:pPr>
      <w:rPr>
        <w:rFonts w:hint="default"/>
      </w:rPr>
    </w:lvl>
    <w:lvl w:ilvl="3" w:tplc="AC6C557C">
      <w:numFmt w:val="bullet"/>
      <w:lvlText w:val="•"/>
      <w:lvlJc w:val="left"/>
      <w:pPr>
        <w:ind w:left="3486" w:hanging="360"/>
      </w:pPr>
      <w:rPr>
        <w:rFonts w:hint="default"/>
      </w:rPr>
    </w:lvl>
    <w:lvl w:ilvl="4" w:tplc="D6BA194E">
      <w:numFmt w:val="bullet"/>
      <w:lvlText w:val="•"/>
      <w:lvlJc w:val="left"/>
      <w:pPr>
        <w:ind w:left="4500" w:hanging="360"/>
      </w:pPr>
      <w:rPr>
        <w:rFonts w:hint="default"/>
      </w:rPr>
    </w:lvl>
    <w:lvl w:ilvl="5" w:tplc="04CA3AC2">
      <w:numFmt w:val="bullet"/>
      <w:lvlText w:val="•"/>
      <w:lvlJc w:val="left"/>
      <w:pPr>
        <w:ind w:left="5513" w:hanging="360"/>
      </w:pPr>
      <w:rPr>
        <w:rFonts w:hint="default"/>
      </w:rPr>
    </w:lvl>
    <w:lvl w:ilvl="6" w:tplc="7980AC3E">
      <w:numFmt w:val="bullet"/>
      <w:lvlText w:val="•"/>
      <w:lvlJc w:val="left"/>
      <w:pPr>
        <w:ind w:left="6526" w:hanging="360"/>
      </w:pPr>
      <w:rPr>
        <w:rFonts w:hint="default"/>
      </w:rPr>
    </w:lvl>
    <w:lvl w:ilvl="7" w:tplc="77B00BCE">
      <w:numFmt w:val="bullet"/>
      <w:lvlText w:val="•"/>
      <w:lvlJc w:val="left"/>
      <w:pPr>
        <w:ind w:left="7540" w:hanging="360"/>
      </w:pPr>
      <w:rPr>
        <w:rFonts w:hint="default"/>
      </w:rPr>
    </w:lvl>
    <w:lvl w:ilvl="8" w:tplc="3D2E9064">
      <w:numFmt w:val="bullet"/>
      <w:lvlText w:val="•"/>
      <w:lvlJc w:val="left"/>
      <w:pPr>
        <w:ind w:left="8553" w:hanging="360"/>
      </w:pPr>
      <w:rPr>
        <w:rFonts w:hint="default"/>
      </w:rPr>
    </w:lvl>
  </w:abstractNum>
  <w:abstractNum w:abstractNumId="20" w15:restartNumberingAfterBreak="0">
    <w:nsid w:val="5533458A"/>
    <w:multiLevelType w:val="hybridMultilevel"/>
    <w:tmpl w:val="26E69BC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55CF2E85"/>
    <w:multiLevelType w:val="hybridMultilevel"/>
    <w:tmpl w:val="84D2070E"/>
    <w:lvl w:ilvl="0" w:tplc="04090005">
      <w:start w:val="1"/>
      <w:numFmt w:val="bullet"/>
      <w:lvlText w:val=""/>
      <w:lvlJc w:val="left"/>
      <w:pPr>
        <w:ind w:left="1504" w:hanging="360"/>
      </w:pPr>
      <w:rPr>
        <w:rFonts w:hint="default" w:ascii="Wingdings" w:hAnsi="Wingdings"/>
      </w:rPr>
    </w:lvl>
    <w:lvl w:ilvl="1" w:tplc="04090003" w:tentative="1">
      <w:start w:val="1"/>
      <w:numFmt w:val="bullet"/>
      <w:lvlText w:val="o"/>
      <w:lvlJc w:val="left"/>
      <w:pPr>
        <w:ind w:left="2224" w:hanging="360"/>
      </w:pPr>
      <w:rPr>
        <w:rFonts w:hint="default" w:ascii="Courier New" w:hAnsi="Courier New" w:cs="Courier New"/>
      </w:rPr>
    </w:lvl>
    <w:lvl w:ilvl="2" w:tplc="04090005" w:tentative="1">
      <w:start w:val="1"/>
      <w:numFmt w:val="bullet"/>
      <w:lvlText w:val=""/>
      <w:lvlJc w:val="left"/>
      <w:pPr>
        <w:ind w:left="2944" w:hanging="360"/>
      </w:pPr>
      <w:rPr>
        <w:rFonts w:hint="default" w:ascii="Wingdings" w:hAnsi="Wingdings"/>
      </w:rPr>
    </w:lvl>
    <w:lvl w:ilvl="3" w:tplc="04090001" w:tentative="1">
      <w:start w:val="1"/>
      <w:numFmt w:val="bullet"/>
      <w:lvlText w:val=""/>
      <w:lvlJc w:val="left"/>
      <w:pPr>
        <w:ind w:left="3664" w:hanging="360"/>
      </w:pPr>
      <w:rPr>
        <w:rFonts w:hint="default" w:ascii="Symbol" w:hAnsi="Symbol"/>
      </w:rPr>
    </w:lvl>
    <w:lvl w:ilvl="4" w:tplc="04090003" w:tentative="1">
      <w:start w:val="1"/>
      <w:numFmt w:val="bullet"/>
      <w:lvlText w:val="o"/>
      <w:lvlJc w:val="left"/>
      <w:pPr>
        <w:ind w:left="4384" w:hanging="360"/>
      </w:pPr>
      <w:rPr>
        <w:rFonts w:hint="default" w:ascii="Courier New" w:hAnsi="Courier New" w:cs="Courier New"/>
      </w:rPr>
    </w:lvl>
    <w:lvl w:ilvl="5" w:tplc="04090005" w:tentative="1">
      <w:start w:val="1"/>
      <w:numFmt w:val="bullet"/>
      <w:lvlText w:val=""/>
      <w:lvlJc w:val="left"/>
      <w:pPr>
        <w:ind w:left="5104" w:hanging="360"/>
      </w:pPr>
      <w:rPr>
        <w:rFonts w:hint="default" w:ascii="Wingdings" w:hAnsi="Wingdings"/>
      </w:rPr>
    </w:lvl>
    <w:lvl w:ilvl="6" w:tplc="04090001" w:tentative="1">
      <w:start w:val="1"/>
      <w:numFmt w:val="bullet"/>
      <w:lvlText w:val=""/>
      <w:lvlJc w:val="left"/>
      <w:pPr>
        <w:ind w:left="5824" w:hanging="360"/>
      </w:pPr>
      <w:rPr>
        <w:rFonts w:hint="default" w:ascii="Symbol" w:hAnsi="Symbol"/>
      </w:rPr>
    </w:lvl>
    <w:lvl w:ilvl="7" w:tplc="04090003" w:tentative="1">
      <w:start w:val="1"/>
      <w:numFmt w:val="bullet"/>
      <w:lvlText w:val="o"/>
      <w:lvlJc w:val="left"/>
      <w:pPr>
        <w:ind w:left="6544" w:hanging="360"/>
      </w:pPr>
      <w:rPr>
        <w:rFonts w:hint="default" w:ascii="Courier New" w:hAnsi="Courier New" w:cs="Courier New"/>
      </w:rPr>
    </w:lvl>
    <w:lvl w:ilvl="8" w:tplc="04090005" w:tentative="1">
      <w:start w:val="1"/>
      <w:numFmt w:val="bullet"/>
      <w:lvlText w:val=""/>
      <w:lvlJc w:val="left"/>
      <w:pPr>
        <w:ind w:left="7264" w:hanging="360"/>
      </w:pPr>
      <w:rPr>
        <w:rFonts w:hint="default" w:ascii="Wingdings" w:hAnsi="Wingdings"/>
      </w:rPr>
    </w:lvl>
  </w:abstractNum>
  <w:abstractNum w:abstractNumId="22" w15:restartNumberingAfterBreak="0">
    <w:nsid w:val="55F4417C"/>
    <w:multiLevelType w:val="hybridMultilevel"/>
    <w:tmpl w:val="EC921C88"/>
    <w:lvl w:ilvl="0" w:tplc="1DACD604">
      <w:numFmt w:val="bullet"/>
      <w:lvlText w:val="-"/>
      <w:lvlJc w:val="left"/>
      <w:pPr>
        <w:ind w:left="360" w:hanging="129"/>
      </w:pPr>
      <w:rPr>
        <w:rFonts w:hint="default" w:ascii="Times New Roman" w:hAnsi="Times New Roman" w:eastAsia="Times New Roman" w:cs="Times New Roman"/>
        <w:w w:val="102"/>
        <w:sz w:val="21"/>
        <w:szCs w:val="21"/>
      </w:rPr>
    </w:lvl>
    <w:lvl w:ilvl="1" w:tplc="D250C59A">
      <w:numFmt w:val="bullet"/>
      <w:lvlText w:val="•"/>
      <w:lvlJc w:val="left"/>
      <w:pPr>
        <w:ind w:left="6120" w:hanging="129"/>
      </w:pPr>
      <w:rPr>
        <w:rFonts w:hint="default"/>
      </w:rPr>
    </w:lvl>
    <w:lvl w:ilvl="2" w:tplc="3148065C">
      <w:numFmt w:val="bullet"/>
      <w:lvlText w:val="•"/>
      <w:lvlJc w:val="left"/>
      <w:pPr>
        <w:ind w:left="6620" w:hanging="129"/>
      </w:pPr>
      <w:rPr>
        <w:rFonts w:hint="default"/>
      </w:rPr>
    </w:lvl>
    <w:lvl w:ilvl="3" w:tplc="73DE8CFA">
      <w:numFmt w:val="bullet"/>
      <w:lvlText w:val="•"/>
      <w:lvlJc w:val="left"/>
      <w:pPr>
        <w:ind w:left="7120" w:hanging="129"/>
      </w:pPr>
      <w:rPr>
        <w:rFonts w:hint="default"/>
      </w:rPr>
    </w:lvl>
    <w:lvl w:ilvl="4" w:tplc="D08C32B2">
      <w:numFmt w:val="bullet"/>
      <w:lvlText w:val="•"/>
      <w:lvlJc w:val="left"/>
      <w:pPr>
        <w:ind w:left="7620" w:hanging="129"/>
      </w:pPr>
      <w:rPr>
        <w:rFonts w:hint="default"/>
      </w:rPr>
    </w:lvl>
    <w:lvl w:ilvl="5" w:tplc="29DC4FE6">
      <w:numFmt w:val="bullet"/>
      <w:lvlText w:val="•"/>
      <w:lvlJc w:val="left"/>
      <w:pPr>
        <w:ind w:left="8120" w:hanging="129"/>
      </w:pPr>
      <w:rPr>
        <w:rFonts w:hint="default"/>
      </w:rPr>
    </w:lvl>
    <w:lvl w:ilvl="6" w:tplc="9182B91A">
      <w:numFmt w:val="bullet"/>
      <w:lvlText w:val="•"/>
      <w:lvlJc w:val="left"/>
      <w:pPr>
        <w:ind w:left="8620" w:hanging="129"/>
      </w:pPr>
      <w:rPr>
        <w:rFonts w:hint="default"/>
      </w:rPr>
    </w:lvl>
    <w:lvl w:ilvl="7" w:tplc="D0D078E6">
      <w:numFmt w:val="bullet"/>
      <w:lvlText w:val="•"/>
      <w:lvlJc w:val="left"/>
      <w:pPr>
        <w:ind w:left="9120" w:hanging="129"/>
      </w:pPr>
      <w:rPr>
        <w:rFonts w:hint="default"/>
      </w:rPr>
    </w:lvl>
    <w:lvl w:ilvl="8" w:tplc="79CA9D72">
      <w:numFmt w:val="bullet"/>
      <w:lvlText w:val="•"/>
      <w:lvlJc w:val="left"/>
      <w:pPr>
        <w:ind w:left="9620" w:hanging="129"/>
      </w:pPr>
      <w:rPr>
        <w:rFonts w:hint="default"/>
      </w:rPr>
    </w:lvl>
  </w:abstractNum>
  <w:abstractNum w:abstractNumId="23" w15:restartNumberingAfterBreak="0">
    <w:nsid w:val="57A46E55"/>
    <w:multiLevelType w:val="hybridMultilevel"/>
    <w:tmpl w:val="28BE8332"/>
    <w:lvl w:ilvl="0" w:tplc="7D687F2E">
      <w:start w:val="1"/>
      <w:numFmt w:val="upperLetter"/>
      <w:lvlText w:val="%1."/>
      <w:lvlJc w:val="left"/>
      <w:pPr>
        <w:ind w:left="972" w:hanging="500"/>
      </w:pPr>
      <w:rPr>
        <w:rFonts w:hint="default" w:ascii="Times New Roman" w:hAnsi="Times New Roman" w:eastAsia="Times New Roman" w:cs="Times New Roman"/>
        <w:spacing w:val="0"/>
        <w:w w:val="99"/>
        <w:sz w:val="28"/>
        <w:szCs w:val="28"/>
      </w:rPr>
    </w:lvl>
    <w:lvl w:ilvl="1" w:tplc="6E088A2C">
      <w:start w:val="1"/>
      <w:numFmt w:val="upperRoman"/>
      <w:lvlText w:val="%2."/>
      <w:lvlJc w:val="left"/>
      <w:pPr>
        <w:ind w:left="1552" w:hanging="720"/>
      </w:pPr>
      <w:rPr>
        <w:rFonts w:hint="default" w:ascii="Times New Roman" w:hAnsi="Times New Roman" w:eastAsia="Times New Roman" w:cs="Times New Roman"/>
        <w:w w:val="99"/>
        <w:sz w:val="28"/>
        <w:szCs w:val="28"/>
      </w:rPr>
    </w:lvl>
    <w:lvl w:ilvl="2" w:tplc="23C6B208">
      <w:numFmt w:val="bullet"/>
      <w:lvlText w:val=""/>
      <w:lvlJc w:val="left"/>
      <w:pPr>
        <w:ind w:left="2272" w:hanging="720"/>
      </w:pPr>
      <w:rPr>
        <w:rFonts w:hint="default" w:ascii="Symbol" w:hAnsi="Symbol" w:eastAsia="Symbol" w:cs="Symbol"/>
        <w:w w:val="99"/>
        <w:sz w:val="28"/>
        <w:szCs w:val="28"/>
      </w:rPr>
    </w:lvl>
    <w:lvl w:ilvl="3" w:tplc="8558E58A">
      <w:numFmt w:val="bullet"/>
      <w:lvlText w:val="•"/>
      <w:lvlJc w:val="left"/>
      <w:pPr>
        <w:ind w:left="3192" w:hanging="720"/>
      </w:pPr>
      <w:rPr>
        <w:rFonts w:hint="default"/>
      </w:rPr>
    </w:lvl>
    <w:lvl w:ilvl="4" w:tplc="62060FAC">
      <w:numFmt w:val="bullet"/>
      <w:lvlText w:val="•"/>
      <w:lvlJc w:val="left"/>
      <w:pPr>
        <w:ind w:left="4105" w:hanging="720"/>
      </w:pPr>
      <w:rPr>
        <w:rFonts w:hint="default"/>
      </w:rPr>
    </w:lvl>
    <w:lvl w:ilvl="5" w:tplc="B6207AD4">
      <w:numFmt w:val="bullet"/>
      <w:lvlText w:val="•"/>
      <w:lvlJc w:val="left"/>
      <w:pPr>
        <w:ind w:left="5017" w:hanging="720"/>
      </w:pPr>
      <w:rPr>
        <w:rFonts w:hint="default"/>
      </w:rPr>
    </w:lvl>
    <w:lvl w:ilvl="6" w:tplc="A76203D8">
      <w:numFmt w:val="bullet"/>
      <w:lvlText w:val="•"/>
      <w:lvlJc w:val="left"/>
      <w:pPr>
        <w:ind w:left="5930" w:hanging="720"/>
      </w:pPr>
      <w:rPr>
        <w:rFonts w:hint="default"/>
      </w:rPr>
    </w:lvl>
    <w:lvl w:ilvl="7" w:tplc="BE94B3FE">
      <w:numFmt w:val="bullet"/>
      <w:lvlText w:val="•"/>
      <w:lvlJc w:val="left"/>
      <w:pPr>
        <w:ind w:left="6842" w:hanging="720"/>
      </w:pPr>
      <w:rPr>
        <w:rFonts w:hint="default"/>
      </w:rPr>
    </w:lvl>
    <w:lvl w:ilvl="8" w:tplc="84E4C4F2">
      <w:numFmt w:val="bullet"/>
      <w:lvlText w:val="•"/>
      <w:lvlJc w:val="left"/>
      <w:pPr>
        <w:ind w:left="7755" w:hanging="720"/>
      </w:pPr>
      <w:rPr>
        <w:rFonts w:hint="default"/>
      </w:rPr>
    </w:lvl>
  </w:abstractNum>
  <w:abstractNum w:abstractNumId="24" w15:restartNumberingAfterBreak="0">
    <w:nsid w:val="5B883841"/>
    <w:multiLevelType w:val="hybridMultilevel"/>
    <w:tmpl w:val="A5CAB7EE"/>
    <w:lvl w:ilvl="0" w:tplc="96884D16">
      <w:numFmt w:val="bullet"/>
      <w:lvlText w:val=""/>
      <w:lvlJc w:val="left"/>
      <w:pPr>
        <w:ind w:left="952" w:hanging="360"/>
      </w:pPr>
      <w:rPr>
        <w:rFonts w:hint="default" w:ascii="Symbol" w:hAnsi="Symbol" w:eastAsia="Symbol" w:cs="Symbol"/>
        <w:w w:val="100"/>
        <w:sz w:val="24"/>
        <w:szCs w:val="24"/>
      </w:rPr>
    </w:lvl>
    <w:lvl w:ilvl="1" w:tplc="CBA297A6">
      <w:numFmt w:val="bullet"/>
      <w:lvlText w:val="o"/>
      <w:lvlJc w:val="left"/>
      <w:pPr>
        <w:ind w:left="1672" w:hanging="360"/>
      </w:pPr>
      <w:rPr>
        <w:rFonts w:hint="default" w:ascii="Courier New" w:hAnsi="Courier New" w:eastAsia="Courier New" w:cs="Courier New"/>
        <w:w w:val="100"/>
        <w:sz w:val="24"/>
        <w:szCs w:val="24"/>
      </w:rPr>
    </w:lvl>
    <w:lvl w:ilvl="2" w:tplc="6594576A">
      <w:numFmt w:val="bullet"/>
      <w:lvlText w:val="•"/>
      <w:lvlJc w:val="left"/>
      <w:pPr>
        <w:ind w:left="2673" w:hanging="360"/>
      </w:pPr>
      <w:rPr>
        <w:rFonts w:hint="default"/>
      </w:rPr>
    </w:lvl>
    <w:lvl w:ilvl="3" w:tplc="DEFCFE4E">
      <w:numFmt w:val="bullet"/>
      <w:lvlText w:val="•"/>
      <w:lvlJc w:val="left"/>
      <w:pPr>
        <w:ind w:left="3666" w:hanging="360"/>
      </w:pPr>
      <w:rPr>
        <w:rFonts w:hint="default"/>
      </w:rPr>
    </w:lvl>
    <w:lvl w:ilvl="4" w:tplc="A014B382">
      <w:numFmt w:val="bullet"/>
      <w:lvlText w:val="•"/>
      <w:lvlJc w:val="left"/>
      <w:pPr>
        <w:ind w:left="4660" w:hanging="360"/>
      </w:pPr>
      <w:rPr>
        <w:rFonts w:hint="default"/>
      </w:rPr>
    </w:lvl>
    <w:lvl w:ilvl="5" w:tplc="F6ACA4C0">
      <w:numFmt w:val="bullet"/>
      <w:lvlText w:val="•"/>
      <w:lvlJc w:val="left"/>
      <w:pPr>
        <w:ind w:left="5653" w:hanging="360"/>
      </w:pPr>
      <w:rPr>
        <w:rFonts w:hint="default"/>
      </w:rPr>
    </w:lvl>
    <w:lvl w:ilvl="6" w:tplc="E64A5184">
      <w:numFmt w:val="bullet"/>
      <w:lvlText w:val="•"/>
      <w:lvlJc w:val="left"/>
      <w:pPr>
        <w:ind w:left="6646" w:hanging="360"/>
      </w:pPr>
      <w:rPr>
        <w:rFonts w:hint="default"/>
      </w:rPr>
    </w:lvl>
    <w:lvl w:ilvl="7" w:tplc="A7365F06">
      <w:numFmt w:val="bullet"/>
      <w:lvlText w:val="•"/>
      <w:lvlJc w:val="left"/>
      <w:pPr>
        <w:ind w:left="7640" w:hanging="360"/>
      </w:pPr>
      <w:rPr>
        <w:rFonts w:hint="default"/>
      </w:rPr>
    </w:lvl>
    <w:lvl w:ilvl="8" w:tplc="F74E08EE">
      <w:numFmt w:val="bullet"/>
      <w:lvlText w:val="•"/>
      <w:lvlJc w:val="left"/>
      <w:pPr>
        <w:ind w:left="8633" w:hanging="360"/>
      </w:pPr>
      <w:rPr>
        <w:rFonts w:hint="default"/>
      </w:rPr>
    </w:lvl>
  </w:abstractNum>
  <w:abstractNum w:abstractNumId="25" w15:restartNumberingAfterBreak="0">
    <w:nsid w:val="5FB918B5"/>
    <w:multiLevelType w:val="hybridMultilevel"/>
    <w:tmpl w:val="0C2EBF32"/>
    <w:lvl w:ilvl="0" w:tplc="04090001">
      <w:start w:val="1"/>
      <w:numFmt w:val="bullet"/>
      <w:lvlText w:val=""/>
      <w:lvlJc w:val="left"/>
      <w:pPr>
        <w:ind w:left="810" w:hanging="360"/>
      </w:pPr>
      <w:rPr>
        <w:rFonts w:hint="default" w:ascii="Symbol" w:hAnsi="Symbol"/>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26" w15:restartNumberingAfterBreak="0">
    <w:nsid w:val="65AF4346"/>
    <w:multiLevelType w:val="hybridMultilevel"/>
    <w:tmpl w:val="BE485E14"/>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DB212BF"/>
    <w:multiLevelType w:val="hybridMultilevel"/>
    <w:tmpl w:val="993ABB44"/>
    <w:lvl w:ilvl="0" w:tplc="FFFFFFFF">
      <w:start w:val="1"/>
      <w:numFmt w:val="bullet"/>
      <w:lvlText w:val=""/>
      <w:lvlJc w:val="left"/>
      <w:pPr>
        <w:ind w:left="832" w:hanging="360"/>
      </w:pPr>
      <w:rPr>
        <w:rFonts w:hint="default" w:ascii="Symbol" w:hAnsi="Symbol"/>
        <w:w w:val="100"/>
        <w:sz w:val="24"/>
        <w:szCs w:val="24"/>
      </w:rPr>
    </w:lvl>
    <w:lvl w:ilvl="1" w:tplc="590455E4">
      <w:numFmt w:val="bullet"/>
      <w:lvlText w:val="o"/>
      <w:lvlJc w:val="left"/>
      <w:pPr>
        <w:ind w:left="1192" w:hanging="360"/>
      </w:pPr>
      <w:rPr>
        <w:rFonts w:hint="default" w:ascii="Courier New" w:hAnsi="Courier New" w:eastAsia="Courier New" w:cs="Courier New"/>
        <w:w w:val="100"/>
        <w:sz w:val="24"/>
        <w:szCs w:val="24"/>
      </w:rPr>
    </w:lvl>
    <w:lvl w:ilvl="2" w:tplc="87E288F8">
      <w:numFmt w:val="bullet"/>
      <w:lvlText w:val="•"/>
      <w:lvlJc w:val="left"/>
      <w:pPr>
        <w:ind w:left="2240" w:hanging="360"/>
      </w:pPr>
      <w:rPr>
        <w:rFonts w:hint="default"/>
      </w:rPr>
    </w:lvl>
    <w:lvl w:ilvl="3" w:tplc="2BA8303A">
      <w:numFmt w:val="bullet"/>
      <w:lvlText w:val="•"/>
      <w:lvlJc w:val="left"/>
      <w:pPr>
        <w:ind w:left="3280" w:hanging="360"/>
      </w:pPr>
      <w:rPr>
        <w:rFonts w:hint="default"/>
      </w:rPr>
    </w:lvl>
    <w:lvl w:ilvl="4" w:tplc="6E88EAB4">
      <w:numFmt w:val="bullet"/>
      <w:lvlText w:val="•"/>
      <w:lvlJc w:val="left"/>
      <w:pPr>
        <w:ind w:left="4320" w:hanging="360"/>
      </w:pPr>
      <w:rPr>
        <w:rFonts w:hint="default"/>
      </w:rPr>
    </w:lvl>
    <w:lvl w:ilvl="5" w:tplc="C46CF246">
      <w:numFmt w:val="bullet"/>
      <w:lvlText w:val="•"/>
      <w:lvlJc w:val="left"/>
      <w:pPr>
        <w:ind w:left="5360" w:hanging="360"/>
      </w:pPr>
      <w:rPr>
        <w:rFonts w:hint="default"/>
      </w:rPr>
    </w:lvl>
    <w:lvl w:ilvl="6" w:tplc="1F6CF1FE">
      <w:numFmt w:val="bullet"/>
      <w:lvlText w:val="•"/>
      <w:lvlJc w:val="left"/>
      <w:pPr>
        <w:ind w:left="6400" w:hanging="360"/>
      </w:pPr>
      <w:rPr>
        <w:rFonts w:hint="default"/>
      </w:rPr>
    </w:lvl>
    <w:lvl w:ilvl="7" w:tplc="2E28084E">
      <w:numFmt w:val="bullet"/>
      <w:lvlText w:val="•"/>
      <w:lvlJc w:val="left"/>
      <w:pPr>
        <w:ind w:left="7440" w:hanging="360"/>
      </w:pPr>
      <w:rPr>
        <w:rFonts w:hint="default"/>
      </w:rPr>
    </w:lvl>
    <w:lvl w:ilvl="8" w:tplc="1B90C36C">
      <w:numFmt w:val="bullet"/>
      <w:lvlText w:val="•"/>
      <w:lvlJc w:val="left"/>
      <w:pPr>
        <w:ind w:left="8480" w:hanging="360"/>
      </w:pPr>
      <w:rPr>
        <w:rFonts w:hint="default"/>
      </w:rPr>
    </w:lvl>
  </w:abstractNum>
  <w:abstractNum w:abstractNumId="28" w15:restartNumberingAfterBreak="0">
    <w:nsid w:val="6E5A3E6E"/>
    <w:multiLevelType w:val="multilevel"/>
    <w:tmpl w:val="6B3C3D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09E2951"/>
    <w:multiLevelType w:val="hybridMultilevel"/>
    <w:tmpl w:val="9A44BB92"/>
    <w:lvl w:ilvl="0" w:tplc="82F43266">
      <w:start w:val="3"/>
      <w:numFmt w:val="upperRoman"/>
      <w:lvlText w:val="%1."/>
      <w:lvlJc w:val="left"/>
      <w:pPr>
        <w:ind w:left="1552" w:hanging="720"/>
      </w:pPr>
      <w:rPr>
        <w:rFonts w:hint="default" w:ascii="Times New Roman" w:hAnsi="Times New Roman" w:eastAsia="Times New Roman" w:cs="Times New Roman"/>
        <w:w w:val="99"/>
        <w:sz w:val="28"/>
        <w:szCs w:val="28"/>
      </w:rPr>
    </w:lvl>
    <w:lvl w:ilvl="1" w:tplc="F574ED42">
      <w:numFmt w:val="bullet"/>
      <w:lvlText w:val="•"/>
      <w:lvlJc w:val="left"/>
      <w:pPr>
        <w:ind w:left="2362" w:hanging="720"/>
      </w:pPr>
      <w:rPr>
        <w:rFonts w:hint="default"/>
      </w:rPr>
    </w:lvl>
    <w:lvl w:ilvl="2" w:tplc="9EACBFB2">
      <w:numFmt w:val="bullet"/>
      <w:lvlText w:val="•"/>
      <w:lvlJc w:val="left"/>
      <w:pPr>
        <w:ind w:left="3164" w:hanging="720"/>
      </w:pPr>
      <w:rPr>
        <w:rFonts w:hint="default"/>
      </w:rPr>
    </w:lvl>
    <w:lvl w:ilvl="3" w:tplc="C15A3CC6">
      <w:numFmt w:val="bullet"/>
      <w:lvlText w:val="•"/>
      <w:lvlJc w:val="left"/>
      <w:pPr>
        <w:ind w:left="3966" w:hanging="720"/>
      </w:pPr>
      <w:rPr>
        <w:rFonts w:hint="default"/>
      </w:rPr>
    </w:lvl>
    <w:lvl w:ilvl="4" w:tplc="C278F7FA">
      <w:numFmt w:val="bullet"/>
      <w:lvlText w:val="•"/>
      <w:lvlJc w:val="left"/>
      <w:pPr>
        <w:ind w:left="4768" w:hanging="720"/>
      </w:pPr>
      <w:rPr>
        <w:rFonts w:hint="default"/>
      </w:rPr>
    </w:lvl>
    <w:lvl w:ilvl="5" w:tplc="B9DA94FC">
      <w:numFmt w:val="bullet"/>
      <w:lvlText w:val="•"/>
      <w:lvlJc w:val="left"/>
      <w:pPr>
        <w:ind w:left="5570" w:hanging="720"/>
      </w:pPr>
      <w:rPr>
        <w:rFonts w:hint="default"/>
      </w:rPr>
    </w:lvl>
    <w:lvl w:ilvl="6" w:tplc="272E6C14">
      <w:numFmt w:val="bullet"/>
      <w:lvlText w:val="•"/>
      <w:lvlJc w:val="left"/>
      <w:pPr>
        <w:ind w:left="6372" w:hanging="720"/>
      </w:pPr>
      <w:rPr>
        <w:rFonts w:hint="default"/>
      </w:rPr>
    </w:lvl>
    <w:lvl w:ilvl="7" w:tplc="A1DE5F10">
      <w:numFmt w:val="bullet"/>
      <w:lvlText w:val="•"/>
      <w:lvlJc w:val="left"/>
      <w:pPr>
        <w:ind w:left="7174" w:hanging="720"/>
      </w:pPr>
      <w:rPr>
        <w:rFonts w:hint="default"/>
      </w:rPr>
    </w:lvl>
    <w:lvl w:ilvl="8" w:tplc="5374DB88">
      <w:numFmt w:val="bullet"/>
      <w:lvlText w:val="•"/>
      <w:lvlJc w:val="left"/>
      <w:pPr>
        <w:ind w:left="7976" w:hanging="720"/>
      </w:pPr>
      <w:rPr>
        <w:rFonts w:hint="default"/>
      </w:rPr>
    </w:lvl>
  </w:abstractNum>
  <w:abstractNum w:abstractNumId="30" w15:restartNumberingAfterBreak="0">
    <w:nsid w:val="723956DE"/>
    <w:multiLevelType w:val="multilevel"/>
    <w:tmpl w:val="E382B31C"/>
    <w:lvl w:ilvl="0">
      <w:start w:val="3"/>
      <w:numFmt w:val="decimal"/>
      <w:lvlText w:val="%1"/>
      <w:lvlJc w:val="left"/>
      <w:pPr>
        <w:ind w:left="112" w:hanging="440"/>
      </w:pPr>
      <w:rPr>
        <w:rFonts w:hint="default"/>
      </w:rPr>
    </w:lvl>
    <w:lvl w:ilvl="1">
      <w:numFmt w:val="decimal"/>
      <w:lvlText w:val="%1.%2."/>
      <w:lvlJc w:val="left"/>
      <w:pPr>
        <w:ind w:left="112" w:hanging="440"/>
      </w:pPr>
      <w:rPr>
        <w:rFonts w:hint="default" w:ascii="Times New Roman" w:hAnsi="Times New Roman" w:eastAsia="Times New Roman" w:cs="Times New Roman"/>
        <w:spacing w:val="0"/>
        <w:w w:val="102"/>
        <w:sz w:val="21"/>
        <w:szCs w:val="21"/>
      </w:rPr>
    </w:lvl>
    <w:lvl w:ilvl="2">
      <w:numFmt w:val="bullet"/>
      <w:lvlText w:val=""/>
      <w:lvlJc w:val="left"/>
      <w:pPr>
        <w:ind w:left="1192" w:hanging="360"/>
      </w:pPr>
      <w:rPr>
        <w:rFonts w:hint="default" w:ascii="Symbol" w:hAnsi="Symbol" w:eastAsia="Symbol" w:cs="Symbol"/>
        <w:w w:val="100"/>
        <w:sz w:val="24"/>
        <w:szCs w:val="24"/>
      </w:rPr>
    </w:lvl>
    <w:lvl w:ilvl="3">
      <w:numFmt w:val="bullet"/>
      <w:lvlText w:val="•"/>
      <w:lvlJc w:val="left"/>
      <w:pPr>
        <w:ind w:left="3262" w:hanging="360"/>
      </w:pPr>
      <w:rPr>
        <w:rFonts w:hint="default"/>
      </w:rPr>
    </w:lvl>
    <w:lvl w:ilvl="4">
      <w:numFmt w:val="bullet"/>
      <w:lvlText w:val="•"/>
      <w:lvlJc w:val="left"/>
      <w:pPr>
        <w:ind w:left="4293" w:hanging="360"/>
      </w:pPr>
      <w:rPr>
        <w:rFonts w:hint="default"/>
      </w:rPr>
    </w:lvl>
    <w:lvl w:ilvl="5">
      <w:numFmt w:val="bullet"/>
      <w:lvlText w:val="•"/>
      <w:lvlJc w:val="left"/>
      <w:pPr>
        <w:ind w:left="5324" w:hanging="360"/>
      </w:pPr>
      <w:rPr>
        <w:rFonts w:hint="default"/>
      </w:rPr>
    </w:lvl>
    <w:lvl w:ilvl="6">
      <w:numFmt w:val="bullet"/>
      <w:lvlText w:val="•"/>
      <w:lvlJc w:val="left"/>
      <w:pPr>
        <w:ind w:left="6355" w:hanging="360"/>
      </w:pPr>
      <w:rPr>
        <w:rFonts w:hint="default"/>
      </w:rPr>
    </w:lvl>
    <w:lvl w:ilvl="7">
      <w:numFmt w:val="bullet"/>
      <w:lvlText w:val="•"/>
      <w:lvlJc w:val="left"/>
      <w:pPr>
        <w:ind w:left="7386" w:hanging="360"/>
      </w:pPr>
      <w:rPr>
        <w:rFonts w:hint="default"/>
      </w:rPr>
    </w:lvl>
    <w:lvl w:ilvl="8">
      <w:numFmt w:val="bullet"/>
      <w:lvlText w:val="•"/>
      <w:lvlJc w:val="left"/>
      <w:pPr>
        <w:ind w:left="8417" w:hanging="360"/>
      </w:pPr>
      <w:rPr>
        <w:rFonts w:hint="default"/>
      </w:rPr>
    </w:lvl>
  </w:abstractNum>
  <w:num w:numId="1" w16cid:durableId="1883051206">
    <w:abstractNumId w:val="14"/>
  </w:num>
  <w:num w:numId="2" w16cid:durableId="970289816">
    <w:abstractNumId w:val="1"/>
  </w:num>
  <w:num w:numId="3" w16cid:durableId="12073778">
    <w:abstractNumId w:val="17"/>
  </w:num>
  <w:num w:numId="4" w16cid:durableId="37166186">
    <w:abstractNumId w:val="30"/>
  </w:num>
  <w:num w:numId="5" w16cid:durableId="866211932">
    <w:abstractNumId w:val="9"/>
  </w:num>
  <w:num w:numId="6" w16cid:durableId="1851869815">
    <w:abstractNumId w:val="11"/>
  </w:num>
  <w:num w:numId="7" w16cid:durableId="252519904">
    <w:abstractNumId w:val="22"/>
  </w:num>
  <w:num w:numId="8" w16cid:durableId="1368214790">
    <w:abstractNumId w:val="24"/>
  </w:num>
  <w:num w:numId="9" w16cid:durableId="270862197">
    <w:abstractNumId w:val="27"/>
  </w:num>
  <w:num w:numId="10" w16cid:durableId="1025208241">
    <w:abstractNumId w:val="19"/>
  </w:num>
  <w:num w:numId="11" w16cid:durableId="1511605108">
    <w:abstractNumId w:val="29"/>
  </w:num>
  <w:num w:numId="12" w16cid:durableId="425347533">
    <w:abstractNumId w:val="23"/>
  </w:num>
  <w:num w:numId="13" w16cid:durableId="377169658">
    <w:abstractNumId w:val="7"/>
  </w:num>
  <w:num w:numId="14" w16cid:durableId="938413090">
    <w:abstractNumId w:val="4"/>
  </w:num>
  <w:num w:numId="15" w16cid:durableId="1033384211">
    <w:abstractNumId w:val="5"/>
  </w:num>
  <w:num w:numId="16" w16cid:durableId="81874796">
    <w:abstractNumId w:val="20"/>
  </w:num>
  <w:num w:numId="17" w16cid:durableId="494567134">
    <w:abstractNumId w:val="12"/>
  </w:num>
  <w:num w:numId="18" w16cid:durableId="239288300">
    <w:abstractNumId w:val="25"/>
  </w:num>
  <w:num w:numId="19" w16cid:durableId="1841655307">
    <w:abstractNumId w:val="2"/>
  </w:num>
  <w:num w:numId="20" w16cid:durableId="1965767108">
    <w:abstractNumId w:val="6"/>
  </w:num>
  <w:num w:numId="21" w16cid:durableId="954214642">
    <w:abstractNumId w:val="26"/>
  </w:num>
  <w:num w:numId="22" w16cid:durableId="348411538">
    <w:abstractNumId w:val="13"/>
  </w:num>
  <w:num w:numId="23" w16cid:durableId="872890267">
    <w:abstractNumId w:val="10"/>
  </w:num>
  <w:num w:numId="24" w16cid:durableId="1146242905">
    <w:abstractNumId w:val="16"/>
  </w:num>
  <w:num w:numId="25" w16cid:durableId="113140865">
    <w:abstractNumId w:val="3"/>
  </w:num>
  <w:num w:numId="26" w16cid:durableId="1164393614">
    <w:abstractNumId w:val="0"/>
  </w:num>
  <w:num w:numId="27" w16cid:durableId="1237281065">
    <w:abstractNumId w:val="28"/>
  </w:num>
  <w:num w:numId="28" w16cid:durableId="442960738">
    <w:abstractNumId w:val="15"/>
  </w:num>
  <w:num w:numId="29" w16cid:durableId="1336226190">
    <w:abstractNumId w:val="21"/>
  </w:num>
  <w:num w:numId="30" w16cid:durableId="1376616027">
    <w:abstractNumId w:val="8"/>
  </w:num>
  <w:num w:numId="31" w16cid:durableId="32533136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kerman-Acklin, Alissa">
    <w15:presenceInfo w15:providerId="AD" w15:userId="S::aackerman@fullerton.edu::f3c5e29a-dd3a-492f-8224-863e67f8746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375"/>
    <w:rsid w:val="00007505"/>
    <w:rsid w:val="0000F4C0"/>
    <w:rsid w:val="000116E5"/>
    <w:rsid w:val="0001294B"/>
    <w:rsid w:val="000228A5"/>
    <w:rsid w:val="00024F8D"/>
    <w:rsid w:val="00042744"/>
    <w:rsid w:val="00052DB7"/>
    <w:rsid w:val="00057068"/>
    <w:rsid w:val="00063313"/>
    <w:rsid w:val="00065D37"/>
    <w:rsid w:val="00073DFC"/>
    <w:rsid w:val="00077C09"/>
    <w:rsid w:val="000825F1"/>
    <w:rsid w:val="00094DFE"/>
    <w:rsid w:val="00095988"/>
    <w:rsid w:val="000B3D1E"/>
    <w:rsid w:val="000B4B7E"/>
    <w:rsid w:val="000B686C"/>
    <w:rsid w:val="000D5E86"/>
    <w:rsid w:val="000E2104"/>
    <w:rsid w:val="000E3F63"/>
    <w:rsid w:val="000F3C7B"/>
    <w:rsid w:val="000F4F76"/>
    <w:rsid w:val="000F4FC6"/>
    <w:rsid w:val="00100BFA"/>
    <w:rsid w:val="00102AC0"/>
    <w:rsid w:val="001125F5"/>
    <w:rsid w:val="00113701"/>
    <w:rsid w:val="0012178F"/>
    <w:rsid w:val="001217CC"/>
    <w:rsid w:val="00136375"/>
    <w:rsid w:val="00137929"/>
    <w:rsid w:val="00143181"/>
    <w:rsid w:val="00162534"/>
    <w:rsid w:val="00174F21"/>
    <w:rsid w:val="001761EF"/>
    <w:rsid w:val="00184F7E"/>
    <w:rsid w:val="00190C8D"/>
    <w:rsid w:val="00194E67"/>
    <w:rsid w:val="001A1D60"/>
    <w:rsid w:val="001A2C43"/>
    <w:rsid w:val="001A54B5"/>
    <w:rsid w:val="001C17EA"/>
    <w:rsid w:val="001D3A00"/>
    <w:rsid w:val="001E251E"/>
    <w:rsid w:val="001E3DB0"/>
    <w:rsid w:val="001E55A9"/>
    <w:rsid w:val="001F4035"/>
    <w:rsid w:val="001F47F5"/>
    <w:rsid w:val="001F7C75"/>
    <w:rsid w:val="00205AF9"/>
    <w:rsid w:val="00215FFB"/>
    <w:rsid w:val="002240AC"/>
    <w:rsid w:val="00225D7B"/>
    <w:rsid w:val="00256A21"/>
    <w:rsid w:val="00271D4F"/>
    <w:rsid w:val="00272659"/>
    <w:rsid w:val="002964C6"/>
    <w:rsid w:val="002B72B7"/>
    <w:rsid w:val="002C6620"/>
    <w:rsid w:val="002D0C9C"/>
    <w:rsid w:val="002D63E5"/>
    <w:rsid w:val="002E47DD"/>
    <w:rsid w:val="002F3A51"/>
    <w:rsid w:val="00300EED"/>
    <w:rsid w:val="00313FC4"/>
    <w:rsid w:val="00321131"/>
    <w:rsid w:val="003310A4"/>
    <w:rsid w:val="00335823"/>
    <w:rsid w:val="003412E5"/>
    <w:rsid w:val="00351D54"/>
    <w:rsid w:val="00356BDB"/>
    <w:rsid w:val="00357C2F"/>
    <w:rsid w:val="0037000B"/>
    <w:rsid w:val="00374637"/>
    <w:rsid w:val="00374B38"/>
    <w:rsid w:val="003876B0"/>
    <w:rsid w:val="00390D24"/>
    <w:rsid w:val="00394091"/>
    <w:rsid w:val="003B1933"/>
    <w:rsid w:val="003B1FDF"/>
    <w:rsid w:val="003B47E8"/>
    <w:rsid w:val="003C514F"/>
    <w:rsid w:val="003C5F0C"/>
    <w:rsid w:val="003D5198"/>
    <w:rsid w:val="003F5C33"/>
    <w:rsid w:val="00404261"/>
    <w:rsid w:val="00405087"/>
    <w:rsid w:val="004104AD"/>
    <w:rsid w:val="004159D2"/>
    <w:rsid w:val="0041771E"/>
    <w:rsid w:val="00434E7E"/>
    <w:rsid w:val="00436B82"/>
    <w:rsid w:val="0044761C"/>
    <w:rsid w:val="00447992"/>
    <w:rsid w:val="00447CE8"/>
    <w:rsid w:val="004536C0"/>
    <w:rsid w:val="00466599"/>
    <w:rsid w:val="00470403"/>
    <w:rsid w:val="004724CA"/>
    <w:rsid w:val="00474087"/>
    <w:rsid w:val="00474EC5"/>
    <w:rsid w:val="0048504A"/>
    <w:rsid w:val="004A0280"/>
    <w:rsid w:val="004B45E0"/>
    <w:rsid w:val="004C1E2E"/>
    <w:rsid w:val="004D7D09"/>
    <w:rsid w:val="004E276A"/>
    <w:rsid w:val="004F7987"/>
    <w:rsid w:val="0050119F"/>
    <w:rsid w:val="005033EC"/>
    <w:rsid w:val="00521CEA"/>
    <w:rsid w:val="00533D3A"/>
    <w:rsid w:val="00535AA9"/>
    <w:rsid w:val="00540840"/>
    <w:rsid w:val="00540F74"/>
    <w:rsid w:val="00545776"/>
    <w:rsid w:val="00560AC2"/>
    <w:rsid w:val="00561742"/>
    <w:rsid w:val="00564591"/>
    <w:rsid w:val="0056608B"/>
    <w:rsid w:val="00566E6C"/>
    <w:rsid w:val="00585239"/>
    <w:rsid w:val="005979E4"/>
    <w:rsid w:val="005A255B"/>
    <w:rsid w:val="005A65E6"/>
    <w:rsid w:val="005A7400"/>
    <w:rsid w:val="005B39DB"/>
    <w:rsid w:val="005D5FB6"/>
    <w:rsid w:val="005D7546"/>
    <w:rsid w:val="005D7C06"/>
    <w:rsid w:val="005E0052"/>
    <w:rsid w:val="005F2EE1"/>
    <w:rsid w:val="005F3E23"/>
    <w:rsid w:val="005F5D06"/>
    <w:rsid w:val="00613517"/>
    <w:rsid w:val="0061702F"/>
    <w:rsid w:val="006342E2"/>
    <w:rsid w:val="0063674A"/>
    <w:rsid w:val="0064016F"/>
    <w:rsid w:val="006408E4"/>
    <w:rsid w:val="00643136"/>
    <w:rsid w:val="00653007"/>
    <w:rsid w:val="00657432"/>
    <w:rsid w:val="00657D18"/>
    <w:rsid w:val="00661929"/>
    <w:rsid w:val="00667E11"/>
    <w:rsid w:val="00671A88"/>
    <w:rsid w:val="006A2BC7"/>
    <w:rsid w:val="006A347F"/>
    <w:rsid w:val="006A640C"/>
    <w:rsid w:val="006B2A7F"/>
    <w:rsid w:val="006B6430"/>
    <w:rsid w:val="006B75DC"/>
    <w:rsid w:val="006C1507"/>
    <w:rsid w:val="006C5DA4"/>
    <w:rsid w:val="006D316B"/>
    <w:rsid w:val="006D3D8D"/>
    <w:rsid w:val="006D48EE"/>
    <w:rsid w:val="006D771B"/>
    <w:rsid w:val="006E1947"/>
    <w:rsid w:val="006E2042"/>
    <w:rsid w:val="006E2425"/>
    <w:rsid w:val="006E46A5"/>
    <w:rsid w:val="006F5972"/>
    <w:rsid w:val="006F69B0"/>
    <w:rsid w:val="0070298E"/>
    <w:rsid w:val="0072007C"/>
    <w:rsid w:val="00720830"/>
    <w:rsid w:val="00720AA2"/>
    <w:rsid w:val="007303A2"/>
    <w:rsid w:val="00736004"/>
    <w:rsid w:val="00753A40"/>
    <w:rsid w:val="007607B5"/>
    <w:rsid w:val="00760B7E"/>
    <w:rsid w:val="007643EE"/>
    <w:rsid w:val="00765DE5"/>
    <w:rsid w:val="007730CB"/>
    <w:rsid w:val="0077616D"/>
    <w:rsid w:val="00776793"/>
    <w:rsid w:val="00783E4B"/>
    <w:rsid w:val="00784F83"/>
    <w:rsid w:val="007925F3"/>
    <w:rsid w:val="007960F1"/>
    <w:rsid w:val="007A11D1"/>
    <w:rsid w:val="007E14CA"/>
    <w:rsid w:val="007E501E"/>
    <w:rsid w:val="007F1665"/>
    <w:rsid w:val="007F503C"/>
    <w:rsid w:val="007F730A"/>
    <w:rsid w:val="00814076"/>
    <w:rsid w:val="0082161F"/>
    <w:rsid w:val="0083490B"/>
    <w:rsid w:val="00837AD5"/>
    <w:rsid w:val="008425CE"/>
    <w:rsid w:val="00842D0D"/>
    <w:rsid w:val="00851B16"/>
    <w:rsid w:val="0087471C"/>
    <w:rsid w:val="008815CE"/>
    <w:rsid w:val="008823C7"/>
    <w:rsid w:val="008B0551"/>
    <w:rsid w:val="008B50E5"/>
    <w:rsid w:val="008B7179"/>
    <w:rsid w:val="008D04ED"/>
    <w:rsid w:val="008F2EB9"/>
    <w:rsid w:val="008F5EFB"/>
    <w:rsid w:val="00907446"/>
    <w:rsid w:val="00925E09"/>
    <w:rsid w:val="00941AAD"/>
    <w:rsid w:val="00954BA3"/>
    <w:rsid w:val="00955D0B"/>
    <w:rsid w:val="0096056B"/>
    <w:rsid w:val="00961A43"/>
    <w:rsid w:val="00963466"/>
    <w:rsid w:val="009830AB"/>
    <w:rsid w:val="00992C58"/>
    <w:rsid w:val="00996C5E"/>
    <w:rsid w:val="00997657"/>
    <w:rsid w:val="009A32F1"/>
    <w:rsid w:val="009A7B71"/>
    <w:rsid w:val="009B188D"/>
    <w:rsid w:val="009C39E4"/>
    <w:rsid w:val="009D2AE2"/>
    <w:rsid w:val="009D485B"/>
    <w:rsid w:val="009E51B6"/>
    <w:rsid w:val="009E6C0A"/>
    <w:rsid w:val="009F00E2"/>
    <w:rsid w:val="009F0B7C"/>
    <w:rsid w:val="009F5320"/>
    <w:rsid w:val="00A12F4E"/>
    <w:rsid w:val="00A16E8F"/>
    <w:rsid w:val="00A25D06"/>
    <w:rsid w:val="00A35364"/>
    <w:rsid w:val="00A40360"/>
    <w:rsid w:val="00A43A64"/>
    <w:rsid w:val="00A44C6C"/>
    <w:rsid w:val="00A47C17"/>
    <w:rsid w:val="00A50A8C"/>
    <w:rsid w:val="00A519C5"/>
    <w:rsid w:val="00A6157B"/>
    <w:rsid w:val="00A67A79"/>
    <w:rsid w:val="00A7119B"/>
    <w:rsid w:val="00A7187B"/>
    <w:rsid w:val="00A73DF4"/>
    <w:rsid w:val="00A74D25"/>
    <w:rsid w:val="00A87CB7"/>
    <w:rsid w:val="00A9114C"/>
    <w:rsid w:val="00A96407"/>
    <w:rsid w:val="00A96B86"/>
    <w:rsid w:val="00AA6CA2"/>
    <w:rsid w:val="00AB78B4"/>
    <w:rsid w:val="00AC02FD"/>
    <w:rsid w:val="00AC3042"/>
    <w:rsid w:val="00AC5F6C"/>
    <w:rsid w:val="00AC732F"/>
    <w:rsid w:val="00AE2F3B"/>
    <w:rsid w:val="00AE3DB9"/>
    <w:rsid w:val="00AF5091"/>
    <w:rsid w:val="00B171A2"/>
    <w:rsid w:val="00B3181E"/>
    <w:rsid w:val="00B435E9"/>
    <w:rsid w:val="00B52C92"/>
    <w:rsid w:val="00B52DA4"/>
    <w:rsid w:val="00B61586"/>
    <w:rsid w:val="00B67436"/>
    <w:rsid w:val="00B72D80"/>
    <w:rsid w:val="00B838AB"/>
    <w:rsid w:val="00B84D4D"/>
    <w:rsid w:val="00B923A9"/>
    <w:rsid w:val="00B9393F"/>
    <w:rsid w:val="00BA5A28"/>
    <w:rsid w:val="00BB082D"/>
    <w:rsid w:val="00BB2924"/>
    <w:rsid w:val="00BC1038"/>
    <w:rsid w:val="00BC526C"/>
    <w:rsid w:val="00BC630B"/>
    <w:rsid w:val="00BD18C7"/>
    <w:rsid w:val="00BD22C3"/>
    <w:rsid w:val="00BE1169"/>
    <w:rsid w:val="00C02EB2"/>
    <w:rsid w:val="00C03B8D"/>
    <w:rsid w:val="00C14243"/>
    <w:rsid w:val="00C31604"/>
    <w:rsid w:val="00C3579D"/>
    <w:rsid w:val="00C35C7E"/>
    <w:rsid w:val="00C365DF"/>
    <w:rsid w:val="00C454FB"/>
    <w:rsid w:val="00C50A20"/>
    <w:rsid w:val="00C53A0B"/>
    <w:rsid w:val="00C6258F"/>
    <w:rsid w:val="00C66EA3"/>
    <w:rsid w:val="00C76385"/>
    <w:rsid w:val="00C91A07"/>
    <w:rsid w:val="00CA5DE0"/>
    <w:rsid w:val="00CB3637"/>
    <w:rsid w:val="00CC36A2"/>
    <w:rsid w:val="00CC5633"/>
    <w:rsid w:val="00CE1A7C"/>
    <w:rsid w:val="00CE3B5F"/>
    <w:rsid w:val="00CE625D"/>
    <w:rsid w:val="00CF1FFC"/>
    <w:rsid w:val="00CF28B4"/>
    <w:rsid w:val="00D02C47"/>
    <w:rsid w:val="00D02E8A"/>
    <w:rsid w:val="00D148A0"/>
    <w:rsid w:val="00D26775"/>
    <w:rsid w:val="00D331FD"/>
    <w:rsid w:val="00D415A8"/>
    <w:rsid w:val="00D42AF4"/>
    <w:rsid w:val="00D43857"/>
    <w:rsid w:val="00D47321"/>
    <w:rsid w:val="00D73DDF"/>
    <w:rsid w:val="00D941A5"/>
    <w:rsid w:val="00D97187"/>
    <w:rsid w:val="00DB091D"/>
    <w:rsid w:val="00DB2E85"/>
    <w:rsid w:val="00DB41C3"/>
    <w:rsid w:val="00DB4E3F"/>
    <w:rsid w:val="00DB61BB"/>
    <w:rsid w:val="00DD235A"/>
    <w:rsid w:val="00DD685D"/>
    <w:rsid w:val="00DE2143"/>
    <w:rsid w:val="00DF6B67"/>
    <w:rsid w:val="00E00796"/>
    <w:rsid w:val="00E1431A"/>
    <w:rsid w:val="00E1658C"/>
    <w:rsid w:val="00E16C80"/>
    <w:rsid w:val="00E26784"/>
    <w:rsid w:val="00E372E8"/>
    <w:rsid w:val="00E43177"/>
    <w:rsid w:val="00E4554E"/>
    <w:rsid w:val="00E46A48"/>
    <w:rsid w:val="00E61B1C"/>
    <w:rsid w:val="00E61D45"/>
    <w:rsid w:val="00E64560"/>
    <w:rsid w:val="00E728B8"/>
    <w:rsid w:val="00E74227"/>
    <w:rsid w:val="00E803A3"/>
    <w:rsid w:val="00E858B8"/>
    <w:rsid w:val="00E94C64"/>
    <w:rsid w:val="00E97AA4"/>
    <w:rsid w:val="00EA38DD"/>
    <w:rsid w:val="00EC2E97"/>
    <w:rsid w:val="00ED696C"/>
    <w:rsid w:val="00EF53BB"/>
    <w:rsid w:val="00F017FD"/>
    <w:rsid w:val="00F0464F"/>
    <w:rsid w:val="00F253F9"/>
    <w:rsid w:val="00F36EDB"/>
    <w:rsid w:val="00F37E67"/>
    <w:rsid w:val="00F411C3"/>
    <w:rsid w:val="00F417F9"/>
    <w:rsid w:val="00F418B4"/>
    <w:rsid w:val="00F465B6"/>
    <w:rsid w:val="00F50CBB"/>
    <w:rsid w:val="00F52302"/>
    <w:rsid w:val="00F5250E"/>
    <w:rsid w:val="00F61983"/>
    <w:rsid w:val="00F65384"/>
    <w:rsid w:val="00F70393"/>
    <w:rsid w:val="00F710B6"/>
    <w:rsid w:val="00F7317E"/>
    <w:rsid w:val="00F97EAD"/>
    <w:rsid w:val="00FA0352"/>
    <w:rsid w:val="00FA60B6"/>
    <w:rsid w:val="00FB5AD9"/>
    <w:rsid w:val="00FC08FE"/>
    <w:rsid w:val="00FC3382"/>
    <w:rsid w:val="00FC4FF4"/>
    <w:rsid w:val="00FD043D"/>
    <w:rsid w:val="00FD0731"/>
    <w:rsid w:val="00FD1ED8"/>
    <w:rsid w:val="00FD208F"/>
    <w:rsid w:val="00FD63B9"/>
    <w:rsid w:val="00FE4005"/>
    <w:rsid w:val="00FF028B"/>
    <w:rsid w:val="00FF43BF"/>
    <w:rsid w:val="00FF6B49"/>
    <w:rsid w:val="014413A5"/>
    <w:rsid w:val="01F5F6D7"/>
    <w:rsid w:val="03355BC5"/>
    <w:rsid w:val="040D5747"/>
    <w:rsid w:val="043D19D6"/>
    <w:rsid w:val="049C16E0"/>
    <w:rsid w:val="04AD029F"/>
    <w:rsid w:val="04AE60E0"/>
    <w:rsid w:val="05C0CDE1"/>
    <w:rsid w:val="05C3C820"/>
    <w:rsid w:val="061E77BB"/>
    <w:rsid w:val="068D27DF"/>
    <w:rsid w:val="0795CE36"/>
    <w:rsid w:val="07D3B7A2"/>
    <w:rsid w:val="09590907"/>
    <w:rsid w:val="0A4C03D3"/>
    <w:rsid w:val="0ABF7C00"/>
    <w:rsid w:val="0BB21A9B"/>
    <w:rsid w:val="0C5B0F03"/>
    <w:rsid w:val="0D1E2719"/>
    <w:rsid w:val="0E0CE029"/>
    <w:rsid w:val="0EB268D8"/>
    <w:rsid w:val="0EDCA374"/>
    <w:rsid w:val="109C737D"/>
    <w:rsid w:val="111A0A9C"/>
    <w:rsid w:val="11CAD5A1"/>
    <w:rsid w:val="12946956"/>
    <w:rsid w:val="12D4D587"/>
    <w:rsid w:val="12DC8A71"/>
    <w:rsid w:val="134A01B2"/>
    <w:rsid w:val="13D4143F"/>
    <w:rsid w:val="146FF16C"/>
    <w:rsid w:val="157CD20A"/>
    <w:rsid w:val="15A82986"/>
    <w:rsid w:val="1616F230"/>
    <w:rsid w:val="172EC1C2"/>
    <w:rsid w:val="1777BF5F"/>
    <w:rsid w:val="17B8CC52"/>
    <w:rsid w:val="17BA265A"/>
    <w:rsid w:val="18933977"/>
    <w:rsid w:val="18C56E78"/>
    <w:rsid w:val="18D0E620"/>
    <w:rsid w:val="194320D5"/>
    <w:rsid w:val="19A505CC"/>
    <w:rsid w:val="1AE81429"/>
    <w:rsid w:val="1B869408"/>
    <w:rsid w:val="1C731518"/>
    <w:rsid w:val="1DFE0038"/>
    <w:rsid w:val="1F9AB7A4"/>
    <w:rsid w:val="1FA7FD50"/>
    <w:rsid w:val="209C1C5B"/>
    <w:rsid w:val="210AAC0A"/>
    <w:rsid w:val="2166A2A4"/>
    <w:rsid w:val="22C098E6"/>
    <w:rsid w:val="22F6BD76"/>
    <w:rsid w:val="23121A7F"/>
    <w:rsid w:val="250C643B"/>
    <w:rsid w:val="251C3E7C"/>
    <w:rsid w:val="256CE00D"/>
    <w:rsid w:val="264DCF6B"/>
    <w:rsid w:val="27E00B18"/>
    <w:rsid w:val="29DE6F39"/>
    <w:rsid w:val="2A275069"/>
    <w:rsid w:val="2B00C198"/>
    <w:rsid w:val="2B060250"/>
    <w:rsid w:val="2B31CD32"/>
    <w:rsid w:val="2B95D4D3"/>
    <w:rsid w:val="2D31A534"/>
    <w:rsid w:val="2D68F7B9"/>
    <w:rsid w:val="2D8CCE8C"/>
    <w:rsid w:val="2E2CF6C9"/>
    <w:rsid w:val="2E802182"/>
    <w:rsid w:val="2EB2B9A1"/>
    <w:rsid w:val="2EF6A221"/>
    <w:rsid w:val="2F436615"/>
    <w:rsid w:val="3030F615"/>
    <w:rsid w:val="30687BAD"/>
    <w:rsid w:val="306EFC7B"/>
    <w:rsid w:val="32295553"/>
    <w:rsid w:val="3267BD38"/>
    <w:rsid w:val="328F0599"/>
    <w:rsid w:val="3314FFC8"/>
    <w:rsid w:val="347FA617"/>
    <w:rsid w:val="351E7D7F"/>
    <w:rsid w:val="35470343"/>
    <w:rsid w:val="35BA8881"/>
    <w:rsid w:val="35E1C11B"/>
    <w:rsid w:val="364F9114"/>
    <w:rsid w:val="365D9E6D"/>
    <w:rsid w:val="366F21A4"/>
    <w:rsid w:val="36C58A1C"/>
    <w:rsid w:val="37F91D9B"/>
    <w:rsid w:val="38586D8D"/>
    <w:rsid w:val="38CF61A1"/>
    <w:rsid w:val="397E7387"/>
    <w:rsid w:val="39953F2F"/>
    <w:rsid w:val="3A2CA350"/>
    <w:rsid w:val="3C76774A"/>
    <w:rsid w:val="3C7B2E9D"/>
    <w:rsid w:val="3CCCDFF1"/>
    <w:rsid w:val="3CD6E291"/>
    <w:rsid w:val="3D960342"/>
    <w:rsid w:val="3E5CC688"/>
    <w:rsid w:val="3F232B20"/>
    <w:rsid w:val="409AEF02"/>
    <w:rsid w:val="41C44A47"/>
    <w:rsid w:val="41F77FF4"/>
    <w:rsid w:val="42086BB3"/>
    <w:rsid w:val="4236BF63"/>
    <w:rsid w:val="42AC7836"/>
    <w:rsid w:val="42CAEF32"/>
    <w:rsid w:val="437566C6"/>
    <w:rsid w:val="453B0A89"/>
    <w:rsid w:val="458CF6AD"/>
    <w:rsid w:val="460221AA"/>
    <w:rsid w:val="467CBC50"/>
    <w:rsid w:val="47915E6F"/>
    <w:rsid w:val="47CFF095"/>
    <w:rsid w:val="4831343E"/>
    <w:rsid w:val="487471B5"/>
    <w:rsid w:val="48D7B600"/>
    <w:rsid w:val="4AFFF434"/>
    <w:rsid w:val="4C695F8C"/>
    <w:rsid w:val="4D5BF6CB"/>
    <w:rsid w:val="4D980892"/>
    <w:rsid w:val="4E20EF0C"/>
    <w:rsid w:val="4E37BD15"/>
    <w:rsid w:val="4E78FED6"/>
    <w:rsid w:val="4EFCDF52"/>
    <w:rsid w:val="4F6D283B"/>
    <w:rsid w:val="4F79DFF9"/>
    <w:rsid w:val="4F892E09"/>
    <w:rsid w:val="4FD38D76"/>
    <w:rsid w:val="50229203"/>
    <w:rsid w:val="5056C477"/>
    <w:rsid w:val="50FD6229"/>
    <w:rsid w:val="51816FA2"/>
    <w:rsid w:val="51D2BC2A"/>
    <w:rsid w:val="531E42BA"/>
    <w:rsid w:val="532695B4"/>
    <w:rsid w:val="53A2CB18"/>
    <w:rsid w:val="54ECBD2E"/>
    <w:rsid w:val="54F64E1A"/>
    <w:rsid w:val="5529FE67"/>
    <w:rsid w:val="553BB952"/>
    <w:rsid w:val="559AC18C"/>
    <w:rsid w:val="55AED22D"/>
    <w:rsid w:val="55BF2EF5"/>
    <w:rsid w:val="56546F73"/>
    <w:rsid w:val="570FC6FE"/>
    <w:rsid w:val="57970E1E"/>
    <w:rsid w:val="57FAEEE6"/>
    <w:rsid w:val="5A544104"/>
    <w:rsid w:val="5B4A35C4"/>
    <w:rsid w:val="5BF89EE0"/>
    <w:rsid w:val="5C8F4E61"/>
    <w:rsid w:val="5D59E17E"/>
    <w:rsid w:val="5DA9732B"/>
    <w:rsid w:val="5E1CC010"/>
    <w:rsid w:val="5EB93F8F"/>
    <w:rsid w:val="5F303FA2"/>
    <w:rsid w:val="5F453B3A"/>
    <w:rsid w:val="5F5571E0"/>
    <w:rsid w:val="5F56A137"/>
    <w:rsid w:val="5F60B1FB"/>
    <w:rsid w:val="600B87D5"/>
    <w:rsid w:val="603F19B8"/>
    <w:rsid w:val="606B5669"/>
    <w:rsid w:val="618D6F27"/>
    <w:rsid w:val="61CE096F"/>
    <w:rsid w:val="61F0E051"/>
    <w:rsid w:val="628576EF"/>
    <w:rsid w:val="629B0D1C"/>
    <w:rsid w:val="62C1BD72"/>
    <w:rsid w:val="63DCF3C6"/>
    <w:rsid w:val="6674FB94"/>
    <w:rsid w:val="66AB2917"/>
    <w:rsid w:val="67E84910"/>
    <w:rsid w:val="680A9AC7"/>
    <w:rsid w:val="682FA938"/>
    <w:rsid w:val="68441012"/>
    <w:rsid w:val="6846F978"/>
    <w:rsid w:val="685DD41E"/>
    <w:rsid w:val="687E33EB"/>
    <w:rsid w:val="68BDF98B"/>
    <w:rsid w:val="6A802270"/>
    <w:rsid w:val="6AD9594F"/>
    <w:rsid w:val="6B013765"/>
    <w:rsid w:val="6C4DF69C"/>
    <w:rsid w:val="6CA59541"/>
    <w:rsid w:val="6FDEFF09"/>
    <w:rsid w:val="71211D33"/>
    <w:rsid w:val="71798318"/>
    <w:rsid w:val="71CE3293"/>
    <w:rsid w:val="71D7E349"/>
    <w:rsid w:val="726E160D"/>
    <w:rsid w:val="72CA4E71"/>
    <w:rsid w:val="72CDEAEF"/>
    <w:rsid w:val="73EBE874"/>
    <w:rsid w:val="756964C8"/>
    <w:rsid w:val="76AE9778"/>
    <w:rsid w:val="77BAD1EC"/>
    <w:rsid w:val="79398FF5"/>
    <w:rsid w:val="796DBF38"/>
    <w:rsid w:val="7ABC37F9"/>
    <w:rsid w:val="7B5B0CA9"/>
    <w:rsid w:val="7C0CB1B9"/>
    <w:rsid w:val="7CA27D99"/>
    <w:rsid w:val="7D2997FD"/>
    <w:rsid w:val="7D4C7A66"/>
    <w:rsid w:val="7E0221EF"/>
    <w:rsid w:val="7E3B4524"/>
    <w:rsid w:val="7E56E977"/>
    <w:rsid w:val="7E873B4E"/>
    <w:rsid w:val="7F75AD49"/>
    <w:rsid w:val="7FE6F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45C4FA2"/>
  <w15:docId w15:val="{171B55F4-75D5-4B93-854F-4F07E400B8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ind w:left="541"/>
      <w:outlineLvl w:val="0"/>
    </w:pPr>
    <w:rPr>
      <w:b/>
      <w:bCs/>
      <w:sz w:val="36"/>
      <w:szCs w:val="36"/>
    </w:rPr>
  </w:style>
  <w:style w:type="paragraph" w:styleId="Heading2">
    <w:name w:val="heading 2"/>
    <w:basedOn w:val="Normal"/>
    <w:uiPriority w:val="1"/>
    <w:qFormat/>
    <w:pPr>
      <w:spacing w:before="18"/>
      <w:ind w:left="112"/>
      <w:outlineLvl w:val="1"/>
    </w:pPr>
    <w:rPr>
      <w:b/>
      <w:bCs/>
      <w:sz w:val="31"/>
      <w:szCs w:val="31"/>
    </w:rPr>
  </w:style>
  <w:style w:type="paragraph" w:styleId="Heading3">
    <w:name w:val="heading 3"/>
    <w:basedOn w:val="Normal"/>
    <w:uiPriority w:val="1"/>
    <w:qFormat/>
    <w:pPr>
      <w:spacing w:before="23"/>
      <w:ind w:left="112"/>
      <w:outlineLvl w:val="2"/>
    </w:pPr>
    <w:rPr>
      <w:b/>
      <w:bCs/>
      <w:sz w:val="29"/>
      <w:szCs w:val="29"/>
    </w:rPr>
  </w:style>
  <w:style w:type="paragraph" w:styleId="Heading4">
    <w:name w:val="heading 4"/>
    <w:basedOn w:val="Normal"/>
    <w:uiPriority w:val="1"/>
    <w:qFormat/>
    <w:pPr>
      <w:ind w:left="112"/>
      <w:outlineLvl w:val="3"/>
    </w:pPr>
    <w:rPr>
      <w:b/>
      <w:bCs/>
      <w:sz w:val="28"/>
      <w:szCs w:val="28"/>
    </w:rPr>
  </w:style>
  <w:style w:type="paragraph" w:styleId="Heading5">
    <w:name w:val="heading 5"/>
    <w:basedOn w:val="Normal"/>
    <w:uiPriority w:val="1"/>
    <w:qFormat/>
    <w:pPr>
      <w:ind w:left="112"/>
      <w:outlineLvl w:val="4"/>
    </w:pPr>
    <w:rPr>
      <w:sz w:val="28"/>
      <w:szCs w:val="28"/>
    </w:rPr>
  </w:style>
  <w:style w:type="paragraph" w:styleId="Heading6">
    <w:name w:val="heading 6"/>
    <w:basedOn w:val="Normal"/>
    <w:uiPriority w:val="1"/>
    <w:qFormat/>
    <w:pPr>
      <w:ind w:left="112"/>
      <w:outlineLvl w:val="5"/>
    </w:pPr>
    <w:rPr>
      <w:b/>
      <w:bCs/>
      <w:sz w:val="24"/>
      <w:szCs w:val="24"/>
    </w:rPr>
  </w:style>
  <w:style w:type="paragraph" w:styleId="Heading7">
    <w:name w:val="heading 7"/>
    <w:basedOn w:val="Normal"/>
    <w:link w:val="Heading7Char"/>
    <w:uiPriority w:val="1"/>
    <w:qFormat/>
    <w:pPr>
      <w:ind w:left="1192" w:hanging="360"/>
      <w:outlineLvl w:val="6"/>
    </w:pPr>
    <w:rPr>
      <w:sz w:val="24"/>
      <w:szCs w:val="24"/>
    </w:rPr>
  </w:style>
  <w:style w:type="paragraph" w:styleId="Heading8">
    <w:name w:val="heading 8"/>
    <w:basedOn w:val="Normal"/>
    <w:uiPriority w:val="1"/>
    <w:qFormat/>
    <w:pPr>
      <w:ind w:left="232"/>
      <w:outlineLvl w:val="7"/>
    </w:pPr>
    <w:rPr>
      <w:b/>
      <w:bCs/>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rsid w:val="003D5198"/>
    <w:pPr>
      <w:spacing w:before="240" w:after="120"/>
    </w:pPr>
    <w:rPr>
      <w:rFonts w:asciiTheme="minorHAnsi" w:hAnsiTheme="minorHAnsi" w:cstheme="minorHAnsi"/>
      <w:b/>
      <w:bCs/>
      <w:sz w:val="20"/>
      <w:szCs w:val="20"/>
    </w:rPr>
  </w:style>
  <w:style w:type="paragraph" w:styleId="TOC2">
    <w:name w:val="toc 2"/>
    <w:basedOn w:val="Normal"/>
    <w:uiPriority w:val="39"/>
    <w:qFormat/>
    <w:pPr>
      <w:spacing w:before="120"/>
      <w:ind w:left="220"/>
    </w:pPr>
    <w:rPr>
      <w:rFonts w:asciiTheme="minorHAnsi" w:hAnsiTheme="minorHAnsi" w:cstheme="minorHAnsi"/>
      <w:i/>
      <w:iCs/>
      <w:sz w:val="20"/>
      <w:szCs w:val="20"/>
    </w:rPr>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34"/>
    <w:qFormat/>
    <w:pPr>
      <w:ind w:left="952" w:hanging="360"/>
    </w:pPr>
  </w:style>
  <w:style w:type="paragraph" w:styleId="TableParagraph" w:customStyle="1">
    <w:name w:val="Table Paragraph"/>
    <w:basedOn w:val="Normal"/>
    <w:uiPriority w:val="1"/>
    <w:qFormat/>
    <w:pPr>
      <w:spacing w:before="5"/>
      <w:ind w:left="105"/>
    </w:pPr>
  </w:style>
  <w:style w:type="paragraph" w:styleId="Header">
    <w:name w:val="header"/>
    <w:basedOn w:val="Normal"/>
    <w:link w:val="HeaderChar"/>
    <w:uiPriority w:val="99"/>
    <w:unhideWhenUsed/>
    <w:rsid w:val="008B0551"/>
    <w:pPr>
      <w:tabs>
        <w:tab w:val="center" w:pos="4680"/>
        <w:tab w:val="right" w:pos="9360"/>
      </w:tabs>
    </w:pPr>
  </w:style>
  <w:style w:type="character" w:styleId="HeaderChar" w:customStyle="1">
    <w:name w:val="Header Char"/>
    <w:basedOn w:val="DefaultParagraphFont"/>
    <w:link w:val="Header"/>
    <w:uiPriority w:val="99"/>
    <w:rsid w:val="008B0551"/>
    <w:rPr>
      <w:rFonts w:ascii="Times New Roman" w:hAnsi="Times New Roman" w:eastAsia="Times New Roman" w:cs="Times New Roman"/>
    </w:rPr>
  </w:style>
  <w:style w:type="paragraph" w:styleId="Footer">
    <w:name w:val="footer"/>
    <w:basedOn w:val="Normal"/>
    <w:link w:val="FooterChar"/>
    <w:uiPriority w:val="99"/>
    <w:unhideWhenUsed/>
    <w:rsid w:val="008B0551"/>
    <w:pPr>
      <w:tabs>
        <w:tab w:val="center" w:pos="4680"/>
        <w:tab w:val="right" w:pos="9360"/>
      </w:tabs>
    </w:pPr>
  </w:style>
  <w:style w:type="character" w:styleId="FooterChar" w:customStyle="1">
    <w:name w:val="Footer Char"/>
    <w:basedOn w:val="DefaultParagraphFont"/>
    <w:link w:val="Footer"/>
    <w:uiPriority w:val="99"/>
    <w:rsid w:val="008B0551"/>
    <w:rPr>
      <w:rFonts w:ascii="Times New Roman" w:hAnsi="Times New Roman" w:eastAsia="Times New Roman" w:cs="Times New Roman"/>
    </w:rPr>
  </w:style>
  <w:style w:type="character" w:styleId="Hyperlink">
    <w:name w:val="Hyperlink"/>
    <w:basedOn w:val="DefaultParagraphFont"/>
    <w:uiPriority w:val="99"/>
    <w:unhideWhenUsed/>
    <w:rsid w:val="00DF6B67"/>
    <w:rPr>
      <w:color w:val="0000FF" w:themeColor="hyperlink"/>
      <w:u w:val="single"/>
    </w:rPr>
  </w:style>
  <w:style w:type="character" w:styleId="FollowedHyperlink">
    <w:name w:val="FollowedHyperlink"/>
    <w:basedOn w:val="DefaultParagraphFont"/>
    <w:uiPriority w:val="99"/>
    <w:semiHidden/>
    <w:unhideWhenUsed/>
    <w:rsid w:val="00A74D25"/>
    <w:rPr>
      <w:color w:val="800080" w:themeColor="followedHyperlink"/>
      <w:u w:val="single"/>
    </w:rPr>
  </w:style>
  <w:style w:type="paragraph" w:styleId="BalloonText">
    <w:name w:val="Balloon Text"/>
    <w:basedOn w:val="Normal"/>
    <w:link w:val="BalloonTextChar"/>
    <w:uiPriority w:val="99"/>
    <w:semiHidden/>
    <w:unhideWhenUsed/>
    <w:rsid w:val="00954BA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54BA3"/>
    <w:rPr>
      <w:rFonts w:ascii="Segoe UI" w:hAnsi="Segoe UI" w:eastAsia="Times New Roman" w:cs="Segoe UI"/>
      <w:sz w:val="18"/>
      <w:szCs w:val="18"/>
    </w:rPr>
  </w:style>
  <w:style w:type="character" w:styleId="Strong">
    <w:name w:val="Strong"/>
    <w:basedOn w:val="DefaultParagraphFont"/>
    <w:uiPriority w:val="22"/>
    <w:qFormat/>
    <w:rsid w:val="00560AC2"/>
    <w:rPr>
      <w:b/>
      <w:bCs/>
    </w:rPr>
  </w:style>
  <w:style w:type="character" w:styleId="Emphasis">
    <w:name w:val="Emphasis"/>
    <w:basedOn w:val="DefaultParagraphFont"/>
    <w:uiPriority w:val="20"/>
    <w:qFormat/>
    <w:rsid w:val="005F2EE1"/>
    <w:rPr>
      <w:i/>
      <w:iCs/>
    </w:rPr>
  </w:style>
  <w:style w:type="paragraph" w:styleId="NormalWeb">
    <w:name w:val="Normal (Web)"/>
    <w:basedOn w:val="Normal"/>
    <w:uiPriority w:val="99"/>
    <w:semiHidden/>
    <w:unhideWhenUsed/>
    <w:rsid w:val="00394091"/>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C365DF"/>
    <w:pPr>
      <w:spacing w:after="200"/>
    </w:pPr>
    <w:rPr>
      <w:i/>
      <w:iCs/>
      <w:color w:val="1F497D" w:themeColor="text2"/>
      <w:sz w:val="18"/>
      <w:szCs w:val="18"/>
    </w:rPr>
  </w:style>
  <w:style w:type="paragraph" w:styleId="CommentText">
    <w:name w:val="Comment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Times New Roman" w:hAnsi="Times New Roman" w:eastAsia="Times New Roman" w:cs="Times New Roman"/>
      <w:sz w:val="20"/>
      <w:szCs w:val="20"/>
    </w:rPr>
  </w:style>
  <w:style w:type="character" w:styleId="CommentReference">
    <w:name w:val="Comment Reference"/>
    <w:basedOn w:val="DefaultParagraphFont"/>
    <w:uiPriority w:val="99"/>
    <w:semiHidden/>
    <w:unhideWhenUsed/>
    <w:rPr>
      <w:sz w:val="16"/>
      <w:szCs w:val="16"/>
    </w:rPr>
  </w:style>
  <w:style w:type="paragraph" w:styleId="Revision">
    <w:name w:val="Revision"/>
    <w:hidden/>
    <w:uiPriority w:val="99"/>
    <w:semiHidden/>
    <w:rsid w:val="00585239"/>
    <w:pPr>
      <w:widowControl/>
      <w:autoSpaceDE/>
      <w:autoSpaceDN/>
    </w:pPr>
    <w:rPr>
      <w:rFonts w:ascii="Times New Roman" w:hAnsi="Times New Roman" w:eastAsia="Times New Roman" w:cs="Times New Roman"/>
    </w:rPr>
  </w:style>
  <w:style w:type="table" w:styleId="TableGrid">
    <w:name w:val="Table Grid"/>
    <w:basedOn w:val="TableNormal"/>
    <w:uiPriority w:val="39"/>
    <w:rsid w:val="0044761C"/>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7Char" w:customStyle="1">
    <w:name w:val="Heading 7 Char"/>
    <w:basedOn w:val="DefaultParagraphFont"/>
    <w:link w:val="Heading7"/>
    <w:uiPriority w:val="1"/>
    <w:rsid w:val="0044761C"/>
    <w:rPr>
      <w:rFonts w:ascii="Times New Roman" w:hAnsi="Times New Roman" w:eastAsia="Times New Roman" w:cs="Times New Roman"/>
      <w:sz w:val="24"/>
      <w:szCs w:val="24"/>
    </w:rPr>
  </w:style>
  <w:style w:type="character" w:styleId="BodyTextChar" w:customStyle="1">
    <w:name w:val="Body Text Char"/>
    <w:basedOn w:val="DefaultParagraphFont"/>
    <w:link w:val="BodyText"/>
    <w:uiPriority w:val="1"/>
    <w:rsid w:val="0044761C"/>
    <w:rPr>
      <w:rFonts w:ascii="Times New Roman" w:hAnsi="Times New Roman" w:eastAsia="Times New Roman" w:cs="Times New Roman"/>
      <w:sz w:val="21"/>
      <w:szCs w:val="21"/>
    </w:rPr>
  </w:style>
  <w:style w:type="character" w:styleId="UnresolvedMention">
    <w:name w:val="Unresolved Mention"/>
    <w:basedOn w:val="DefaultParagraphFont"/>
    <w:uiPriority w:val="99"/>
    <w:semiHidden/>
    <w:unhideWhenUsed/>
    <w:rsid w:val="00404261"/>
    <w:rPr>
      <w:color w:val="605E5C"/>
      <w:shd w:val="clear" w:color="auto" w:fill="E1DFDD"/>
    </w:rPr>
  </w:style>
  <w:style w:type="paragraph" w:styleId="TOCHeading">
    <w:name w:val="TOC Heading"/>
    <w:basedOn w:val="Heading1"/>
    <w:next w:val="Normal"/>
    <w:uiPriority w:val="39"/>
    <w:unhideWhenUsed/>
    <w:qFormat/>
    <w:rsid w:val="008B7179"/>
    <w:pPr>
      <w:keepNext/>
      <w:keepLines/>
      <w:widowControl/>
      <w:autoSpaceDE/>
      <w:autoSpaceDN/>
      <w:spacing w:before="480" w:line="276" w:lineRule="auto"/>
      <w:ind w:left="0"/>
      <w:outlineLvl w:val="9"/>
    </w:pPr>
    <w:rPr>
      <w:rFonts w:asciiTheme="majorHAnsi" w:hAnsiTheme="majorHAnsi" w:eastAsiaTheme="majorEastAsia" w:cstheme="majorBidi"/>
      <w:color w:val="365F91" w:themeColor="accent1" w:themeShade="BF"/>
      <w:sz w:val="28"/>
      <w:szCs w:val="28"/>
    </w:rPr>
  </w:style>
  <w:style w:type="paragraph" w:styleId="TOC3">
    <w:name w:val="toc 3"/>
    <w:basedOn w:val="Normal"/>
    <w:next w:val="Normal"/>
    <w:autoRedefine/>
    <w:uiPriority w:val="39"/>
    <w:unhideWhenUsed/>
    <w:rsid w:val="008B7179"/>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B7179"/>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B717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B717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B717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B717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B7179"/>
    <w:pPr>
      <w:ind w:left="1760"/>
    </w:pPr>
    <w:rPr>
      <w:rFonts w:asciiTheme="minorHAnsi" w:hAnsiTheme="minorHAnsi" w:cstheme="minorHAnsi"/>
      <w:sz w:val="20"/>
      <w:szCs w:val="20"/>
    </w:rPr>
  </w:style>
  <w:style w:type="paragraph" w:styleId="CommentSubject">
    <w:name w:val="Comment Subject"/>
    <w:basedOn w:val="CommentText"/>
    <w:next w:val="CommentText"/>
    <w:link w:val="CommentSubjectChar"/>
    <w:uiPriority w:val="99"/>
    <w:semiHidden/>
    <w:unhideWhenUsed/>
    <w:rsid w:val="00434E7E"/>
    <w:rPr>
      <w:b/>
      <w:bCs/>
    </w:rPr>
  </w:style>
  <w:style w:type="character" w:styleId="CommentSubjectChar" w:customStyle="1">
    <w:name w:val="Comment Subject Char"/>
    <w:basedOn w:val="CommentTextChar"/>
    <w:link w:val="CommentSubject"/>
    <w:uiPriority w:val="99"/>
    <w:semiHidden/>
    <w:rsid w:val="00434E7E"/>
    <w:rPr>
      <w:rFonts w:ascii="Times New Roman" w:hAnsi="Times New Roman"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80049">
      <w:bodyDiv w:val="1"/>
      <w:marLeft w:val="0"/>
      <w:marRight w:val="0"/>
      <w:marTop w:val="0"/>
      <w:marBottom w:val="0"/>
      <w:divBdr>
        <w:top w:val="none" w:sz="0" w:space="0" w:color="auto"/>
        <w:left w:val="none" w:sz="0" w:space="0" w:color="auto"/>
        <w:bottom w:val="none" w:sz="0" w:space="0" w:color="auto"/>
        <w:right w:val="none" w:sz="0" w:space="0" w:color="auto"/>
      </w:divBdr>
    </w:div>
    <w:div w:id="363601594">
      <w:bodyDiv w:val="1"/>
      <w:marLeft w:val="0"/>
      <w:marRight w:val="0"/>
      <w:marTop w:val="0"/>
      <w:marBottom w:val="0"/>
      <w:divBdr>
        <w:top w:val="none" w:sz="0" w:space="0" w:color="auto"/>
        <w:left w:val="none" w:sz="0" w:space="0" w:color="auto"/>
        <w:bottom w:val="none" w:sz="0" w:space="0" w:color="auto"/>
        <w:right w:val="none" w:sz="0" w:space="0" w:color="auto"/>
      </w:divBdr>
    </w:div>
    <w:div w:id="510730126">
      <w:bodyDiv w:val="1"/>
      <w:marLeft w:val="0"/>
      <w:marRight w:val="0"/>
      <w:marTop w:val="0"/>
      <w:marBottom w:val="0"/>
      <w:divBdr>
        <w:top w:val="none" w:sz="0" w:space="0" w:color="auto"/>
        <w:left w:val="none" w:sz="0" w:space="0" w:color="auto"/>
        <w:bottom w:val="none" w:sz="0" w:space="0" w:color="auto"/>
        <w:right w:val="none" w:sz="0" w:space="0" w:color="auto"/>
      </w:divBdr>
    </w:div>
    <w:div w:id="617488218">
      <w:bodyDiv w:val="1"/>
      <w:marLeft w:val="0"/>
      <w:marRight w:val="0"/>
      <w:marTop w:val="0"/>
      <w:marBottom w:val="0"/>
      <w:divBdr>
        <w:top w:val="none" w:sz="0" w:space="0" w:color="auto"/>
        <w:left w:val="none" w:sz="0" w:space="0" w:color="auto"/>
        <w:bottom w:val="none" w:sz="0" w:space="0" w:color="auto"/>
        <w:right w:val="none" w:sz="0" w:space="0" w:color="auto"/>
      </w:divBdr>
    </w:div>
    <w:div w:id="757017755">
      <w:bodyDiv w:val="1"/>
      <w:marLeft w:val="0"/>
      <w:marRight w:val="0"/>
      <w:marTop w:val="0"/>
      <w:marBottom w:val="0"/>
      <w:divBdr>
        <w:top w:val="none" w:sz="0" w:space="0" w:color="auto"/>
        <w:left w:val="none" w:sz="0" w:space="0" w:color="auto"/>
        <w:bottom w:val="none" w:sz="0" w:space="0" w:color="auto"/>
        <w:right w:val="none" w:sz="0" w:space="0" w:color="auto"/>
      </w:divBdr>
    </w:div>
    <w:div w:id="1107232540">
      <w:bodyDiv w:val="1"/>
      <w:marLeft w:val="0"/>
      <w:marRight w:val="0"/>
      <w:marTop w:val="0"/>
      <w:marBottom w:val="0"/>
      <w:divBdr>
        <w:top w:val="none" w:sz="0" w:space="0" w:color="auto"/>
        <w:left w:val="none" w:sz="0" w:space="0" w:color="auto"/>
        <w:bottom w:val="none" w:sz="0" w:space="0" w:color="auto"/>
        <w:right w:val="none" w:sz="0" w:space="0" w:color="auto"/>
      </w:divBdr>
    </w:div>
    <w:div w:id="1155226252">
      <w:bodyDiv w:val="1"/>
      <w:marLeft w:val="0"/>
      <w:marRight w:val="0"/>
      <w:marTop w:val="0"/>
      <w:marBottom w:val="0"/>
      <w:divBdr>
        <w:top w:val="none" w:sz="0" w:space="0" w:color="auto"/>
        <w:left w:val="none" w:sz="0" w:space="0" w:color="auto"/>
        <w:bottom w:val="none" w:sz="0" w:space="0" w:color="auto"/>
        <w:right w:val="none" w:sz="0" w:space="0" w:color="auto"/>
      </w:divBdr>
    </w:div>
    <w:div w:id="1160581588">
      <w:bodyDiv w:val="1"/>
      <w:marLeft w:val="0"/>
      <w:marRight w:val="0"/>
      <w:marTop w:val="0"/>
      <w:marBottom w:val="0"/>
      <w:divBdr>
        <w:top w:val="none" w:sz="0" w:space="0" w:color="auto"/>
        <w:left w:val="none" w:sz="0" w:space="0" w:color="auto"/>
        <w:bottom w:val="none" w:sz="0" w:space="0" w:color="auto"/>
        <w:right w:val="none" w:sz="0" w:space="0" w:color="auto"/>
      </w:divBdr>
    </w:div>
    <w:div w:id="1470124517">
      <w:bodyDiv w:val="1"/>
      <w:marLeft w:val="0"/>
      <w:marRight w:val="0"/>
      <w:marTop w:val="0"/>
      <w:marBottom w:val="0"/>
      <w:divBdr>
        <w:top w:val="none" w:sz="0" w:space="0" w:color="auto"/>
        <w:left w:val="none" w:sz="0" w:space="0" w:color="auto"/>
        <w:bottom w:val="none" w:sz="0" w:space="0" w:color="auto"/>
        <w:right w:val="none" w:sz="0" w:space="0" w:color="auto"/>
      </w:divBdr>
    </w:div>
    <w:div w:id="1525555244">
      <w:bodyDiv w:val="1"/>
      <w:marLeft w:val="0"/>
      <w:marRight w:val="0"/>
      <w:marTop w:val="0"/>
      <w:marBottom w:val="0"/>
      <w:divBdr>
        <w:top w:val="none" w:sz="0" w:space="0" w:color="auto"/>
        <w:left w:val="none" w:sz="0" w:space="0" w:color="auto"/>
        <w:bottom w:val="none" w:sz="0" w:space="0" w:color="auto"/>
        <w:right w:val="none" w:sz="0" w:space="0" w:color="auto"/>
      </w:divBdr>
    </w:div>
    <w:div w:id="2003780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mailto:mkwon@fullerton.edu" TargetMode="External"/><Relationship Id="rId21" Type="http://schemas.openxmlformats.org/officeDocument/2006/relationships/image" Target="media/image8.png"/><Relationship Id="rId42" Type="http://schemas.openxmlformats.org/officeDocument/2006/relationships/hyperlink" Target="https://nam10.safelinks.protection.outlook.com/?url=https%3A%2F%2Fpolice.fullerton.edu%2F&amp;data=05%7C01%7Caackerman%40Fullerton.edu%7Ce4e4e613e0d149cc165b08db82382a69%7C82c0b871335f4b5c9ed0a4a23565a79b%7C0%7C0%7C638246949961406703%7CUnknown%7CTWFpbGZsb3d8eyJWIjoiMC4wLjAwMDAiLCJQIjoiV2luMzIiLCJBTiI6Ik1haWwiLCJXVCI6Mn0%3D%7C3000%7C%7C%7C&amp;sdata=8pLMm9YBqn%2FRlhdLs8vMwoa7HE1O7GC9xxJGoHvg8P4%3D&amp;reserved=0" TargetMode="External"/><Relationship Id="rId63" Type="http://schemas.openxmlformats.org/officeDocument/2006/relationships/hyperlink" Target="https://nam10.safelinks.protection.outlook.com/?url=https%3A%2F%2Fwaymakersoc.org%2Fvolunteer%2F&amp;data=05%7C01%7Caackerman%40Fullerton.edu%7Ce4e4e613e0d149cc165b08db82382a69%7C82c0b871335f4b5c9ed0a4a23565a79b%7C0%7C0%7C638246949962031609%7CUnknown%7CTWFpbGZsb3d8eyJWIjoiMC4wLjAwMDAiLCJQIjoiV2luMzIiLCJBTiI6Ik1haWwiLCJXVCI6Mn0%3D%7C3000%7C%7C%7C&amp;sdata=nABR%2FUiZPe6lHhWSaPk5HDX7cJxKyIlHWPAeEz8tosM%3D&amp;reserved=0" TargetMode="External"/><Relationship Id="rId84" Type="http://schemas.openxmlformats.org/officeDocument/2006/relationships/hyperlink" Target="https://nam10.safelinks.protection.outlook.com/?url=https%3A%2F%2Fwww.osi.af.mil%2FOSI-Careers%2FCivilians%2F&amp;data=05%7C01%7Caackerman%40Fullerton.edu%7Ce4e4e613e0d149cc165b08db82382a69%7C82c0b871335f4b5c9ed0a4a23565a79b%7C0%7C0%7C638246949962187807%7CUnknown%7CTWFpbGZsb3d8eyJWIjoiMC4wLjAwMDAiLCJQIjoiV2luMzIiLCJBTiI6Ik1haWwiLCJXVCI6Mn0%3D%7C3000%7C%7C%7C&amp;sdata=IZdxypqcXM2pwQI96NizShTijXf9kOsCLjoN7MZzD5o%3D&amp;reserved=0" TargetMode="External"/><Relationship Id="rId138" Type="http://schemas.openxmlformats.org/officeDocument/2006/relationships/hyperlink" Target="https://nsmssc.weebly.com/tutoring.html" TargetMode="External"/><Relationship Id="rId159" Type="http://schemas.openxmlformats.org/officeDocument/2006/relationships/hyperlink" Target="mailto:crc@fullerton.edu" TargetMode="External"/><Relationship Id="rId170" Type="http://schemas.openxmlformats.org/officeDocument/2006/relationships/footer" Target="footer2.xml"/><Relationship Id="rId107" Type="http://schemas.openxmlformats.org/officeDocument/2006/relationships/hyperlink" Target="mailto:pkopp@fullerton.edu" TargetMode="External"/><Relationship Id="rId11" Type="http://schemas.openxmlformats.org/officeDocument/2006/relationships/image" Target="media/image4.jpeg"/><Relationship Id="rId32" Type="http://schemas.openxmlformats.org/officeDocument/2006/relationships/hyperlink" Target="https://docs.google.com/document/d/1ut0vbgFtBz0hmnh83wVZoRUkIlELQH993yXrqItHuY8/edit?usp=sharing" TargetMode="External"/><Relationship Id="rId53" Type="http://schemas.openxmlformats.org/officeDocument/2006/relationships/hyperlink" Target="https://nam10.safelinks.protection.outlook.com/?url=https%3A%2F%2Fwww.riversidesheriff.org%2F392%2FRecruiting&amp;data=05%7C01%7Caackerman%40Fullerton.edu%7Ce4e4e613e0d149cc165b08db82382a69%7C82c0b871335f4b5c9ed0a4a23565a79b%7C0%7C0%7C638246949961875366%7CUnknown%7CTWFpbGZsb3d8eyJWIjoiMC4wLjAwMDAiLCJQIjoiV2luMzIiLCJBTiI6Ik1haWwiLCJXVCI6Mn0%3D%7C3000%7C%7C%7C&amp;sdata=9xuA7I4y3i%2Bi1fqzjSqY%2FqU84LIHrvqFJClGEbPXfOo%3D&amp;reserved=0" TargetMode="External"/><Relationship Id="rId74" Type="http://schemas.openxmlformats.org/officeDocument/2006/relationships/hyperlink" Target="https://nam10.safelinks.protection.outlook.com/?url=https%3A%2F%2Fwww.cia.gov%2Fcareers%2Fstudent-programs%2F&amp;data=05%7C01%7Caackerman%40Fullerton.edu%7Ce4e4e613e0d149cc165b08db82382a69%7C82c0b871335f4b5c9ed0a4a23565a79b%7C0%7C0%7C638246949962031609%7CUnknown%7CTWFpbGZsb3d8eyJWIjoiMC4wLjAwMDAiLCJQIjoiV2luMzIiLCJBTiI6Ik1haWwiLCJXVCI6Mn0%3D%7C3000%7C%7C%7C&amp;sdata=fUYrN%2BsYMPklNiY7pfJrIIUGBSrYL7sVd6lLOP5%2FDwE%3D&amp;reserved=0" TargetMode="External"/><Relationship Id="rId128" Type="http://schemas.openxmlformats.org/officeDocument/2006/relationships/hyperlink" Target="http://www.fullerton.edu/caps/" TargetMode="External"/><Relationship Id="rId149" Type="http://schemas.openxmlformats.org/officeDocument/2006/relationships/hyperlink" Target="http://www.fullerton.edu/cice/" TargetMode="External"/><Relationship Id="rId5" Type="http://schemas.openxmlformats.org/officeDocument/2006/relationships/webSettings" Target="webSettings.xml"/><Relationship Id="rId95" Type="http://schemas.openxmlformats.org/officeDocument/2006/relationships/hyperlink" Target="https://fullerton.campuslabs.com/engage/organization/alphaphisigma" TargetMode="External"/><Relationship Id="rId160" Type="http://schemas.openxmlformats.org/officeDocument/2006/relationships/hyperlink" Target="mailto:lgbtq@fullerton.edu" TargetMode="External"/><Relationship Id="rId22" Type="http://schemas.openxmlformats.org/officeDocument/2006/relationships/image" Target="media/image9.wmf"/><Relationship Id="rId43" Type="http://schemas.openxmlformats.org/officeDocument/2006/relationships/hyperlink" Target="https://nam10.safelinks.protection.outlook.com/?url=https%3A%2F%2Fhrs.ocgov.com%2Fcareers%2Fvolunteer-intern%2Finternships%2Finternship-opportunities&amp;data=05%7C01%7Caackerman%40Fullerton.edu%7Ce4e4e613e0d149cc165b08db82382a69%7C82c0b871335f4b5c9ed0a4a23565a79b%7C0%7C0%7C638246949961406703%7CUnknown%7CTWFpbGZsb3d8eyJWIjoiMC4wLjAwMDAiLCJQIjoiV2luMzIiLCJBTiI6Ik1haWwiLCJXVCI6Mn0%3D%7C3000%7C%7C%7C&amp;sdata=23hbYlZJPCHDrDL0ep93OxB%2FoNtH%2BsIbffMIJrkzWfg%3D&amp;reserved=0" TargetMode="External"/><Relationship Id="rId64" Type="http://schemas.openxmlformats.org/officeDocument/2006/relationships/hyperlink" Target="https://nam10.safelinks.protection.outlook.com/?url=https%3A%2F%2Foneoc.org%2Fget-involved%2F&amp;data=05%7C01%7Caackerman%40Fullerton.edu%7Ce4e4e613e0d149cc165b08db82382a69%7C82c0b871335f4b5c9ed0a4a23565a79b%7C0%7C0%7C638246949962031609%7CUnknown%7CTWFpbGZsb3d8eyJWIjoiMC4wLjAwMDAiLCJQIjoiV2luMzIiLCJBTiI6Ik1haWwiLCJXVCI6Mn0%3D%7C3000%7C%7C%7C&amp;sdata=F5Yf79Zp6lFne2ENyjA%2BBP7wk%2BAO6t7tJ1EL%2Br52gHQ%3D&amp;reserved=0" TargetMode="External"/><Relationship Id="rId118" Type="http://schemas.openxmlformats.org/officeDocument/2006/relationships/hyperlink" Target="mailto:rorobinson@fullerton.edu" TargetMode="External"/><Relationship Id="rId139" Type="http://schemas.openxmlformats.org/officeDocument/2006/relationships/hyperlink" Target="http://www.fullerton.edu/ulc/" TargetMode="External"/><Relationship Id="rId85" Type="http://schemas.openxmlformats.org/officeDocument/2006/relationships/hyperlink" Target="https://nam10.safelinks.protection.outlook.com/?url=https%3A%2F%2Fwww.secretservice.gov%2Fcareers&amp;data=05%7C01%7Caackerman%40Fullerton.edu%7Ce4e4e613e0d149cc165b08db82382a69%7C82c0b871335f4b5c9ed0a4a23565a79b%7C0%7C0%7C638246949962187807%7CUnknown%7CTWFpbGZsb3d8eyJWIjoiMC4wLjAwMDAiLCJQIjoiV2luMzIiLCJBTiI6Ik1haWwiLCJXVCI6Mn0%3D%7C3000%7C%7C%7C&amp;sdata=%2F7EpU5fGMAs4FeMnUlp4hGEKZI%2BIfhMLn5BBeqQuwuM%3D&amp;reserved=0" TargetMode="External"/><Relationship Id="rId150" Type="http://schemas.openxmlformats.org/officeDocument/2006/relationships/hyperlink" Target="http://ed.fullerton.edu/cct/" TargetMode="External"/><Relationship Id="rId171"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10.png"/><Relationship Id="rId108" Type="http://schemas.openxmlformats.org/officeDocument/2006/relationships/hyperlink" Target="mailto:jlasley@fullerton.edu" TargetMode="External"/><Relationship Id="rId129" Type="http://schemas.openxmlformats.org/officeDocument/2006/relationships/hyperlink" Target="http://www.fullerton.edu/dss/" TargetMode="External"/><Relationship Id="rId54" Type="http://schemas.openxmlformats.org/officeDocument/2006/relationships/hyperlink" Target="https://nam10.safelinks.protection.outlook.com/?url=http%3A%2F%2Fwww.anaheim.net%2F171%2FPolice-Department&amp;data=05%7C01%7Caackerman%40Fullerton.edu%7Ce4e4e613e0d149cc165b08db82382a69%7C82c0b871335f4b5c9ed0a4a23565a79b%7C0%7C0%7C638246949961875366%7CUnknown%7CTWFpbGZsb3d8eyJWIjoiMC4wLjAwMDAiLCJQIjoiV2luMzIiLCJBTiI6Ik1haWwiLCJXVCI6Mn0%3D%7C3000%7C%7C%7C&amp;sdata=pAfKpRB2zG7JMmchEZB%2FzCUPslbLEA49bLj%2FItcmbyQ%3D&amp;reserved=0" TargetMode="External"/><Relationship Id="rId70" Type="http://schemas.openxmlformats.org/officeDocument/2006/relationships/hyperlink" Target="https://nam10.safelinks.protection.outlook.com/?url=https%3A%2F%2Fwww.casaoc.org%2Fvolunteer&amp;data=05%7C01%7Caackerman%40Fullerton.edu%7Ce4e4e613e0d149cc165b08db82382a69%7C82c0b871335f4b5c9ed0a4a23565a79b%7C0%7C0%7C638246949962031609%7CUnknown%7CTWFpbGZsb3d8eyJWIjoiMC4wLjAwMDAiLCJQIjoiV2luMzIiLCJBTiI6Ik1haWwiLCJXVCI6Mn0%3D%7C3000%7C%7C%7C&amp;sdata=gjLCctLM%2Bjn%2FZ8y85hjoRx%2F1VY5fhBq6a0oKOeEHwG8%3D&amp;reserved=0" TargetMode="External"/><Relationship Id="rId75" Type="http://schemas.openxmlformats.org/officeDocument/2006/relationships/hyperlink" Target="https://nam10.safelinks.protection.outlook.com/?url=https%3A%2F%2Fwww.uscg.mil%2FUnits%2FCoast-Guard-Investigative-Service%2F&amp;data=05%7C01%7Caackerman%40Fullerton.edu%7Ce4e4e613e0d149cc165b08db82382a69%7C82c0b871335f4b5c9ed0a4a23565a79b%7C0%7C0%7C638246949962031609%7CUnknown%7CTWFpbGZsb3d8eyJWIjoiMC4wLjAwMDAiLCJQIjoiV2luMzIiLCJBTiI6Ik1haWwiLCJXVCI6Mn0%3D%7C3000%7C%7C%7C&amp;sdata=%2BgKfA93VWihwtLxVQ1qEuGFHX6WTf0mmMwgkrOsxfEk%3D&amp;reserved=0" TargetMode="External"/><Relationship Id="rId91" Type="http://schemas.openxmlformats.org/officeDocument/2006/relationships/hyperlink" Target="http://hss.fullerton.edu/cal_state_dc/" TargetMode="External"/><Relationship Id="rId96" Type="http://schemas.openxmlformats.org/officeDocument/2006/relationships/hyperlink" Target="mailto:cgardiner@fullerton.edu" TargetMode="External"/><Relationship Id="rId140" Type="http://schemas.openxmlformats.org/officeDocument/2006/relationships/hyperlink" Target="https://www.fullerton.edu/veterans/" TargetMode="External"/><Relationship Id="rId145" Type="http://schemas.openxmlformats.org/officeDocument/2006/relationships/hyperlink" Target="http://www.fullerton.edu/si/" TargetMode="External"/><Relationship Id="rId161" Type="http://schemas.openxmlformats.org/officeDocument/2006/relationships/hyperlink" Target="mailto:vss@fullerton.edu"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1.bin"/><Relationship Id="rId28" Type="http://schemas.openxmlformats.org/officeDocument/2006/relationships/hyperlink" Target="https://registrar.fullerton.edu/acad-records/university-policies/index.html?itemID=4c9d-ba62-d31e68-1" TargetMode="External"/><Relationship Id="rId49" Type="http://schemas.openxmlformats.org/officeDocument/2006/relationships/hyperlink" Target="https://nam10.safelinks.protection.outlook.com/?url=https%3A%2F%2Fmec.lacounty.gov%2Finternships%2F&amp;data=05%7C01%7Caackerman%40Fullerton.edu%7Ce4e4e613e0d149cc165b08db82382a69%7C82c0b871335f4b5c9ed0a4a23565a79b%7C0%7C0%7C638246949961875366%7CUnknown%7CTWFpbGZsb3d8eyJWIjoiMC4wLjAwMDAiLCJQIjoiV2luMzIiLCJBTiI6Ik1haWwiLCJXVCI6Mn0%3D%7C3000%7C%7C%7C&amp;sdata=JVqWFwvIVpUtWKlmxMHJHSV1%2B16tXDAunDcj1%2BOByyk%3D&amp;reserved=0" TargetMode="External"/><Relationship Id="rId114" Type="http://schemas.openxmlformats.org/officeDocument/2006/relationships/hyperlink" Target="mailto:rcastro@fullerton.edu" TargetMode="External"/><Relationship Id="rId119" Type="http://schemas.openxmlformats.org/officeDocument/2006/relationships/hyperlink" Target="mailto:sstone@fullerton.edu" TargetMode="External"/><Relationship Id="rId44" Type="http://schemas.openxmlformats.org/officeDocument/2006/relationships/hyperlink" Target="https://nam10.safelinks.protection.outlook.com/?url=https%3A%2F%2Fhrs.ocgov.com%2Fcareers%2Fvolunteer-intern%2Finternships%2Finternship-opportunities&amp;data=05%7C01%7Caackerman%40Fullerton.edu%7Ce4e4e613e0d149cc165b08db82382a69%7C82c0b871335f4b5c9ed0a4a23565a79b%7C0%7C0%7C638246949961406703%7CUnknown%7CTWFpbGZsb3d8eyJWIjoiMC4wLjAwMDAiLCJQIjoiV2luMzIiLCJBTiI6Ik1haWwiLCJXVCI6Mn0%3D%7C3000%7C%7C%7C&amp;sdata=23hbYlZJPCHDrDL0ep93OxB%2FoNtH%2BsIbffMIJrkzWfg%3D&amp;reserved=0" TargetMode="External"/><Relationship Id="rId60" Type="http://schemas.openxmlformats.org/officeDocument/2006/relationships/hyperlink" Target="https://nam10.safelinks.protection.outlook.com/?url=https%3A%2F%2Fpgiexecutives.com%2F&amp;data=05%7C01%7Caackerman%40Fullerton.edu%7Ce4e4e613e0d149cc165b08db82382a69%7C82c0b871335f4b5c9ed0a4a23565a79b%7C0%7C0%7C638246949961875366%7CUnknown%7CTWFpbGZsb3d8eyJWIjoiMC4wLjAwMDAiLCJQIjoiV2luMzIiLCJBTiI6Ik1haWwiLCJXVCI6Mn0%3D%7C3000%7C%7C%7C&amp;sdata=F7qECM3%2FGIsUH5VcAXls%2FhWGb8gGa99l5XEv88GW4qs%3D&amp;reserved=0" TargetMode="External"/><Relationship Id="rId65" Type="http://schemas.openxmlformats.org/officeDocument/2006/relationships/hyperlink" Target="https://nam10.safelinks.protection.outlook.com/?url=https%3A%2F%2Fwww.2ndcall.org%2Fevents&amp;data=05%7C01%7Caackerman%40Fullerton.edu%7Ce4e4e613e0d149cc165b08db82382a69%7C82c0b871335f4b5c9ed0a4a23565a79b%7C0%7C0%7C638246949962031609%7CUnknown%7CTWFpbGZsb3d8eyJWIjoiMC4wLjAwMDAiLCJQIjoiV2luMzIiLCJBTiI6Ik1haWwiLCJXVCI6Mn0%3D%7C3000%7C%7C%7C&amp;sdata=ymUrKsJ1k9zgcT6fM6QJcpVLgBngcea4XuGNbXex%2FHM%3D&amp;reserved=0" TargetMode="External"/><Relationship Id="rId81" Type="http://schemas.openxmlformats.org/officeDocument/2006/relationships/hyperlink" Target="https://nam10.safelinks.protection.outlook.com/?url=https%3A%2F%2Fwww.dea.gov%2Fcareers%2Fstudent-entry-level-careers&amp;data=05%7C01%7Caackerman%40Fullerton.edu%7Ce4e4e613e0d149cc165b08db82382a69%7C82c0b871335f4b5c9ed0a4a23565a79b%7C0%7C0%7C638246949962187807%7CUnknown%7CTWFpbGZsb3d8eyJWIjoiMC4wLjAwMDAiLCJQIjoiV2luMzIiLCJBTiI6Ik1haWwiLCJXVCI6Mn0%3D%7C3000%7C%7C%7C&amp;sdata=dCNcHrULRsGEhroKUjRn6h9TcTOeJdaFCb8%2Fff5ddCI%3D&amp;reserved=0" TargetMode="External"/><Relationship Id="rId86" Type="http://schemas.openxmlformats.org/officeDocument/2006/relationships/hyperlink" Target="https://nam10.safelinks.protection.outlook.com/?url=https%3A%2F%2Fwww.uscourts.gov%2Fcareers%2Fsearch-judiciary-jobs&amp;data=05%7C01%7Caackerman%40Fullerton.edu%7Ce4e4e613e0d149cc165b08db82382a69%7C82c0b871335f4b5c9ed0a4a23565a79b%7C0%7C0%7C638246949962187807%7CUnknown%7CTWFpbGZsb3d8eyJWIjoiMC4wLjAwMDAiLCJQIjoiV2luMzIiLCJBTiI6Ik1haWwiLCJXVCI6Mn0%3D%7C3000%7C%7C%7C&amp;sdata=aSwx30IZVLiPunHW%2FIpSj94pr7z%2F%2BCLgRHVDtXF%2FGTg%3D&amp;reserved=0" TargetMode="External"/><Relationship Id="rId130" Type="http://schemas.openxmlformats.org/officeDocument/2006/relationships/hyperlink" Target="http://www.fullerton.edu/financialaid/" TargetMode="External"/><Relationship Id="rId135" Type="http://schemas.openxmlformats.org/officeDocument/2006/relationships/hyperlink" Target="http://www.fullerton.edu/testing/" TargetMode="External"/><Relationship Id="rId151" Type="http://schemas.openxmlformats.org/officeDocument/2006/relationships/hyperlink" Target="http://www.fullerton.edu/sa/)" TargetMode="External"/><Relationship Id="rId156" Type="http://schemas.openxmlformats.org/officeDocument/2006/relationships/hyperlink" Target="http://www.fullerton.edu/dss/" TargetMode="External"/><Relationship Id="rId172" Type="http://schemas.microsoft.com/office/2011/relationships/people" Target="people.xml"/><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hyperlink" Target="mailto:cgardiner@fullerton.edu" TargetMode="External"/><Relationship Id="rId109" Type="http://schemas.openxmlformats.org/officeDocument/2006/relationships/hyperlink" Target="mailto:jlovell@fullerton.edu" TargetMode="External"/><Relationship Id="rId34" Type="http://schemas.openxmlformats.org/officeDocument/2006/relationships/hyperlink" Target="https://paj.fullerton.edu/criminaljustice/advising/cj-advising.html" TargetMode="External"/><Relationship Id="rId50" Type="http://schemas.openxmlformats.org/officeDocument/2006/relationships/hyperlink" Target="https://nam10.safelinks.protection.outlook.com/?url=https%3A%2F%2Fwww.lapdonline.org%2Finternship-program%2F&amp;data=05%7C01%7Caackerman%40Fullerton.edu%7Ce4e4e613e0d149cc165b08db82382a69%7C82c0b871335f4b5c9ed0a4a23565a79b%7C0%7C0%7C638246949961875366%7CUnknown%7CTWFpbGZsb3d8eyJWIjoiMC4wLjAwMDAiLCJQIjoiV2luMzIiLCJBTiI6Ik1haWwiLCJXVCI6Mn0%3D%7C3000%7C%7C%7C&amp;sdata=C2k6i3N4b2o24RNOaUC2nkiK%2B9ZRcUWutd79YZ%2BHZ7I%3D&amp;reserved=0" TargetMode="External"/><Relationship Id="rId55" Type="http://schemas.openxmlformats.org/officeDocument/2006/relationships/hyperlink" Target="https://nam10.safelinks.protection.outlook.com/?url=https%3A%2F%2Fwww.longbeach.gov%2Fpolice%2Fabout-the-lbpd%2Femployment%2Finternships%2F&amp;data=05%7C01%7Caackerman%40Fullerton.edu%7Ce4e4e613e0d149cc165b08db82382a69%7C82c0b871335f4b5c9ed0a4a23565a79b%7C0%7C0%7C638246949961875366%7CUnknown%7CTWFpbGZsb3d8eyJWIjoiMC4wLjAwMDAiLCJQIjoiV2luMzIiLCJBTiI6Ik1haWwiLCJXVCI6Mn0%3D%7C3000%7C%7C%7C&amp;sdata=MKsnxyBvs0Is9FT65WWeC4yxvHhwk9h50BYkSshNbXc%3D&amp;reserved=0" TargetMode="External"/><Relationship Id="rId76" Type="http://schemas.openxmlformats.org/officeDocument/2006/relationships/hyperlink" Target="https://nam10.safelinks.protection.outlook.com/?url=https%3A%2F%2Fwww.cbp.gov%2Fcareers%2Fstudents-and-recent-graduates%2Fwe-are-hiring&amp;data=05%7C01%7Caackerman%40Fullerton.edu%7Ce4e4e613e0d149cc165b08db82382a69%7C82c0b871335f4b5c9ed0a4a23565a79b%7C0%7C0%7C638246949962187807%7CUnknown%7CTWFpbGZsb3d8eyJWIjoiMC4wLjAwMDAiLCJQIjoiV2luMzIiLCJBTiI6Ik1haWwiLCJXVCI6Mn0%3D%7C3000%7C%7C%7C&amp;sdata=nVGKc2pEnvkK6jPvj9njbUmdqylg%2FgG9RXf0Elmj3hQ%3D&amp;reserved=0" TargetMode="External"/><Relationship Id="rId97" Type="http://schemas.openxmlformats.org/officeDocument/2006/relationships/hyperlink" Target="https://fullerton.campuslabs.com/engage/organization/cjsa" TargetMode="External"/><Relationship Id="rId104" Type="http://schemas.openxmlformats.org/officeDocument/2006/relationships/hyperlink" Target="mailto:cgardiner@fullerton.edu" TargetMode="External"/><Relationship Id="rId120" Type="http://schemas.openxmlformats.org/officeDocument/2006/relationships/hyperlink" Target="http://hss.fullerton.edu/paj/contact/contact.aspx" TargetMode="External"/><Relationship Id="rId125" Type="http://schemas.openxmlformats.org/officeDocument/2006/relationships/hyperlink" Target="http://admissions.fullerton.edu/" TargetMode="External"/><Relationship Id="rId141" Type="http://schemas.openxmlformats.org/officeDocument/2006/relationships/hyperlink" Target="https://www.fullerton.edu/dirc/resource-centers/Womens%20Resource%20Center.php" TargetMode="External"/><Relationship Id="rId146" Type="http://schemas.openxmlformats.org/officeDocument/2006/relationships/hyperlink" Target="http://www.fullerton.edu/ulc/" TargetMode="External"/><Relationship Id="rId167" Type="http://schemas.openxmlformats.org/officeDocument/2006/relationships/image" Target="media/image18.png"/><Relationship Id="rId7" Type="http://schemas.openxmlformats.org/officeDocument/2006/relationships/endnotes" Target="endnotes.xml"/><Relationship Id="rId71" Type="http://schemas.openxmlformats.org/officeDocument/2006/relationships/hyperlink" Target="https://nam10.safelinks.protection.outlook.com/?url=https%3A%2F%2Fwww.olivecrest.org%2Fvolunteer%2F&amp;data=05%7C01%7Caackerman%40Fullerton.edu%7Ce4e4e613e0d149cc165b08db82382a69%7C82c0b871335f4b5c9ed0a4a23565a79b%7C0%7C0%7C638246949962031609%7CUnknown%7CTWFpbGZsb3d8eyJWIjoiMC4wLjAwMDAiLCJQIjoiV2luMzIiLCJBTiI6Ik1haWwiLCJXVCI6Mn0%3D%7C3000%7C%7C%7C&amp;sdata=gTuwdbdKhGIz4PIbkAkaRfn4Vhd%2Fm3ekfDgZr2ZeO%2Fw%3D&amp;reserved=0" TargetMode="External"/><Relationship Id="rId92" Type="http://schemas.openxmlformats.org/officeDocument/2006/relationships/hyperlink" Target="http://hss.fullerton.edu/Study_Abroad/study_abroad.aspx" TargetMode="External"/><Relationship Id="rId16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yperlink" Target="https://hss.fullerton.edu/student_success_team/probation.aspx" TargetMode="External"/><Relationship Id="rId24" Type="http://schemas.openxmlformats.org/officeDocument/2006/relationships/hyperlink" Target="https://paj.fullerton.edu/criminaljustice/major/" TargetMode="External"/><Relationship Id="rId40" Type="http://schemas.openxmlformats.org/officeDocument/2006/relationships/hyperlink" Target="mailto:gspiropoulos@fullerton.edu" TargetMode="External"/><Relationship Id="rId45" Type="http://schemas.openxmlformats.org/officeDocument/2006/relationships/hyperlink" Target="https://nam10.safelinks.protection.outlook.com/?url=https%3A%2F%2Fhrs.ocgov.com%2Fcareers%2Fvolunteer-intern%2Finternships%2Finternship-opportunities&amp;data=05%7C01%7Caackerman%40Fullerton.edu%7Ce4e4e613e0d149cc165b08db82382a69%7C82c0b871335f4b5c9ed0a4a23565a79b%7C0%7C0%7C638246949961406703%7CUnknown%7CTWFpbGZsb3d8eyJWIjoiMC4wLjAwMDAiLCJQIjoiV2luMzIiLCJBTiI6Ik1haWwiLCJXVCI6Mn0%3D%7C3000%7C%7C%7C&amp;sdata=23hbYlZJPCHDrDL0ep93OxB%2FoNtH%2BsIbffMIJrkzWfg%3D&amp;reserved=0" TargetMode="External"/><Relationship Id="rId66" Type="http://schemas.openxmlformats.org/officeDocument/2006/relationships/hyperlink" Target="https://nam10.safelinks.protection.outlook.com/?url=https%3A%2F%2Fwww.factoc.org%2F&amp;data=05%7C01%7Caackerman%40Fullerton.edu%7Ce4e4e613e0d149cc165b08db82382a69%7C82c0b871335f4b5c9ed0a4a23565a79b%7C0%7C0%7C638246949962031609%7CUnknown%7CTWFpbGZsb3d8eyJWIjoiMC4wLjAwMDAiLCJQIjoiV2luMzIiLCJBTiI6Ik1haWwiLCJXVCI6Mn0%3D%7C3000%7C%7C%7C&amp;sdata=dw%2B7EjCYabljZCaO2U9MGqAKLp6JpZQ2OEOInKWRnHo%3D&amp;reserved=0" TargetMode="External"/><Relationship Id="rId87" Type="http://schemas.openxmlformats.org/officeDocument/2006/relationships/hyperlink" Target="https://nam10.safelinks.protection.outlook.com/?url=https%3A%2F%2Fwww.nps.gov%2Fsubjects%2Fuspp%2Findex.htm&amp;data=05%7C01%7Caackerman%40Fullerton.edu%7Ce4e4e613e0d149cc165b08db82382a69%7C82c0b871335f4b5c9ed0a4a23565a79b%7C0%7C0%7C638246949962187807%7CUnknown%7CTWFpbGZsb3d8eyJWIjoiMC4wLjAwMDAiLCJQIjoiV2luMzIiLCJBTiI6Ik1haWwiLCJXVCI6Mn0%3D%7C3000%7C%7C%7C&amp;sdata=zBQNbfvXSVXX6mW4p5OGuQTToCp5uznilAceEWub3%2Fw%3D&amp;reserved=0" TargetMode="External"/><Relationship Id="rId110" Type="http://schemas.openxmlformats.org/officeDocument/2006/relationships/hyperlink" Target="mailto:smallicoat@fullerton.edu" TargetMode="External"/><Relationship Id="rId115" Type="http://schemas.openxmlformats.org/officeDocument/2006/relationships/hyperlink" Target="mailto:mdoucette@fullerton.edu" TargetMode="External"/><Relationship Id="rId131" Type="http://schemas.openxmlformats.org/officeDocument/2006/relationships/hyperlink" Target="http://library.fullerton.edu/" TargetMode="External"/><Relationship Id="rId136" Type="http://schemas.openxmlformats.org/officeDocument/2006/relationships/hyperlink" Target="http://www.fullerton.edu/projectraise/csuf-students/trc.php" TargetMode="External"/><Relationship Id="rId157" Type="http://schemas.openxmlformats.org/officeDocument/2006/relationships/hyperlink" Target="mailto:aarc@fullerton.edu" TargetMode="External"/><Relationship Id="rId61" Type="http://schemas.openxmlformats.org/officeDocument/2006/relationships/hyperlink" Target="https://nam10.safelinks.protection.outlook.com/?url=http%3A%2F%2Fwww.cjfordpi.com%2F&amp;data=05%7C01%7Caackerman%40Fullerton.edu%7Ce4e4e613e0d149cc165b08db82382a69%7C82c0b871335f4b5c9ed0a4a23565a79b%7C0%7C0%7C638246949962031609%7CUnknown%7CTWFpbGZsb3d8eyJWIjoiMC4wLjAwMDAiLCJQIjoiV2luMzIiLCJBTiI6Ik1haWwiLCJXVCI6Mn0%3D%7C3000%7C%7C%7C&amp;sdata=w7vOEuhUrDB5RmNUTTdQr%2FfEmLSymk5LG5QlX4tukCY%3D&amp;reserved=0" TargetMode="External"/><Relationship Id="rId82" Type="http://schemas.openxmlformats.org/officeDocument/2006/relationships/hyperlink" Target="https://nam10.safelinks.protection.outlook.com/?url=https%3A%2F%2Fwww.dhs.gov%2Fhomeland-security-careers%2Fstudent-and-recent-grads&amp;data=05%7C01%7Caackerman%40Fullerton.edu%7Ce4e4e613e0d149cc165b08db82382a69%7C82c0b871335f4b5c9ed0a4a23565a79b%7C0%7C0%7C638246949962187807%7CUnknown%7CTWFpbGZsb3d8eyJWIjoiMC4wLjAwMDAiLCJQIjoiV2luMzIiLCJBTiI6Ik1haWwiLCJXVCI6Mn0%3D%7C3000%7C%7C%7C&amp;sdata=Z0LwNqLWoNMVtgjVbRTADtlWhbAfXim3kXWpiaL4s%2B4%3D&amp;reserved=0" TargetMode="External"/><Relationship Id="rId152" Type="http://schemas.openxmlformats.org/officeDocument/2006/relationships/hyperlink" Target="http://www.fullerton.edu/financialaid/award/scholarships.php" TargetMode="External"/><Relationship Id="rId173"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hyperlink" Target="https://www.fullerton.edu/aac/resources/gpa_calculator.php" TargetMode="External"/><Relationship Id="rId35" Type="http://schemas.openxmlformats.org/officeDocument/2006/relationships/hyperlink" Target="http://www.fullerton.edu/aac/)" TargetMode="External"/><Relationship Id="rId56" Type="http://schemas.openxmlformats.org/officeDocument/2006/relationships/hyperlink" Target="https://nam10.safelinks.protection.outlook.com/?url=https%3A%2F%2Fwww.governmentjobs.com%2Fcareers%2Firvine&amp;data=05%7C01%7Caackerman%40Fullerton.edu%7Ce4e4e613e0d149cc165b08db82382a69%7C82c0b871335f4b5c9ed0a4a23565a79b%7C0%7C0%7C638246949961875366%7CUnknown%7CTWFpbGZsb3d8eyJWIjoiMC4wLjAwMDAiLCJQIjoiV2luMzIiLCJBTiI6Ik1haWwiLCJXVCI6Mn0%3D%7C3000%7C%7C%7C&amp;sdata=u5pVBsvtqwpDeiUWdPYlQTKDt%2F0Gq4QHAJGEaRq4lIM%3D&amp;reserved=0" TargetMode="External"/><Relationship Id="rId77" Type="http://schemas.openxmlformats.org/officeDocument/2006/relationships/hyperlink" Target="https://nam10.safelinks.protection.outlook.com/?url=https%3A%2F%2Fwww.dhs.gov%2Fhomeland-security-careers%2Fstudents&amp;data=05%7C01%7Caackerman%40Fullerton.edu%7Ce4e4e613e0d149cc165b08db82382a69%7C82c0b871335f4b5c9ed0a4a23565a79b%7C0%7C0%7C638246949962187807%7CUnknown%7CTWFpbGZsb3d8eyJWIjoiMC4wLjAwMDAiLCJQIjoiV2luMzIiLCJBTiI6Ik1haWwiLCJXVCI6Mn0%3D%7C3000%7C%7C%7C&amp;sdata=o1UAjRrXxN%2F0AXF2cfSsf5qj0Wfzt7clpm07XsutvuI%3D&amp;reserved=0" TargetMode="External"/><Relationship Id="rId100" Type="http://schemas.openxmlformats.org/officeDocument/2006/relationships/hyperlink" Target="http://www.fullerton.edu/financialaid/general/scholarships.php" TargetMode="External"/><Relationship Id="rId105" Type="http://schemas.openxmlformats.org/officeDocument/2006/relationships/hyperlink" Target="mailto:veherrera@fullerton.edu" TargetMode="External"/><Relationship Id="rId126" Type="http://schemas.openxmlformats.org/officeDocument/2006/relationships/hyperlink" Target="https://www.fullerton.edu/career/" TargetMode="External"/><Relationship Id="rId147" Type="http://schemas.openxmlformats.org/officeDocument/2006/relationships/hyperlink" Target="http://english.fullerton.edu/writing_center/" TargetMode="External"/><Relationship Id="rId168" Type="http://schemas.openxmlformats.org/officeDocument/2006/relationships/image" Target="media/image19.png"/><Relationship Id="rId8" Type="http://schemas.openxmlformats.org/officeDocument/2006/relationships/image" Target="media/image1.jpeg"/><Relationship Id="rId51" Type="http://schemas.openxmlformats.org/officeDocument/2006/relationships/hyperlink" Target="https://nam10.safelinks.protection.outlook.com/?url=https%3A%2F%2Fhr.lacounty.gov%2Facademic-internships%2F&amp;data=05%7C01%7Caackerman%40Fullerton.edu%7Ce4e4e613e0d149cc165b08db82382a69%7C82c0b871335f4b5c9ed0a4a23565a79b%7C0%7C0%7C638246949961875366%7CUnknown%7CTWFpbGZsb3d8eyJWIjoiMC4wLjAwMDAiLCJQIjoiV2luMzIiLCJBTiI6Ik1haWwiLCJXVCI6Mn0%3D%7C3000%7C%7C%7C&amp;sdata=6yMg6LK1FqQKjjDdzAxhGKnM2h7hux1w%2Fe0PL%2BdhXGQ%3D&amp;reserved=0" TargetMode="External"/><Relationship Id="rId72" Type="http://schemas.openxmlformats.org/officeDocument/2006/relationships/hyperlink" Target="https://nam10.safelinks.protection.outlook.com/?url=https%3A%2F%2Fwww.atf.gov%2Fcareers%2Finternships&amp;data=05%7C01%7Caackerman%40Fullerton.edu%7Ce4e4e613e0d149cc165b08db82382a69%7C82c0b871335f4b5c9ed0a4a23565a79b%7C0%7C0%7C638246949962031609%7CUnknown%7CTWFpbGZsb3d8eyJWIjoiMC4wLjAwMDAiLCJQIjoiV2luMzIiLCJBTiI6Ik1haWwiLCJXVCI6Mn0%3D%7C3000%7C%7C%7C&amp;sdata=91TDFHB1y6A04RLhMmpfTD91zSE7L3%2Ff6L7RY1d%2F6lg%3D&amp;reserved=0" TargetMode="External"/><Relationship Id="rId93" Type="http://schemas.openxmlformats.org/officeDocument/2006/relationships/hyperlink" Target="http://international.fullerton.edu/study-abroad" TargetMode="External"/><Relationship Id="rId98" Type="http://schemas.openxmlformats.org/officeDocument/2006/relationships/hyperlink" Target="mailto:rcastro@fullerton.edu" TargetMode="External"/><Relationship Id="rId121" Type="http://schemas.openxmlformats.org/officeDocument/2006/relationships/hyperlink" Target="http://hss.fullerton.edu/paj/academic_adv.aspx" TargetMode="External"/><Relationship Id="rId142" Type="http://schemas.openxmlformats.org/officeDocument/2006/relationships/hyperlink" Target="http://english.fullerton.edu/writing_center/" TargetMode="External"/><Relationship Id="rId163" Type="http://schemas.openxmlformats.org/officeDocument/2006/relationships/image" Target="media/image14.png"/><Relationship Id="rId3" Type="http://schemas.openxmlformats.org/officeDocument/2006/relationships/styles" Target="styles.xml"/><Relationship Id="rId25" Type="http://schemas.openxmlformats.org/officeDocument/2006/relationships/hyperlink" Target="http://www.fullerton.edu/" TargetMode="External"/><Relationship Id="rId46" Type="http://schemas.openxmlformats.org/officeDocument/2006/relationships/hyperlink" Target="https://nam10.safelinks.protection.outlook.com/?url=https%3A%2F%2Fwww.governmentjobs.com%2Fcareers%2Foccourts%3Fpage%3D2&amp;data=05%7C01%7Caackerman%40Fullerton.edu%7Ce4e4e613e0d149cc165b08db82382a69%7C82c0b871335f4b5c9ed0a4a23565a79b%7C0%7C0%7C638246949961562934%7CUnknown%7CTWFpbGZsb3d8eyJWIjoiMC4wLjAwMDAiLCJQIjoiV2luMzIiLCJBTiI6Ik1haWwiLCJXVCI6Mn0%3D%7C3000%7C%7C%7C&amp;sdata=DNYhGPQ7QTrnXhOcVcIlb%2BgpS6GznkkkSIvk8KyNsIU%3D&amp;reserved=0" TargetMode="External"/><Relationship Id="rId67" Type="http://schemas.openxmlformats.org/officeDocument/2006/relationships/hyperlink" Target="https://nam10.safelinks.protection.outlook.com/?url=https%3A%2F%2Fwww.standupforkids.org%2F&amp;data=05%7C01%7Caackerman%40Fullerton.edu%7Ce4e4e613e0d149cc165b08db82382a69%7C82c0b871335f4b5c9ed0a4a23565a79b%7C0%7C0%7C638246949962031609%7CUnknown%7CTWFpbGZsb3d8eyJWIjoiMC4wLjAwMDAiLCJQIjoiV2luMzIiLCJBTiI6Ik1haWwiLCJXVCI6Mn0%3D%7C3000%7C%7C%7C&amp;sdata=s7ljxH1aeXXTIft01MTCW1E6OtHpomp7p8F13ReLH2I%3D&amp;reserved=0" TargetMode="External"/><Relationship Id="rId116" Type="http://schemas.openxmlformats.org/officeDocument/2006/relationships/hyperlink" Target="mailto:gspiropoulos@fullerton.edu" TargetMode="External"/><Relationship Id="rId137" Type="http://schemas.openxmlformats.org/officeDocument/2006/relationships/hyperlink" Target="https://www.fullerton.edu/deanofstudents/tuffys_basic_needs/index.php" TargetMode="External"/><Relationship Id="rId158" Type="http://schemas.openxmlformats.org/officeDocument/2006/relationships/hyperlink" Target="mailto:aparc@fullerton.edu" TargetMode="External"/><Relationship Id="rId20" Type="http://schemas.openxmlformats.org/officeDocument/2006/relationships/hyperlink" Target="mailto:pajdiv@fullerton.edu%20" TargetMode="External"/><Relationship Id="rId41" Type="http://schemas.openxmlformats.org/officeDocument/2006/relationships/hyperlink" Target="mailto:rcastro@fullerton.edu" TargetMode="External"/><Relationship Id="rId62" Type="http://schemas.openxmlformats.org/officeDocument/2006/relationships/hyperlink" Target="https://nam10.safelinks.protection.outlook.com/?url=http%3A%2F%2Fwww.calquestinv.com%2Fdefault.htm&amp;data=05%7C01%7Caackerman%40Fullerton.edu%7Ce4e4e613e0d149cc165b08db82382a69%7C82c0b871335f4b5c9ed0a4a23565a79b%7C0%7C0%7C638246949962031609%7CUnknown%7CTWFpbGZsb3d8eyJWIjoiMC4wLjAwMDAiLCJQIjoiV2luMzIiLCJBTiI6Ik1haWwiLCJXVCI6Mn0%3D%7C3000%7C%7C%7C&amp;sdata=bq5f03LrjYGi8xlkCCh7ne%2FHaIfctegRANdQdaqOLvE%3D&amp;reserved=0" TargetMode="External"/><Relationship Id="rId83" Type="http://schemas.openxmlformats.org/officeDocument/2006/relationships/hyperlink" Target="https://nam10.safelinks.protection.outlook.com/?url=https%3A%2F%2Fwww.usmarshals.gov%2Fcareers%2Findex.html&amp;data=05%7C01%7Caackerman%40Fullerton.edu%7Ce4e4e613e0d149cc165b08db82382a69%7C82c0b871335f4b5c9ed0a4a23565a79b%7C0%7C0%7C638246949962187807%7CUnknown%7CTWFpbGZsb3d8eyJWIjoiMC4wLjAwMDAiLCJQIjoiV2luMzIiLCJBTiI6Ik1haWwiLCJXVCI6Mn0%3D%7C3000%7C%7C%7C&amp;sdata=Pt0BWKYnl9hWXkpAyIaB28o4qlOHixzcXjUL8SEBbNw%3D&amp;reserved=0" TargetMode="External"/><Relationship Id="rId88" Type="http://schemas.openxmlformats.org/officeDocument/2006/relationships/hyperlink" Target="mailto:pfiber@fullerton.edu" TargetMode="External"/><Relationship Id="rId111" Type="http://schemas.openxmlformats.org/officeDocument/2006/relationships/hyperlink" Target="mailto:kmeehan@fullerton.edu" TargetMode="External"/><Relationship Id="rId132" Type="http://schemas.openxmlformats.org/officeDocument/2006/relationships/hyperlink" Target="https://www.fullerton.edu/rebound/" TargetMode="External"/><Relationship Id="rId153" Type="http://schemas.openxmlformats.org/officeDocument/2006/relationships/hyperlink" Target="https://fullerton.collegiatelink.net" TargetMode="External"/><Relationship Id="rId15" Type="http://schemas.openxmlformats.org/officeDocument/2006/relationships/comments" Target="comments.xml"/><Relationship Id="rId36" Type="http://schemas.openxmlformats.org/officeDocument/2006/relationships/image" Target="media/image11.png"/><Relationship Id="rId57" Type="http://schemas.openxmlformats.org/officeDocument/2006/relationships/hyperlink" Target="https://nam10.safelinks.protection.outlook.com/?url=https%3A%2F%2Fwww.huntingtonbeachca.gov%2Fgovernment%2Fdepartments%2Fpd%2F&amp;data=05%7C01%7Caackerman%40Fullerton.edu%7Ce4e4e613e0d149cc165b08db82382a69%7C82c0b871335f4b5c9ed0a4a23565a79b%7C0%7C0%7C638246949961875366%7CUnknown%7CTWFpbGZsb3d8eyJWIjoiMC4wLjAwMDAiLCJQIjoiV2luMzIiLCJBTiI6Ik1haWwiLCJXVCI6Mn0%3D%7C3000%7C%7C%7C&amp;sdata=T8VUokVPWDssyZW4xZ%2FN4aKhT6QCIVS9XDtXoxI%2BEAc%3D&amp;reserved=0" TargetMode="External"/><Relationship Id="rId106" Type="http://schemas.openxmlformats.org/officeDocument/2006/relationships/hyperlink" Target="mailto:dkoo@fullerton.edu" TargetMode="External"/><Relationship Id="rId127" Type="http://schemas.openxmlformats.org/officeDocument/2006/relationships/hyperlink" Target="https://asi.fullerton.edu/services" TargetMode="External"/><Relationship Id="rId10" Type="http://schemas.openxmlformats.org/officeDocument/2006/relationships/image" Target="media/image3.png"/><Relationship Id="rId31" Type="http://schemas.openxmlformats.org/officeDocument/2006/relationships/hyperlink" Target="https://docs.google.com/document/d/1ut0vbgFtBz0hmnh83wVZoRUkIlELQH993yXrqItHuY8/edit?usp=sharing" TargetMode="External"/><Relationship Id="rId52" Type="http://schemas.openxmlformats.org/officeDocument/2006/relationships/hyperlink" Target="https://nam10.safelinks.protection.outlook.com/?url=http%3A%2F%2Fjoinprobation.org%2F&amp;data=05%7C01%7Caackerman%40Fullerton.edu%7Ce4e4e613e0d149cc165b08db82382a69%7C82c0b871335f4b5c9ed0a4a23565a79b%7C0%7C0%7C638246949961875366%7CUnknown%7CTWFpbGZsb3d8eyJWIjoiMC4wLjAwMDAiLCJQIjoiV2luMzIiLCJBTiI6Ik1haWwiLCJXVCI6Mn0%3D%7C3000%7C%7C%7C&amp;sdata=4%2FiV%2BxEIzHX89KjW8repWJhYx7honpHqwVxN0oWcVIA%3D&amp;reserved=0" TargetMode="External"/><Relationship Id="rId73" Type="http://schemas.openxmlformats.org/officeDocument/2006/relationships/hyperlink" Target="https://nam10.safelinks.protection.outlook.com/?url=https%3A%2F%2Fwww.uscp.gov%2Fcareers&amp;data=05%7C01%7Caackerman%40Fullerton.edu%7Ce4e4e613e0d149cc165b08db82382a69%7C82c0b871335f4b5c9ed0a4a23565a79b%7C0%7C0%7C638246949962031609%7CUnknown%7CTWFpbGZsb3d8eyJWIjoiMC4wLjAwMDAiLCJQIjoiV2luMzIiLCJBTiI6Ik1haWwiLCJXVCI6Mn0%3D%7C3000%7C%7C%7C&amp;sdata=pD8iZIo652IFzCVgONaXl9rmkBrCKd7wkGehWySyErg%3D&amp;reserved=0" TargetMode="External"/><Relationship Id="rId78" Type="http://schemas.openxmlformats.org/officeDocument/2006/relationships/hyperlink" Target="https://nam10.safelinks.protection.outlook.com/?url=https%3A%2F%2Fwww.fbijobs.gov%2Fstudents&amp;data=05%7C01%7Caackerman%40Fullerton.edu%7Ce4e4e613e0d149cc165b08db82382a69%7C82c0b871335f4b5c9ed0a4a23565a79b%7C0%7C0%7C638246949962187807%7CUnknown%7CTWFpbGZsb3d8eyJWIjoiMC4wLjAwMDAiLCJQIjoiV2luMzIiLCJBTiI6Ik1haWwiLCJXVCI6Mn0%3D%7C3000%7C%7C%7C&amp;sdata=Bo7WKT%2FqLafZKXMh1DoSqppsGHqIaWPxRBlQsrsNb9s%3D&amp;reserved=0" TargetMode="External"/><Relationship Id="rId94" Type="http://schemas.openxmlformats.org/officeDocument/2006/relationships/hyperlink" Target="mailto:veherrera@fullerton.edu" TargetMode="External"/><Relationship Id="rId99" Type="http://schemas.openxmlformats.org/officeDocument/2006/relationships/hyperlink" Target="https://fullerton.campuslabs.com/engage/organization/PreLawSociety" TargetMode="External"/><Relationship Id="rId101" Type="http://schemas.openxmlformats.org/officeDocument/2006/relationships/hyperlink" Target="http://www.fullerton.edu/mcnair/" TargetMode="External"/><Relationship Id="rId122" Type="http://schemas.openxmlformats.org/officeDocument/2006/relationships/hyperlink" Target="http://hss.fullerton.edu/resources/student_concerns.aspx" TargetMode="External"/><Relationship Id="rId143" Type="http://schemas.openxmlformats.org/officeDocument/2006/relationships/hyperlink" Target="mailto:bcswanson@fullerton.edu" TargetMode="External"/><Relationship Id="rId148" Type="http://schemas.openxmlformats.org/officeDocument/2006/relationships/hyperlink" Target="http://www.fullerton.edu/career" TargetMode="External"/><Relationship Id="rId164" Type="http://schemas.openxmlformats.org/officeDocument/2006/relationships/image" Target="media/image15.png"/><Relationship Id="rId16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records.fullerton.edu/" TargetMode="External"/><Relationship Id="rId47" Type="http://schemas.openxmlformats.org/officeDocument/2006/relationships/hyperlink" Target="https://nam10.safelinks.protection.outlook.com/?url=https%3A%2F%2Fhrs.ocgov.com%2Fcareers%2Fvolunteer-intern%2Finternships%2Finternship-opportunities&amp;data=05%7C01%7Caackerman%40Fullerton.edu%7Ce4e4e613e0d149cc165b08db82382a69%7C82c0b871335f4b5c9ed0a4a23565a79b%7C0%7C0%7C638246949961875366%7CUnknown%7CTWFpbGZsb3d8eyJWIjoiMC4wLjAwMDAiLCJQIjoiV2luMzIiLCJBTiI6Ik1haWwiLCJXVCI6Mn0%3D%7C3000%7C%7C%7C&amp;sdata=dUY3BxmAsFvROBh5i8jOBkQkWpIEQZz2dm01m1DY7qM%3D&amp;reserved=0" TargetMode="External"/><Relationship Id="rId68" Type="http://schemas.openxmlformats.org/officeDocument/2006/relationships/hyperlink" Target="https://nam10.safelinks.protection.outlook.com/?url=https%3A%2F%2Fwww.highergroundoc.org%2Fhgvolunteer&amp;data=05%7C01%7Caackerman%40Fullerton.edu%7Ce4e4e613e0d149cc165b08db82382a69%7C82c0b871335f4b5c9ed0a4a23565a79b%7C0%7C0%7C638246949962031609%7CUnknown%7CTWFpbGZsb3d8eyJWIjoiMC4wLjAwMDAiLCJQIjoiV2luMzIiLCJBTiI6Ik1haWwiLCJXVCI6Mn0%3D%7C3000%7C%7C%7C&amp;sdata=tKb9S%2F3199s1%2Fl2zehlwdY%2Bk6c6CCBkAQHvBn%2FwUmVA%3D&amp;reserved=0" TargetMode="External"/><Relationship Id="rId89" Type="http://schemas.openxmlformats.org/officeDocument/2006/relationships/hyperlink" Target="mailto:voregan@fullerton.edu?subject=" TargetMode="External"/><Relationship Id="rId112" Type="http://schemas.openxmlformats.org/officeDocument/2006/relationships/hyperlink" Target="mailto:gspiropoulos@fullerton.edu" TargetMode="External"/><Relationship Id="rId133" Type="http://schemas.openxmlformats.org/officeDocument/2006/relationships/hyperlink" Target="http://www.fullerton.edu/health/" TargetMode="External"/><Relationship Id="rId154" Type="http://schemas.openxmlformats.org/officeDocument/2006/relationships/hyperlink" Target="http://www.fullerton.edu/health/" TargetMode="External"/><Relationship Id="rId16" Type="http://schemas.microsoft.com/office/2011/relationships/commentsExtended" Target="commentsExtended.xml"/><Relationship Id="rId37" Type="http://schemas.openxmlformats.org/officeDocument/2006/relationships/image" Target="media/image12.png"/><Relationship Id="rId58" Type="http://schemas.openxmlformats.org/officeDocument/2006/relationships/hyperlink" Target="https://nam10.safelinks.protection.outlook.com/?url=https%3A%2F%2Fwww.governmentjobs.com%2Fcareers%2Fhuntingtonbeach%2F&amp;data=05%7C01%7Caackerman%40Fullerton.edu%7Ce4e4e613e0d149cc165b08db82382a69%7C82c0b871335f4b5c9ed0a4a23565a79b%7C0%7C0%7C638246949961875366%7CUnknown%7CTWFpbGZsb3d8eyJWIjoiMC4wLjAwMDAiLCJQIjoiV2luMzIiLCJBTiI6Ik1haWwiLCJXVCI6Mn0%3D%7C3000%7C%7C%7C&amp;sdata=OpN9N9cVjpgJbHgH%2BQOb4%2BE5QsNKpvlnF%2FEkxTOMiS0%3D&amp;reserved=0" TargetMode="External"/><Relationship Id="rId79" Type="http://schemas.openxmlformats.org/officeDocument/2006/relationships/hyperlink" Target="https://nam10.safelinks.protection.outlook.com/?url=https%3A%2F%2Fwww.dodig.mil%2F&amp;data=05%7C01%7Caackerman%40Fullerton.edu%7Ce4e4e613e0d149cc165b08db82382a69%7C82c0b871335f4b5c9ed0a4a23565a79b%7C0%7C0%7C638246949962187807%7CUnknown%7CTWFpbGZsb3d8eyJWIjoiMC4wLjAwMDAiLCJQIjoiV2luMzIiLCJBTiI6Ik1haWwiLCJXVCI6Mn0%3D%7C3000%7C%7C%7C&amp;sdata=1B3FokkvwhsANRZErb2GUTDHv7SHjz9LUWO21ilN9Bg%3D&amp;reserved=0" TargetMode="External"/><Relationship Id="rId102" Type="http://schemas.openxmlformats.org/officeDocument/2006/relationships/hyperlink" Target="mailto:aackerman@fullerton.edu" TargetMode="External"/><Relationship Id="rId123" Type="http://schemas.openxmlformats.org/officeDocument/2006/relationships/hyperlink" Target="http://www.fullerton.edu/aac/" TargetMode="External"/><Relationship Id="rId144" Type="http://schemas.openxmlformats.org/officeDocument/2006/relationships/hyperlink" Target="http://www.fullerton.edu/nsm/student_success/ocsams/ocsams.php" TargetMode="External"/><Relationship Id="rId90" Type="http://schemas.openxmlformats.org/officeDocument/2006/relationships/hyperlink" Target="http://hss.fullerton.edu/paj/intelligence_comm.aspx" TargetMode="External"/><Relationship Id="rId27" Type="http://schemas.openxmlformats.org/officeDocument/2006/relationships/footer" Target="footer1.xml"/><Relationship Id="rId48" Type="http://schemas.openxmlformats.org/officeDocument/2006/relationships/hyperlink" Target="https://nam10.safelinks.protection.outlook.com/?url=https%3A%2F%2Fprobation.lacounty.gov%2Fvolunteer-opportunity%2F&amp;data=05%7C01%7Caackerman%40Fullerton.edu%7Ce4e4e613e0d149cc165b08db82382a69%7C82c0b871335f4b5c9ed0a4a23565a79b%7C0%7C0%7C638246949961875366%7CUnknown%7CTWFpbGZsb3d8eyJWIjoiMC4wLjAwMDAiLCJQIjoiV2luMzIiLCJBTiI6Ik1haWwiLCJXVCI6Mn0%3D%7C3000%7C%7C%7C&amp;sdata=qiI903yWwrj5QSsjOzK9KopltXR9GP0PlMFVOEGZ5c0%3D&amp;reserved=0" TargetMode="External"/><Relationship Id="rId69" Type="http://schemas.openxmlformats.org/officeDocument/2006/relationships/hyperlink" Target="https://nam10.safelinks.protection.outlook.com/?url=https%3A%2F%2Fwww.crittentonsocal.org%2Fget-involved%2F&amp;data=05%7C01%7Caackerman%40Fullerton.edu%7Ce4e4e613e0d149cc165b08db82382a69%7C82c0b871335f4b5c9ed0a4a23565a79b%7C0%7C0%7C638246949962031609%7CUnknown%7CTWFpbGZsb3d8eyJWIjoiMC4wLjAwMDAiLCJQIjoiV2luMzIiLCJBTiI6Ik1haWwiLCJXVCI6Mn0%3D%7C3000%7C%7C%7C&amp;sdata=LWAJoc9D%2F3%2Bsy25s5uxawCC0ihBnt6TMuH43lkciym4%3D&amp;reserved=0" TargetMode="External"/><Relationship Id="rId113" Type="http://schemas.openxmlformats.org/officeDocument/2006/relationships/hyperlink" Target="http://hss.fullerton.edu/paj/Faculty/part_time_faculty.aspx" TargetMode="External"/><Relationship Id="rId134" Type="http://schemas.openxmlformats.org/officeDocument/2006/relationships/hyperlink" Target="http://www.fullerton.edu/it/students/" TargetMode="External"/><Relationship Id="rId80" Type="http://schemas.openxmlformats.org/officeDocument/2006/relationships/hyperlink" Target="https://nam10.safelinks.protection.outlook.com/?url=https%3A%2F%2Fwww.usajobs.gov%2FSearch%2FResults%3Fa%3DDD26%26p%3D1&amp;data=05%7C01%7Caackerman%40Fullerton.edu%7Ce4e4e613e0d149cc165b08db82382a69%7C82c0b871335f4b5c9ed0a4a23565a79b%7C0%7C0%7C638246949962187807%7CUnknown%7CTWFpbGZsb3d8eyJWIjoiMC4wLjAwMDAiLCJQIjoiV2luMzIiLCJBTiI6Ik1haWwiLCJXVCI6Mn0%3D%7C3000%7C%7C%7C&amp;sdata=PZmtCgawYK6x7uYvY2FTOMuTuhprBbXMbV90nYTU%2FcY%3D&amp;reserved=0" TargetMode="External"/><Relationship Id="rId155" Type="http://schemas.openxmlformats.org/officeDocument/2006/relationships/hyperlink" Target="http://www.fullerton.edu/caps/" TargetMode="External"/><Relationship Id="rId17" Type="http://schemas.microsoft.com/office/2016/09/relationships/commentsIds" Target="commentsIds.xml"/><Relationship Id="rId38" Type="http://schemas.openxmlformats.org/officeDocument/2006/relationships/hyperlink" Target="mailto:mjarvis@fullerton.edu" TargetMode="External"/><Relationship Id="rId59" Type="http://schemas.openxmlformats.org/officeDocument/2006/relationships/hyperlink" Target="https://nam10.safelinks.protection.outlook.com/?url=https%3A%2F%2Fwww.ocgov.com%2Fresidents%2Flaw-justice%2Flaw-enforcement-fire-public-safety%2Fpolice-departments&amp;data=05%7C01%7Caackerman%40Fullerton.edu%7Ce4e4e613e0d149cc165b08db82382a69%7C82c0b871335f4b5c9ed0a4a23565a79b%7C0%7C0%7C638246949961875366%7CUnknown%7CTWFpbGZsb3d8eyJWIjoiMC4wLjAwMDAiLCJQIjoiV2luMzIiLCJBTiI6Ik1haWwiLCJXVCI6Mn0%3D%7C3000%7C%7C%7C&amp;sdata=fLwXHFncr1MCU0O46V5MXEPV%2FUeengV4it0evqHnNMg%3D&amp;reserved=0" TargetMode="External"/><Relationship Id="rId103" Type="http://schemas.openxmlformats.org/officeDocument/2006/relationships/hyperlink" Target="mailto:acass@fullerton.edu" TargetMode="External"/><Relationship Id="rId124" Type="http://schemas.openxmlformats.org/officeDocument/2006/relationships/hyperlink" Target="https://catalog.fullerton.edu/content.php?catoid=3&amp;navoid=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BFF763-2492-44BA-94DB-3ADCCC71AFE5}">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DC313-54EB-934D-984A-D9695DA1D4C2}">
  <ds:schemaRefs>
    <ds:schemaRef ds:uri="http://schemas.openxmlformats.org/officeDocument/2006/bibliography"/>
  </ds:schemaRefs>
</ds:datastoreItem>
</file>

<file path=docMetadata/LabelInfo.xml><?xml version="1.0" encoding="utf-8"?>
<clbl:labelList xmlns:clbl="http://schemas.microsoft.com/office/2020/mipLabelMetadata">
  <clbl:label id="{82c0b871-335f-4b5c-9ed0-a4a23565a79b}" enabled="0" method="" siteId="{82c0b871-335f-4b5c-9ed0-a4a23565a79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CRJU UG handbook</dc:title>
  <dc:creator>Gardiner</dc:creator>
  <lastModifiedBy>Nallely Pratz</lastModifiedBy>
  <revision>3</revision>
  <lastPrinted>2023-07-25T19:17:00.0000000Z</lastPrinted>
  <dcterms:created xsi:type="dcterms:W3CDTF">2026-06-17T20:42:00.0000000Z</dcterms:created>
  <dcterms:modified xsi:type="dcterms:W3CDTF">2026-06-17T21:33:16.9321485Z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2017-06-08T00:00:00Z</vt:filetime>
  </property>
  <property fmtid="{D5CDD505-2E9C-101B-9397-08002B2CF9AE}" pid="3" name="Creator">
    <vt:lpwstr>Word</vt:lpwstr>
  </property>
  <property fmtid="{D5CDD505-2E9C-101B-9397-08002B2CF9AE}" pid="4" name="LastSaved">
    <vt:filetime>2018-10-22T00:00:00Z</vt:filetime>
  </property>
  <property fmtid="{D5CDD505-2E9C-101B-9397-08002B2CF9AE}" pid="5" name="GrammarlyDocumentId">
    <vt:lpwstr>a82a9fe2-e1c2-4c83-bc5f-45e803f66d92</vt:lpwstr>
  </property>
</Properties>
</file>